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4C125F" w14:textId="30BAA249" w:rsidR="009F018B" w:rsidRPr="00AB1016" w:rsidRDefault="009F018B" w:rsidP="00C6721E">
      <w:pPr>
        <w:pStyle w:val="Body"/>
        <w:rPr>
          <w:b/>
          <w:bCs/>
        </w:rPr>
      </w:pPr>
      <w:r w:rsidRPr="006423F7">
        <w:rPr>
          <w:b/>
          <w:bCs/>
        </w:rPr>
        <w:t xml:space="preserve">Quantifying critical N </w:t>
      </w:r>
      <w:r>
        <w:rPr>
          <w:b/>
          <w:bCs/>
        </w:rPr>
        <w:t>dilution curves</w:t>
      </w:r>
      <w:r w:rsidRPr="006423F7">
        <w:rPr>
          <w:b/>
          <w:bCs/>
        </w:rPr>
        <w:t xml:space="preserve"> </w:t>
      </w:r>
      <w:r>
        <w:rPr>
          <w:b/>
          <w:bCs/>
        </w:rPr>
        <w:t xml:space="preserve">across G </w:t>
      </w:r>
      <w:r>
        <w:t>×</w:t>
      </w:r>
      <w:r>
        <w:rPr>
          <w:b/>
          <w:bCs/>
        </w:rPr>
        <w:t xml:space="preserve"> E </w:t>
      </w:r>
      <w:r>
        <w:t>×</w:t>
      </w:r>
      <w:r>
        <w:rPr>
          <w:b/>
          <w:bCs/>
        </w:rPr>
        <w:t xml:space="preserve"> M effects </w:t>
      </w:r>
      <w:r w:rsidRPr="006423F7">
        <w:rPr>
          <w:b/>
          <w:bCs/>
        </w:rPr>
        <w:t xml:space="preserve">for potato using </w:t>
      </w:r>
      <w:r>
        <w:rPr>
          <w:b/>
          <w:bCs/>
        </w:rPr>
        <w:t xml:space="preserve">a partially-pooled </w:t>
      </w:r>
      <w:r w:rsidRPr="006423F7">
        <w:rPr>
          <w:b/>
          <w:bCs/>
        </w:rPr>
        <w:t xml:space="preserve">Bayesian </w:t>
      </w:r>
      <w:r>
        <w:rPr>
          <w:b/>
          <w:bCs/>
        </w:rPr>
        <w:t xml:space="preserve">hierarchical </w:t>
      </w:r>
      <w:r w:rsidRPr="006423F7">
        <w:rPr>
          <w:b/>
          <w:bCs/>
        </w:rPr>
        <w:t>method</w:t>
      </w:r>
    </w:p>
    <w:p w14:paraId="2F697A83" w14:textId="5ACE9878" w:rsidR="009F018B" w:rsidRDefault="009F018B" w:rsidP="00C6721E">
      <w:pPr>
        <w:pStyle w:val="Body"/>
      </w:pPr>
      <w:r w:rsidRPr="00E2096D">
        <w:t>Brian J. Bohman</w:t>
      </w:r>
      <w:r w:rsidRPr="00D76AB3">
        <w:rPr>
          <w:vertAlign w:val="superscript"/>
        </w:rPr>
        <w:t>1</w:t>
      </w:r>
      <w:r w:rsidR="00153674">
        <w:rPr>
          <w:vertAlign w:val="superscript"/>
        </w:rPr>
        <w:t>*</w:t>
      </w:r>
      <w:r w:rsidRPr="00E2096D">
        <w:t>, Michael J. Culshaw-Maurer</w:t>
      </w:r>
      <w:r>
        <w:rPr>
          <w:vertAlign w:val="superscript"/>
        </w:rPr>
        <w:t>2</w:t>
      </w:r>
      <w:r w:rsidRPr="00E2096D">
        <w:t>, Feriel Ben Abdallah</w:t>
      </w:r>
      <w:r>
        <w:rPr>
          <w:vertAlign w:val="superscript"/>
        </w:rPr>
        <w:t>3</w:t>
      </w:r>
      <w:r w:rsidRPr="00E2096D">
        <w:t xml:space="preserve">, </w:t>
      </w:r>
      <w:r>
        <w:t>Claudia Giletto</w:t>
      </w:r>
      <w:r>
        <w:rPr>
          <w:vertAlign w:val="superscript"/>
        </w:rPr>
        <w:t>4</w:t>
      </w:r>
      <w:r>
        <w:t>, Gilles Bélanger</w:t>
      </w:r>
      <w:r>
        <w:rPr>
          <w:vertAlign w:val="superscript"/>
        </w:rPr>
        <w:t>5</w:t>
      </w:r>
      <w:r>
        <w:t xml:space="preserve">, </w:t>
      </w:r>
      <w:r w:rsidRPr="00E2096D">
        <w:t>Fabi</w:t>
      </w:r>
      <w:r>
        <w:t>á</w:t>
      </w:r>
      <w:r w:rsidRPr="00E2096D">
        <w:t>n</w:t>
      </w:r>
      <w:r>
        <w:t xml:space="preserve"> G.</w:t>
      </w:r>
      <w:r w:rsidRPr="00E2096D">
        <w:t xml:space="preserve"> Fern</w:t>
      </w:r>
      <w:r>
        <w:t>á</w:t>
      </w:r>
      <w:r w:rsidRPr="00E2096D">
        <w:t>ndez</w:t>
      </w:r>
      <w:r w:rsidRPr="00D76AB3">
        <w:rPr>
          <w:vertAlign w:val="superscript"/>
        </w:rPr>
        <w:t>1</w:t>
      </w:r>
      <w:r w:rsidRPr="00E2096D">
        <w:t>, Yuxin Miao</w:t>
      </w:r>
      <w:r w:rsidRPr="00D76AB3">
        <w:rPr>
          <w:vertAlign w:val="superscript"/>
        </w:rPr>
        <w:t>1</w:t>
      </w:r>
      <w:r w:rsidRPr="00E2096D">
        <w:t>, David J. Mulla</w:t>
      </w:r>
      <w:r w:rsidRPr="00D76AB3">
        <w:rPr>
          <w:vertAlign w:val="superscript"/>
        </w:rPr>
        <w:t>1</w:t>
      </w:r>
      <w:r w:rsidRPr="00E2096D">
        <w:t>, and Carl J. Rosen</w:t>
      </w:r>
      <w:r w:rsidRPr="00D76AB3">
        <w:rPr>
          <w:vertAlign w:val="superscript"/>
        </w:rPr>
        <w:t>1</w:t>
      </w:r>
    </w:p>
    <w:p w14:paraId="7C8DCFAC" w14:textId="77777777" w:rsidR="009F018B" w:rsidRDefault="009F018B" w:rsidP="00C6721E">
      <w:pPr>
        <w:pStyle w:val="Body"/>
        <w:numPr>
          <w:ilvl w:val="0"/>
          <w:numId w:val="35"/>
        </w:numPr>
      </w:pPr>
      <w:r>
        <w:t>Department of Soil, Water, and Climate, University of Minnesota. 1991 Upper Buford Circle, St. Paul MN 55108</w:t>
      </w:r>
    </w:p>
    <w:p w14:paraId="676502C0" w14:textId="3D97FC15" w:rsidR="009F018B" w:rsidRDefault="009F018B" w:rsidP="00C6721E">
      <w:pPr>
        <w:pStyle w:val="Body"/>
        <w:numPr>
          <w:ilvl w:val="0"/>
          <w:numId w:val="35"/>
        </w:numPr>
      </w:pPr>
      <w:r>
        <w:t>CyVerse, University of Arizona</w:t>
      </w:r>
      <w:r w:rsidR="00153674">
        <w:t>, Tuscon, AZ</w:t>
      </w:r>
    </w:p>
    <w:p w14:paraId="1CD9D228" w14:textId="5D2A120E" w:rsidR="00153674" w:rsidRDefault="000C7056" w:rsidP="00C6721E">
      <w:pPr>
        <w:pStyle w:val="Body"/>
        <w:numPr>
          <w:ilvl w:val="0"/>
          <w:numId w:val="35"/>
        </w:numPr>
      </w:pPr>
      <w:r>
        <w:t>Productions in Agriculture Department</w:t>
      </w:r>
      <w:r w:rsidR="00153674" w:rsidRPr="00153674">
        <w:t>, Crop Production Unit, Walloon Agricultural Research Centre (CRA-W), Gembloux, Belgium</w:t>
      </w:r>
    </w:p>
    <w:p w14:paraId="6A0B94D4" w14:textId="29D649CC" w:rsidR="009F018B" w:rsidRDefault="009F018B" w:rsidP="00C6721E">
      <w:pPr>
        <w:pStyle w:val="Body"/>
        <w:numPr>
          <w:ilvl w:val="0"/>
          <w:numId w:val="35"/>
        </w:numPr>
      </w:pPr>
      <w:r w:rsidRPr="00F138CF">
        <w:t>Unidad Integrada Balcarce, Facultad de Ciencias Agrarias (UNMdP)-INTA Balcarce</w:t>
      </w:r>
      <w:r>
        <w:t>.</w:t>
      </w:r>
      <w:r w:rsidRPr="00F138CF">
        <w:t xml:space="preserve"> Ruta 226 km 73,5 (7620) Balcarce, Buenos Aires, Argentina</w:t>
      </w:r>
    </w:p>
    <w:p w14:paraId="59598492" w14:textId="77777777" w:rsidR="009F018B" w:rsidRDefault="009F018B" w:rsidP="00C6721E">
      <w:pPr>
        <w:pStyle w:val="Body"/>
        <w:numPr>
          <w:ilvl w:val="0"/>
          <w:numId w:val="35"/>
        </w:numPr>
      </w:pPr>
      <w:r w:rsidRPr="00F138CF">
        <w:t>Science and Technology Branch, Agriculture and Agri-Food Canada, Québec City, Canada</w:t>
      </w:r>
    </w:p>
    <w:p w14:paraId="5A3FC308" w14:textId="6DABFF68" w:rsidR="009F018B" w:rsidRPr="00E2096D" w:rsidRDefault="009F018B" w:rsidP="00C6721E">
      <w:pPr>
        <w:pStyle w:val="Body"/>
      </w:pPr>
      <w:r>
        <w:t xml:space="preserve">* Corresponding Author: </w:t>
      </w:r>
      <w:r w:rsidR="00153674">
        <w:t>bohm0072</w:t>
      </w:r>
      <w:r>
        <w:t>@umn.edu</w:t>
      </w:r>
    </w:p>
    <w:p w14:paraId="5B29FC9F" w14:textId="77777777" w:rsidR="009F018B" w:rsidRDefault="009F018B" w:rsidP="00C6721E">
      <w:r>
        <w:br w:type="page"/>
      </w:r>
    </w:p>
    <w:p w14:paraId="74CD3D1F" w14:textId="125C84E2" w:rsidR="009F018B" w:rsidRDefault="009F018B" w:rsidP="00C6721E">
      <w:pPr>
        <w:pStyle w:val="Body"/>
      </w:pPr>
      <w:r w:rsidRPr="00B5307A">
        <w:rPr>
          <w:b/>
          <w:u w:val="single"/>
        </w:rPr>
        <w:lastRenderedPageBreak/>
        <w:t>Abstract</w:t>
      </w:r>
      <w:r w:rsidRPr="00B5307A">
        <w:rPr>
          <w:bCs/>
        </w:rPr>
        <w:t>:</w:t>
      </w:r>
      <w:r w:rsidRPr="00261370">
        <w:rPr>
          <w:b/>
        </w:rPr>
        <w:t xml:space="preserve"> </w:t>
      </w:r>
      <w:r w:rsidRPr="008970F9">
        <w:t>Multiple critical N dilution curves [CNDCs] have been previously developed for potato; however, attempts to directly compare differences in CNDCs across genotype [G]</w:t>
      </w:r>
      <w:r>
        <w:t>,</w:t>
      </w:r>
      <w:r w:rsidRPr="008970F9">
        <w:t xml:space="preserve"> environment [E]</w:t>
      </w:r>
      <w:r>
        <w:t>, and management [M]</w:t>
      </w:r>
      <w:r w:rsidRPr="008970F9">
        <w:t xml:space="preserve"> interactions have been confounded by non-uniform statistical methods</w:t>
      </w:r>
      <w:r>
        <w:t>, biased experimental data,</w:t>
      </w:r>
      <w:r w:rsidRPr="008970F9">
        <w:t xml:space="preserve"> and lack of proper quantification of uncertainty in</w:t>
      </w:r>
      <w:r w:rsidR="00153674">
        <w:t xml:space="preserve"> the</w:t>
      </w:r>
      <w:r w:rsidRPr="008970F9">
        <w:t xml:space="preserve"> critical N concentration [%N</w:t>
      </w:r>
      <w:r w:rsidRPr="008970F9">
        <w:rPr>
          <w:vertAlign w:val="subscript"/>
        </w:rPr>
        <w:t>c</w:t>
      </w:r>
      <w:r w:rsidRPr="008970F9">
        <w:t xml:space="preserve">]. This study implements a </w:t>
      </w:r>
      <w:r>
        <w:t xml:space="preserve">partially-pooled </w:t>
      </w:r>
      <w:r w:rsidRPr="008970F9">
        <w:t xml:space="preserve">Bayesian </w:t>
      </w:r>
      <w:r>
        <w:t>hierarchical method</w:t>
      </w:r>
      <w:r w:rsidRPr="008970F9">
        <w:t xml:space="preserve"> to develop CNDCs for previously published and newly reported experimental data, systematically evaluates the difference in %N</w:t>
      </w:r>
      <w:r w:rsidRPr="008970F9">
        <w:rPr>
          <w:vertAlign w:val="subscript"/>
        </w:rPr>
        <w:t>c</w:t>
      </w:r>
      <w:r w:rsidRPr="008970F9">
        <w:t xml:space="preserve"> </w:t>
      </w:r>
      <w:r w:rsidR="00153674">
        <w:t>[∆%N</w:t>
      </w:r>
      <w:r w:rsidR="00153674" w:rsidRPr="008970F9">
        <w:rPr>
          <w:vertAlign w:val="subscript"/>
        </w:rPr>
        <w:t>c</w:t>
      </w:r>
      <w:r w:rsidR="00153674">
        <w:t xml:space="preserve">] </w:t>
      </w:r>
      <w:r w:rsidRPr="008970F9">
        <w:t xml:space="preserve">across G </w:t>
      </w:r>
      <w:r>
        <w:t>×</w:t>
      </w:r>
      <w:r w:rsidRPr="008970F9">
        <w:t xml:space="preserve"> E</w:t>
      </w:r>
      <w:r>
        <w:t xml:space="preserve"> × M</w:t>
      </w:r>
      <w:r w:rsidRPr="008970F9">
        <w:t xml:space="preserve"> effects, and directly compare CNDCs from the Bayesian framework to CNDCs from conventional statistical methods. </w:t>
      </w:r>
      <w:r>
        <w:t xml:space="preserve">The partially-pooled Bayesian hierarchical </w:t>
      </w:r>
      <w:r w:rsidRPr="008970F9">
        <w:t xml:space="preserve">method </w:t>
      </w:r>
      <w:r>
        <w:t xml:space="preserve">implemented in this study has the advantage of being less susceptible to </w:t>
      </w:r>
      <w:r w:rsidRPr="008970F9">
        <w:t xml:space="preserve">inferential bias </w:t>
      </w:r>
      <w:r>
        <w:t xml:space="preserve">at the level of individual </w:t>
      </w:r>
      <w:r w:rsidRPr="008970F9">
        <w:t xml:space="preserve">G </w:t>
      </w:r>
      <w:r>
        <w:t>×</w:t>
      </w:r>
      <w:r w:rsidRPr="008970F9">
        <w:t xml:space="preserve"> E</w:t>
      </w:r>
      <w:r>
        <w:t xml:space="preserve"> × M interactions compared to alternative statistical methods </w:t>
      </w:r>
      <w:r w:rsidR="00153674">
        <w:t>that</w:t>
      </w:r>
      <w:r>
        <w:t xml:space="preserve"> result from</w:t>
      </w:r>
      <w:r>
        <w:rPr>
          <w:rStyle w:val="Marquedecommentaire"/>
          <w:rFonts w:ascii="Palatino Linotype" w:eastAsia="SimSun" w:hAnsi="Palatino Linotype"/>
          <w:noProof/>
          <w:color w:val="000000"/>
          <w:lang w:eastAsia="zh-CN"/>
        </w:rPr>
        <w:t xml:space="preserve"> </w:t>
      </w:r>
      <w:r>
        <w:t>insufficient quantity and quality of</w:t>
      </w:r>
      <w:r w:rsidRPr="008970F9">
        <w:t xml:space="preserve"> experimental datasets (</w:t>
      </w:r>
      <w:r>
        <w:t>e.g.</w:t>
      </w:r>
      <w:r w:rsidRPr="008970F9">
        <w:t>, unbalanced distribution of N limiting and non-N limiting observations)</w:t>
      </w:r>
      <w:r>
        <w:t>. This method also allows for a direct statistical comparison of differences in %N</w:t>
      </w:r>
      <w:r>
        <w:rPr>
          <w:vertAlign w:val="subscript"/>
        </w:rPr>
        <w:t>c</w:t>
      </w:r>
      <w:r>
        <w:t xml:space="preserve"> across levels of the </w:t>
      </w:r>
      <w:r w:rsidRPr="008970F9">
        <w:t xml:space="preserve">G </w:t>
      </w:r>
      <w:r>
        <w:t>×</w:t>
      </w:r>
      <w:r w:rsidRPr="008970F9">
        <w:t xml:space="preserve"> E</w:t>
      </w:r>
      <w:r>
        <w:t xml:space="preserve"> × M interactions. Where found to be significant, ∆%N</w:t>
      </w:r>
      <w:r>
        <w:rPr>
          <w:vertAlign w:val="subscript"/>
        </w:rPr>
        <w:t>c</w:t>
      </w:r>
      <w:r>
        <w:t xml:space="preserve"> </w:t>
      </w:r>
      <w:del w:id="0" w:author="Brian Bohman" w:date="2022-11-09T09:52:00Z">
        <w:r w:rsidDel="00536E50">
          <w:delText>was attributed to</w:delText>
        </w:r>
      </w:del>
      <w:ins w:id="1" w:author="Brian Bohman" w:date="2022-11-09T09:52:00Z">
        <w:r w:rsidR="00536E50">
          <w:t>was hypothesized to be related to</w:t>
        </w:r>
      </w:ins>
      <w:r>
        <w:t xml:space="preserve"> variation in the timing of tuber initiation (e.g., maturity class) and the relative rate of tuber bulking (e.g., planting density) across G x E × M interactions</w:t>
      </w:r>
      <w:r w:rsidRPr="008970F9">
        <w:t>. In addition to using the median value for %N</w:t>
      </w:r>
      <w:r w:rsidRPr="008970F9">
        <w:rPr>
          <w:vertAlign w:val="subscript"/>
        </w:rPr>
        <w:t>c</w:t>
      </w:r>
      <w:r w:rsidRPr="008970F9">
        <w:t xml:space="preserve"> (i.e., CNDC), the </w:t>
      </w:r>
      <w:r w:rsidR="00153674">
        <w:t xml:space="preserve">lower and upper </w:t>
      </w:r>
      <w:r w:rsidRPr="008970F9">
        <w:t>boundary values for the credible region (i.e., CNDC</w:t>
      </w:r>
      <w:r w:rsidRPr="008970F9">
        <w:rPr>
          <w:vertAlign w:val="subscript"/>
        </w:rPr>
        <w:t>lo</w:t>
      </w:r>
      <w:r w:rsidRPr="008970F9">
        <w:t xml:space="preserve"> and CNDC</w:t>
      </w:r>
      <w:r w:rsidRPr="008970F9">
        <w:rPr>
          <w:vertAlign w:val="subscript"/>
        </w:rPr>
        <w:t>up</w:t>
      </w:r>
      <w:r w:rsidRPr="008970F9">
        <w:t xml:space="preserve">) </w:t>
      </w:r>
      <w:r>
        <w:t xml:space="preserve">derived using the Bayesian framework </w:t>
      </w:r>
      <w:r w:rsidRPr="008970F9">
        <w:t>should be used in calculation of N nutrition index (and other calculations) to account for uncertainty</w:t>
      </w:r>
      <w:r w:rsidR="00444EE4">
        <w:t xml:space="preserve"> in </w:t>
      </w:r>
      <w:r w:rsidR="00444EE4" w:rsidRPr="008970F9">
        <w:t>%N</w:t>
      </w:r>
      <w:r w:rsidR="00444EE4" w:rsidRPr="008970F9">
        <w:rPr>
          <w:vertAlign w:val="subscript"/>
        </w:rPr>
        <w:t>c</w:t>
      </w:r>
      <w:r w:rsidRPr="008970F9">
        <w:t>. Overall, this study provides additional evidence that %N</w:t>
      </w:r>
      <w:r w:rsidRPr="008970F9">
        <w:rPr>
          <w:vertAlign w:val="subscript"/>
        </w:rPr>
        <w:t>c</w:t>
      </w:r>
      <w:r w:rsidRPr="008970F9">
        <w:t xml:space="preserve"> is dependent upon G </w:t>
      </w:r>
      <w:r>
        <w:t>×</w:t>
      </w:r>
      <w:r w:rsidRPr="008970F9">
        <w:t xml:space="preserve"> E</w:t>
      </w:r>
      <w:r>
        <w:t xml:space="preserve"> × M</w:t>
      </w:r>
      <w:r w:rsidRPr="008970F9">
        <w:t xml:space="preserve"> interactions; therefore, evaluation of crop N status or N use efficiency must account for variation in %N</w:t>
      </w:r>
      <w:r w:rsidRPr="008970F9">
        <w:rPr>
          <w:vertAlign w:val="subscript"/>
        </w:rPr>
        <w:t>c</w:t>
      </w:r>
      <w:r w:rsidRPr="008970F9">
        <w:t xml:space="preserve"> across G </w:t>
      </w:r>
      <w:r>
        <w:t>×</w:t>
      </w:r>
      <w:r w:rsidRPr="008970F9">
        <w:t xml:space="preserve"> E </w:t>
      </w:r>
      <w:r>
        <w:t xml:space="preserve">× M </w:t>
      </w:r>
      <w:r w:rsidRPr="008970F9">
        <w:t>interactions.</w:t>
      </w:r>
      <w:r w:rsidR="001D6288" w:rsidRPr="001D6288">
        <w:t xml:space="preserve"> </w:t>
      </w:r>
      <w:r w:rsidR="001D6288">
        <w:br w:type="page"/>
      </w:r>
    </w:p>
    <w:p w14:paraId="44F0EDF8" w14:textId="7F3FDE58" w:rsidR="001D6288" w:rsidRDefault="009F018B" w:rsidP="00C6721E">
      <w:pPr>
        <w:pStyle w:val="Body"/>
      </w:pPr>
      <w:r w:rsidRPr="00B5307A">
        <w:rPr>
          <w:b/>
          <w:u w:val="single"/>
        </w:rPr>
        <w:lastRenderedPageBreak/>
        <w:t>Keywords</w:t>
      </w:r>
      <w:r w:rsidRPr="00B5307A">
        <w:rPr>
          <w:bCs/>
        </w:rPr>
        <w:t>:</w:t>
      </w:r>
      <w:r w:rsidRPr="00261370">
        <w:rPr>
          <w:b/>
        </w:rPr>
        <w:t xml:space="preserve"> </w:t>
      </w:r>
      <w:r w:rsidR="00153674">
        <w:rPr>
          <w:bCs/>
        </w:rPr>
        <w:t xml:space="preserve">critical N concentration; </w:t>
      </w:r>
      <w:r w:rsidRPr="00261370">
        <w:t>critical nitrogen dilution curve; nitrogen nutrition index; nitrogen use efficiency; potato; Bayesian; genotype-by-environment</w:t>
      </w:r>
      <w:r w:rsidR="001D6288">
        <w:t>-by-management</w:t>
      </w:r>
      <w:r w:rsidRPr="00261370">
        <w:t xml:space="preserve"> interactions</w:t>
      </w:r>
    </w:p>
    <w:p w14:paraId="0F345380" w14:textId="49B21DEF" w:rsidR="001D6288" w:rsidRDefault="001D6288" w:rsidP="00C6721E">
      <w:pPr>
        <w:pStyle w:val="Body"/>
      </w:pPr>
    </w:p>
    <w:p w14:paraId="51334280" w14:textId="408B8B18" w:rsidR="003F1C56" w:rsidRDefault="003F1C56" w:rsidP="00C6721E">
      <w:pPr>
        <w:pStyle w:val="Body"/>
      </w:pPr>
      <w:r>
        <w:rPr>
          <w:b/>
          <w:bCs/>
          <w:u w:val="single"/>
        </w:rPr>
        <w:t>Abbreviations</w:t>
      </w:r>
      <w:r>
        <w:t>:</w:t>
      </w:r>
      <w:r w:rsidRPr="003F1C56">
        <w:t xml:space="preserve"> </w:t>
      </w:r>
      <w:r w:rsidRPr="00A10A58">
        <w:t>NUE, nitrogen use efficiency; NUpE, nitrogen uptake efficiency; NUtE, nitrogen utilization efficiency; NNI, nitrogen nutrition index; CNDC, critical nitrogen dilution curve; CNUC, critical nitrogen uptake curve; CNUtEC, critical nitrogen utilization efficiency curve; W, total dry weight plant biomass;</w:t>
      </w:r>
      <w:r>
        <w:t xml:space="preserve"> </w:t>
      </w:r>
      <w:r w:rsidRPr="00A10A58">
        <w:t>N</w:t>
      </w:r>
      <w:r w:rsidRPr="00A10A58">
        <w:rPr>
          <w:vertAlign w:val="subscript"/>
        </w:rPr>
        <w:t>Plant</w:t>
      </w:r>
      <w:r w:rsidRPr="00A10A58">
        <w:t xml:space="preserve">, plant nitrogen </w:t>
      </w:r>
      <w:r>
        <w:t xml:space="preserve">content, </w:t>
      </w:r>
      <w:r w:rsidRPr="00A10A58">
        <w:t>%N</w:t>
      </w:r>
      <w:r w:rsidRPr="00A10A58">
        <w:rPr>
          <w:vertAlign w:val="subscript"/>
        </w:rPr>
        <w:t>Plant</w:t>
      </w:r>
      <w:r w:rsidRPr="00A10A58">
        <w:t>, plant nitrogen concentration; %N</w:t>
      </w:r>
      <w:r>
        <w:rPr>
          <w:vertAlign w:val="subscript"/>
        </w:rPr>
        <w:t>c</w:t>
      </w:r>
      <w:r w:rsidRPr="00A10A58">
        <w:t>, critical plant nitrogen concentration; NUtE</w:t>
      </w:r>
      <w:r w:rsidR="00330914">
        <w:rPr>
          <w:vertAlign w:val="subscript"/>
        </w:rPr>
        <w:t>c</w:t>
      </w:r>
      <w:r w:rsidRPr="00A10A58">
        <w:t>, critical nitrogen utilization efficiency</w:t>
      </w:r>
      <w:r>
        <w:t>; ∆%N</w:t>
      </w:r>
      <w:r>
        <w:rPr>
          <w:vertAlign w:val="subscript"/>
        </w:rPr>
        <w:t>c</w:t>
      </w:r>
      <w:r>
        <w:t xml:space="preserve">, difference in critical nitrogen concentration; </w:t>
      </w:r>
      <w:r w:rsidRPr="00DB66FC">
        <w:t>%N</w:t>
      </w:r>
      <w:r w:rsidRPr="00DB66FC">
        <w:rPr>
          <w:vertAlign w:val="subscript"/>
        </w:rPr>
        <w:t>c,up</w:t>
      </w:r>
      <w:r>
        <w:t xml:space="preserve">, upper bounds of credible </w:t>
      </w:r>
      <w:r w:rsidR="00505B92">
        <w:t>interval</w:t>
      </w:r>
      <w:r>
        <w:t xml:space="preserve"> for critical nitrogen concentration; </w:t>
      </w:r>
      <w:r w:rsidRPr="00DB66FC">
        <w:t>%N</w:t>
      </w:r>
      <w:r w:rsidRPr="00DB66FC">
        <w:rPr>
          <w:vertAlign w:val="subscript"/>
        </w:rPr>
        <w:t>c,</w:t>
      </w:r>
      <w:r>
        <w:rPr>
          <w:vertAlign w:val="subscript"/>
        </w:rPr>
        <w:t>lo</w:t>
      </w:r>
      <w:r>
        <w:t xml:space="preserve">, lower bounds of credible </w:t>
      </w:r>
      <w:r w:rsidR="00505B92">
        <w:t>interval</w:t>
      </w:r>
      <w:r>
        <w:t xml:space="preserve"> for critical nitrogen concentration; NNI</w:t>
      </w:r>
      <w:r>
        <w:rPr>
          <w:vertAlign w:val="subscript"/>
        </w:rPr>
        <w:t>up</w:t>
      </w:r>
      <w:r>
        <w:t xml:space="preserve">, upper bound of </w:t>
      </w:r>
      <w:r w:rsidR="00505B92">
        <w:t xml:space="preserve">credible interval for </w:t>
      </w:r>
      <w:r>
        <w:t>nitrogen nutrition index value; NNI</w:t>
      </w:r>
      <w:r>
        <w:rPr>
          <w:vertAlign w:val="subscript"/>
        </w:rPr>
        <w:t>lo</w:t>
      </w:r>
      <w:r>
        <w:t xml:space="preserve">, lower bound of </w:t>
      </w:r>
      <w:r w:rsidR="00505B92">
        <w:t xml:space="preserve">credible interval for </w:t>
      </w:r>
      <w:r>
        <w:t>nitrogen nutrition index value; CNDC</w:t>
      </w:r>
      <w:r>
        <w:rPr>
          <w:vertAlign w:val="subscript"/>
        </w:rPr>
        <w:t>lo</w:t>
      </w:r>
      <w:r>
        <w:t xml:space="preserve">, lower boundary of </w:t>
      </w:r>
      <w:r w:rsidR="00505B92">
        <w:t xml:space="preserve">credible region for </w:t>
      </w:r>
      <w:r>
        <w:t>critical nitrogen dilution curve; CNDC</w:t>
      </w:r>
      <w:r>
        <w:rPr>
          <w:vertAlign w:val="subscript"/>
        </w:rPr>
        <w:t>up</w:t>
      </w:r>
      <w:r>
        <w:t xml:space="preserve">, upper boundary of </w:t>
      </w:r>
      <w:r w:rsidR="00505B92">
        <w:t xml:space="preserve">credible region for </w:t>
      </w:r>
      <w:r>
        <w:t>critical nitrogen dilution curve</w:t>
      </w:r>
      <w:r w:rsidR="00330914">
        <w:t>; G, genotype; E, environment; M, management; EONR, economically optimum nitrogen rate</w:t>
      </w:r>
    </w:p>
    <w:p w14:paraId="00AEB48B" w14:textId="51E9BE3F" w:rsidR="009F018B" w:rsidRDefault="009F018B" w:rsidP="00C6721E">
      <w:pPr>
        <w:pStyle w:val="Body"/>
      </w:pPr>
      <w:r>
        <w:br w:type="page"/>
      </w:r>
    </w:p>
    <w:p w14:paraId="4950E9B9" w14:textId="77777777" w:rsidR="009F018B" w:rsidRDefault="009F018B" w:rsidP="009F018B">
      <w:pPr>
        <w:pStyle w:val="Titre1"/>
        <w:ind w:left="432" w:hanging="432"/>
        <w:rPr>
          <w:lang w:eastAsia="zh-CN"/>
        </w:rPr>
      </w:pPr>
      <w:r w:rsidRPr="007F2582">
        <w:rPr>
          <w:lang w:eastAsia="zh-CN"/>
        </w:rPr>
        <w:t>Introduction</w:t>
      </w:r>
    </w:p>
    <w:p w14:paraId="40234503" w14:textId="7248FDED" w:rsidR="009F018B" w:rsidRDefault="009F018B" w:rsidP="00C6721E">
      <w:pPr>
        <w:pStyle w:val="Body"/>
        <w:spacing w:after="240"/>
      </w:pPr>
      <w:r>
        <w:t xml:space="preserve">Identifying optimal crop nitrogen [N] status to maximize growth and yield production is an elusive goal. Traditionally, either the yield-goal approach or rate-response curves have been used to identify optimal N fertilizer application rate </w:t>
      </w:r>
      <w:r>
        <w:rPr>
          <w:noProof/>
        </w:rPr>
        <w:t>(Morris et al., 2018)</w:t>
      </w:r>
      <w:r>
        <w:t xml:space="preserve">. The N nutrition index [NNI] is an alternative approach to the current paradigm and comprises a well-developed framework to determine optimal crop N status </w:t>
      </w:r>
      <w:r>
        <w:rPr>
          <w:noProof/>
        </w:rPr>
        <w:t>(Lemaire et al., 2019)</w:t>
      </w:r>
      <w:r>
        <w:t xml:space="preserve">. Typically, NNI is used to determine crop N status using whole plant analysis and to direct adaptive N management within a growing season </w:t>
      </w:r>
      <w:r>
        <w:rPr>
          <w:noProof/>
        </w:rPr>
        <w:t>(Houlès et al., 2007; Morier et al., 2015)</w:t>
      </w:r>
      <w:r>
        <w:t xml:space="preserve">. </w:t>
      </w:r>
      <w:del w:id="2" w:author="Brian Bohman" w:date="2022-11-09T18:02:00Z">
        <w:r w:rsidDel="002B5C12">
          <w:delText xml:space="preserve">Unlike the yield-goal or rate-response approach where the optimal N fertilizer rate is empirically based on the marginal economic returns to yield from N fertilizer (i.e., economic optimum N rate [EONR]) under a given set of genotype [G], environment [E], and management [M] factors </w:delText>
        </w:r>
        <w:r w:rsidDel="002B5C12">
          <w:rPr>
            <w:noProof/>
          </w:rPr>
          <w:delText>(Morris et al., 2018; Nigon et al., 2019)</w:delText>
        </w:r>
        <w:r w:rsidDel="002B5C12">
          <w:delText>, t</w:delText>
        </w:r>
      </w:del>
      <w:ins w:id="3" w:author="Brian Bohman" w:date="2022-11-09T18:02:00Z">
        <w:r w:rsidR="002B5C12">
          <w:t>T</w:t>
        </w:r>
      </w:ins>
      <w:r>
        <w:t xml:space="preserve">he NNI framework has conventionally been considered generalizable across E × M effects (e.g., year-to-year, geographic, or cultural practices variability) and can be defined for any particular G effect (e.g., crop species or cultivar). In this manner, NNI </w:t>
      </w:r>
      <w:ins w:id="4" w:author="Brian Bohman" w:date="2022-11-09T09:39:00Z">
        <w:r w:rsidR="000E47C8">
          <w:t xml:space="preserve">reflects intrinsic physiological properties and </w:t>
        </w:r>
      </w:ins>
      <w:del w:id="5" w:author="Brian Bohman" w:date="2022-11-09T09:40:00Z">
        <w:r w:rsidDel="000E47C8">
          <w:delText xml:space="preserve">is </w:delText>
        </w:r>
      </w:del>
      <w:del w:id="6" w:author="Brian Bohman" w:date="2022-11-09T09:39:00Z">
        <w:r w:rsidDel="000E47C8">
          <w:delText xml:space="preserve">considered to </w:delText>
        </w:r>
      </w:del>
      <w:del w:id="7" w:author="Brian Bohman" w:date="2022-11-09T09:40:00Z">
        <w:r w:rsidDel="000E47C8">
          <w:delText xml:space="preserve">represent </w:delText>
        </w:r>
      </w:del>
      <w:del w:id="8" w:author="Brian Bohman" w:date="2022-11-09T09:39:00Z">
        <w:r w:rsidDel="000E47C8">
          <w:delText xml:space="preserve">intrinsic physiological properties </w:delText>
        </w:r>
      </w:del>
      <w:del w:id="9" w:author="Brian Bohman" w:date="2022-11-09T09:41:00Z">
        <w:r w:rsidDel="000E47C8">
          <w:rPr>
            <w:noProof/>
          </w:rPr>
          <w:delText>(Sadras &amp; Lemaire, 2014)</w:delText>
        </w:r>
        <w:r w:rsidDel="000E47C8">
          <w:delText xml:space="preserve"> </w:delText>
        </w:r>
      </w:del>
      <w:ins w:id="10" w:author="Brian Bohman" w:date="2022-11-09T09:40:00Z">
        <w:r w:rsidR="000E47C8">
          <w:t xml:space="preserve">reflects absolute crop N status across </w:t>
        </w:r>
      </w:ins>
      <w:del w:id="11" w:author="Brian Bohman" w:date="2022-11-09T09:40:00Z">
        <w:r w:rsidDel="000E47C8">
          <w:delText xml:space="preserve">rather than a parameter otherwise subject to </w:delText>
        </w:r>
      </w:del>
      <w:r>
        <w:t xml:space="preserve">variation </w:t>
      </w:r>
      <w:ins w:id="12" w:author="Brian Bohman" w:date="2022-11-09T09:40:00Z">
        <w:r w:rsidR="000E47C8">
          <w:t>in</w:t>
        </w:r>
      </w:ins>
      <w:del w:id="13" w:author="Brian Bohman" w:date="2022-11-09T09:40:00Z">
        <w:r w:rsidDel="000E47C8">
          <w:delText>under</w:delText>
        </w:r>
      </w:del>
      <w:r>
        <w:t xml:space="preserve"> environmental conditions (e.g., net soil N supply) or management practices (e.g., rate, source, timing, and placement of N fertilizer)</w:t>
      </w:r>
      <w:ins w:id="14" w:author="Brian Bohman" w:date="2022-11-09T09:41:00Z">
        <w:r w:rsidR="000E47C8">
          <w:t xml:space="preserve"> </w:t>
        </w:r>
        <w:r w:rsidR="000E47C8">
          <w:rPr>
            <w:noProof/>
          </w:rPr>
          <w:t>(Sadras &amp; Lemaire, 2014)</w:t>
        </w:r>
      </w:ins>
      <w:r>
        <w:t>.</w:t>
      </w:r>
    </w:p>
    <w:p w14:paraId="241B4B20" w14:textId="77777777" w:rsidR="009F018B" w:rsidRDefault="009F018B" w:rsidP="00C6721E">
      <w:pPr>
        <w:pStyle w:val="Body"/>
        <w:spacing w:after="240"/>
      </w:pPr>
      <w:r>
        <w:t>The NNI approach is defined based on the allometric relationship of declining plant N concentration [%N</w:t>
      </w:r>
      <w:r>
        <w:rPr>
          <w:vertAlign w:val="subscript"/>
        </w:rPr>
        <w:t>Plant</w:t>
      </w:r>
      <w:r>
        <w:t>] with increasing plant biomass, referred to as the critical N dilution curve [CNDC], which defines the critical N concentration [</w:t>
      </w:r>
      <w:r>
        <w:rPr>
          <w:szCs w:val="18"/>
        </w:rPr>
        <w:t>%N</w:t>
      </w:r>
      <w:r>
        <w:rPr>
          <w:szCs w:val="18"/>
          <w:vertAlign w:val="subscript"/>
        </w:rPr>
        <w:t>c</w:t>
      </w:r>
      <w:r>
        <w:t xml:space="preserve">] below which relative growth rate is reduced </w:t>
      </w:r>
      <w:r>
        <w:rPr>
          <w:noProof/>
        </w:rPr>
        <w:t>(Gastal et al., 2015)</w:t>
      </w:r>
      <w:r>
        <w:t>:</w:t>
      </w:r>
    </w:p>
    <w:p w14:paraId="461DC598" w14:textId="77777777" w:rsidR="009F018B" w:rsidRDefault="009F018B" w:rsidP="00C6721E">
      <w:pPr>
        <w:pStyle w:val="Body"/>
        <w:spacing w:after="240"/>
      </w:pPr>
      <w:bookmarkStart w:id="15" w:name="_Ref78311480"/>
      <w:r>
        <w:t>%N</w:t>
      </w:r>
      <w:r>
        <w:rPr>
          <w:vertAlign w:val="subscript"/>
        </w:rPr>
        <w:t>c</w:t>
      </w:r>
      <w:r>
        <w:t xml:space="preserve"> = </w:t>
      </w:r>
      <w:r w:rsidRPr="005D79CD">
        <w:rPr>
          <w:i/>
          <w:iCs/>
        </w:rPr>
        <w:t>a</w:t>
      </w:r>
      <w:r>
        <w:t xml:space="preserve"> W</w:t>
      </w:r>
      <w:r w:rsidRPr="00A33A19">
        <w:rPr>
          <w:vertAlign w:val="superscript"/>
        </w:rPr>
        <w:t>–</w:t>
      </w:r>
      <w:r w:rsidRPr="005D79CD">
        <w:rPr>
          <w:i/>
          <w:iCs/>
          <w:vertAlign w:val="superscript"/>
        </w:rPr>
        <w:t>b</w:t>
      </w:r>
      <w:r>
        <w:rPr>
          <w:vertAlign w:val="superscript"/>
        </w:rPr>
        <w:tab/>
      </w:r>
      <w:r>
        <w:t>[</w:t>
      </w:r>
      <w:bookmarkEnd w:id="15"/>
      <w:r>
        <w:t>1]</w:t>
      </w:r>
    </w:p>
    <w:p w14:paraId="7F32302E" w14:textId="238CC47D" w:rsidR="009F018B" w:rsidRDefault="009F018B" w:rsidP="00C6721E">
      <w:pPr>
        <w:pStyle w:val="Body"/>
        <w:spacing w:after="240"/>
      </w:pPr>
      <w:r>
        <w:t xml:space="preserve">where </w:t>
      </w:r>
      <w:r w:rsidRPr="00BB1EA6">
        <w:t>W</w:t>
      </w:r>
      <w:r>
        <w:t xml:space="preserve"> represents dry weight plant biomass, and </w:t>
      </w:r>
      <w:r>
        <w:rPr>
          <w:i/>
          <w:iCs/>
        </w:rPr>
        <w:t>a</w:t>
      </w:r>
      <w:r>
        <w:t xml:space="preserve"> and </w:t>
      </w:r>
      <w:r>
        <w:rPr>
          <w:i/>
          <w:iCs/>
        </w:rPr>
        <w:t xml:space="preserve">b </w:t>
      </w:r>
      <w:r>
        <w:t xml:space="preserve">are empirically fitted parameters. </w:t>
      </w:r>
      <w:r w:rsidRPr="00BD6CD4">
        <w:t>Parameter</w:t>
      </w:r>
      <w:r>
        <w:t xml:space="preserve"> </w:t>
      </w:r>
      <w:r w:rsidRPr="00BD6CD4">
        <w:rPr>
          <w:i/>
          <w:iCs/>
        </w:rPr>
        <w:t>a</w:t>
      </w:r>
      <w:r>
        <w:t xml:space="preserve"> </w:t>
      </w:r>
      <w:r w:rsidRPr="00BD6CD4">
        <w:t>is numerically equivalent to %N</w:t>
      </w:r>
      <w:r>
        <w:rPr>
          <w:vertAlign w:val="subscript"/>
        </w:rPr>
        <w:t>c</w:t>
      </w:r>
      <w:r>
        <w:t xml:space="preserve"> </w:t>
      </w:r>
      <w:r w:rsidRPr="00BD6CD4">
        <w:t>expressed in units of g N 100 g</w:t>
      </w:r>
      <w:r w:rsidRPr="00BD6CD4">
        <w:rPr>
          <w:vertAlign w:val="superscript"/>
        </w:rPr>
        <w:t>−1</w:t>
      </w:r>
      <w:r>
        <w:t xml:space="preserve"> </w:t>
      </w:r>
      <w:r w:rsidRPr="00BD6CD4">
        <w:t>when W is equal to 1 Mg ha</w:t>
      </w:r>
      <w:r w:rsidRPr="00BD6CD4">
        <w:rPr>
          <w:vertAlign w:val="superscript"/>
        </w:rPr>
        <w:t>−1</w:t>
      </w:r>
      <w:r w:rsidRPr="00BD6CD4">
        <w:t xml:space="preserve">, </w:t>
      </w:r>
      <w:r>
        <w:t xml:space="preserve">and parameter </w:t>
      </w:r>
      <w:r>
        <w:rPr>
          <w:i/>
          <w:iCs/>
        </w:rPr>
        <w:t xml:space="preserve">b </w:t>
      </w:r>
      <w:del w:id="16" w:author="Brian Bohman" w:date="2022-11-09T09:45:00Z">
        <w:r w:rsidDel="000E47C8">
          <w:delText xml:space="preserve">effectively </w:delText>
        </w:r>
      </w:del>
      <w:r>
        <w:t>represents the</w:t>
      </w:r>
      <w:ins w:id="17" w:author="Brian Bohman" w:date="2022-11-09T09:43:00Z">
        <w:r w:rsidR="000E47C8">
          <w:t xml:space="preserve"> ratio of the relative</w:t>
        </w:r>
      </w:ins>
      <w:r>
        <w:t xml:space="preserve"> rate of decline in %N</w:t>
      </w:r>
      <w:r>
        <w:rPr>
          <w:vertAlign w:val="subscript"/>
        </w:rPr>
        <w:t>c</w:t>
      </w:r>
      <w:r>
        <w:t xml:space="preserve"> </w:t>
      </w:r>
      <w:ins w:id="18" w:author="Brian Bohman" w:date="2022-11-09T09:43:00Z">
        <w:r w:rsidR="000E47C8">
          <w:t xml:space="preserve">to the relative rate of increase </w:t>
        </w:r>
      </w:ins>
      <w:ins w:id="19" w:author="Brian Bohman" w:date="2022-11-09T09:44:00Z">
        <w:r w:rsidR="000E47C8">
          <w:t>in</w:t>
        </w:r>
      </w:ins>
      <w:del w:id="20" w:author="Brian Bohman" w:date="2022-11-09T09:44:00Z">
        <w:r w:rsidDel="000E47C8">
          <w:delText>a</w:delText>
        </w:r>
      </w:del>
      <w:del w:id="21" w:author="Brian Bohman" w:date="2022-11-09T09:43:00Z">
        <w:r w:rsidDel="000E47C8">
          <w:delText>s</w:delText>
        </w:r>
      </w:del>
      <w:r>
        <w:t xml:space="preserve"> W</w:t>
      </w:r>
      <w:del w:id="22" w:author="Brian Bohman" w:date="2022-11-09T09:44:00Z">
        <w:r w:rsidDel="000E47C8">
          <w:delText xml:space="preserve"> increases</w:delText>
        </w:r>
      </w:del>
      <w:r>
        <w:t>. Using the CNDC, NNI values are then calculated as ratio of %N</w:t>
      </w:r>
      <w:r>
        <w:rPr>
          <w:vertAlign w:val="subscript"/>
        </w:rPr>
        <w:t>Plant</w:t>
      </w:r>
      <w:r w:rsidRPr="00CE618F">
        <w:t xml:space="preserve"> </w:t>
      </w:r>
      <w:r>
        <w:t>and %N</w:t>
      </w:r>
      <w:r>
        <w:rPr>
          <w:vertAlign w:val="subscript"/>
        </w:rPr>
        <w:t>c</w:t>
      </w:r>
      <w:r>
        <w:t>:</w:t>
      </w:r>
    </w:p>
    <w:p w14:paraId="436F5E5B" w14:textId="77777777" w:rsidR="009F018B" w:rsidRPr="00AA73E4" w:rsidRDefault="009F018B" w:rsidP="00C6721E">
      <w:pPr>
        <w:pStyle w:val="Body"/>
        <w:spacing w:after="240"/>
      </w:pPr>
      <w:r>
        <w:t>NNI = %N</w:t>
      </w:r>
      <w:r>
        <w:rPr>
          <w:vertAlign w:val="subscript"/>
        </w:rPr>
        <w:t>Plant</w:t>
      </w:r>
      <w:r>
        <w:t xml:space="preserve"> / %N</w:t>
      </w:r>
      <w:r w:rsidRPr="00BB1EA6">
        <w:rPr>
          <w:vertAlign w:val="subscript"/>
        </w:rPr>
        <w:t>c</w:t>
      </w:r>
      <w:r>
        <w:tab/>
        <w:t>[2]</w:t>
      </w:r>
    </w:p>
    <w:p w14:paraId="22839676" w14:textId="77777777" w:rsidR="009F018B" w:rsidRPr="00EC2BA2" w:rsidRDefault="009F018B" w:rsidP="00C6721E">
      <w:pPr>
        <w:pStyle w:val="Body"/>
        <w:spacing w:after="240"/>
      </w:pPr>
      <w:r w:rsidRPr="00BD6CD4">
        <w:t>When NNI is greater than 1.0, crop N status is said to be in excess, and crop growth is not limited by N, while when NNI is less than 1.0, crop N status is deficient, and crop growth is limited by N. At NNI equal to 1.0, crop N status is optimal</w:t>
      </w:r>
      <w:r>
        <w:t xml:space="preserve"> </w:t>
      </w:r>
      <w:r>
        <w:rPr>
          <w:noProof/>
        </w:rPr>
        <w:t>(Lemaire &amp; Gastal, 1997)</w:t>
      </w:r>
      <w:r w:rsidRPr="00BD6CD4">
        <w:t>.</w:t>
      </w:r>
    </w:p>
    <w:p w14:paraId="2D2FF8B2" w14:textId="77777777" w:rsidR="009F018B" w:rsidRDefault="009F018B" w:rsidP="00C6721E">
      <w:pPr>
        <w:pStyle w:val="Body"/>
        <w:spacing w:after="240"/>
      </w:pPr>
      <w:r>
        <w:t xml:space="preserve">A robust theoretical framework has been developed to explain decline in N concentration as biomass increases, but the application of this theory is most commonly restricted to the vegetative period where only metabolic and structural tissues are present </w:t>
      </w:r>
      <w:r>
        <w:rPr>
          <w:noProof/>
        </w:rPr>
        <w:t>(Greenwood et al., 1990; Justes et al., 1994; Sadras &amp; Lemaire, 2014)</w:t>
      </w:r>
      <w:r>
        <w:t xml:space="preserve">. Dilution of N in vegetative tissue occurs in relationship to an increasing proportion of structural biomass, with low N concentration, relative to metabolic (i.e., photosynthetic) biomass, with high N concentration </w:t>
      </w:r>
      <w:r>
        <w:rPr>
          <w:noProof/>
        </w:rPr>
        <w:t>(Lemaire &amp; Gastal, 1997; Gastal et al., 2015)</w:t>
      </w:r>
      <w:r>
        <w:t>.</w:t>
      </w:r>
    </w:p>
    <w:p w14:paraId="2464979D" w14:textId="113C8616" w:rsidR="009F018B" w:rsidRPr="009F4200" w:rsidRDefault="009F018B" w:rsidP="00C6721E">
      <w:pPr>
        <w:pStyle w:val="Body"/>
        <w:spacing w:after="240"/>
        <w:rPr>
          <w:strike/>
        </w:rPr>
      </w:pPr>
      <w:r>
        <w:t xml:space="preserve">Multiple previous studies have extended and empirically validated the CNDC relationships beyond its typical applications to describe declining N concentration over the entire crop growth cycle, including periods of reproductive growth, by including consideration of storage tissues in addition to structural and metabolic tissues </w:t>
      </w:r>
      <w:r>
        <w:rPr>
          <w:noProof/>
        </w:rPr>
        <w:t>(Greenwood et al., 1986; Duchenne et al., 1997; Plénet &amp; Lemaire, 2000; Herrmann &amp; Taube, 2004)</w:t>
      </w:r>
      <w:r>
        <w:t xml:space="preserve">. </w:t>
      </w:r>
      <w:ins w:id="23" w:author="Brian Bohman" w:date="2022-11-09T09:46:00Z">
        <w:r w:rsidR="000E47C8">
          <w:t>Acceleration of d</w:t>
        </w:r>
      </w:ins>
      <w:del w:id="24" w:author="Brian Bohman" w:date="2022-11-09T09:46:00Z">
        <w:r w:rsidDel="000E47C8">
          <w:delText>D</w:delText>
        </w:r>
      </w:del>
      <w:r>
        <w:t xml:space="preserve">ilution of N beyond the vegetative period primarily occurs as low N biomass (i.e., starch) accumulates in storage tissues such as grain or tubers, and the rate of decline is determined by the relative N concentration in storage biomass compared to vegetative biomass </w:t>
      </w:r>
      <w:r>
        <w:rPr>
          <w:noProof/>
        </w:rPr>
        <w:t>(Duchenne et al., 1997; Plénet &amp; Lemaire, 2000)</w:t>
      </w:r>
      <w:r>
        <w:t xml:space="preserve">. </w:t>
      </w:r>
      <w:r>
        <w:rPr>
          <w:noProof/>
        </w:rPr>
        <w:t>Duchenne et al. (1997)</w:t>
      </w:r>
      <w:r>
        <w:t xml:space="preserve"> observed that as an increasing proportion of biomass accumulates in tubers, the rate of decline in N concentration increases with increasing biomass. Certain crops, such as potato, exclusively use a CNDC based on whole plant biomass due to the complex relationship between vine growth and tuber production </w:t>
      </w:r>
      <w:r>
        <w:rPr>
          <w:noProof/>
        </w:rPr>
        <w:t>(Duchenne et al., 1997; Bélanger et al., 2001a; Giletto &amp; Echeverría, 2015; Ben Abdallah et al., 2016)</w:t>
      </w:r>
      <w:r>
        <w:t xml:space="preserve">. </w:t>
      </w:r>
      <w:r w:rsidRPr="009F4200">
        <w:t>Despite the validity of this approach, interpretati</w:t>
      </w:r>
      <w:r>
        <w:t>ng</w:t>
      </w:r>
      <w:r w:rsidRPr="009F4200">
        <w:t xml:space="preserve"> variation in CNDC observed between cultivars and geographies </w:t>
      </w:r>
      <w:r>
        <w:t xml:space="preserve">has been </w:t>
      </w:r>
      <w:r w:rsidRPr="009F4200">
        <w:t>challenging.</w:t>
      </w:r>
    </w:p>
    <w:p w14:paraId="4219186F" w14:textId="77777777" w:rsidR="009F018B" w:rsidRDefault="009F018B" w:rsidP="00C6721E">
      <w:pPr>
        <w:pStyle w:val="Body"/>
        <w:spacing w:after="240"/>
      </w:pPr>
      <w:r>
        <w:t xml:space="preserve">However, recent work by </w:t>
      </w:r>
      <w:r>
        <w:rPr>
          <w:noProof/>
        </w:rPr>
        <w:t>Giletto et al. (2020)</w:t>
      </w:r>
      <w:r>
        <w:t xml:space="preserve"> identified a mechanistic relationship underpinning the observed empirical relationships in N dilution for potato. The CNDC based on whole plant biomass reflects dilution in both the tuber and vine biomass, individually, and the increasing proportion of biomass allocated to low concentrations of N in biomass (i.e., tubers) as whole plant biomass increases. </w:t>
      </w:r>
      <w:r>
        <w:rPr>
          <w:noProof/>
        </w:rPr>
        <w:t>Giletto et al. (2020)</w:t>
      </w:r>
      <w:r>
        <w:t xml:space="preserve"> also observed that varieties and locations with a greater proportion of biomass allocated to tubers have a greater value for parameter </w:t>
      </w:r>
      <w:r>
        <w:rPr>
          <w:i/>
          <w:iCs/>
        </w:rPr>
        <w:t>b</w:t>
      </w:r>
      <w:r>
        <w:t xml:space="preserve"> of the CNDC, where parameter </w:t>
      </w:r>
      <w:r w:rsidRPr="00353066">
        <w:rPr>
          <w:i/>
          <w:iCs/>
        </w:rPr>
        <w:t>b</w:t>
      </w:r>
      <w:r>
        <w:t xml:space="preserve"> of the CNDC represents the relative rate of decline in </w:t>
      </w:r>
      <w:r>
        <w:rPr>
          <w:szCs w:val="18"/>
        </w:rPr>
        <w:t>%N</w:t>
      </w:r>
      <w:r>
        <w:rPr>
          <w:szCs w:val="18"/>
          <w:vertAlign w:val="subscript"/>
        </w:rPr>
        <w:t>c</w:t>
      </w:r>
      <w:r>
        <w:t xml:space="preserve"> as biomass increases.</w:t>
      </w:r>
    </w:p>
    <w:p w14:paraId="57CB2F38" w14:textId="77777777" w:rsidR="009F018B" w:rsidRDefault="009F018B" w:rsidP="00C6721E">
      <w:pPr>
        <w:pStyle w:val="Body"/>
        <w:spacing w:after="240"/>
      </w:pPr>
      <w:r>
        <w:t xml:space="preserve">Based on this framework developed by </w:t>
      </w:r>
      <w:r>
        <w:rPr>
          <w:noProof/>
        </w:rPr>
        <w:t>Giletto et al. (2020)</w:t>
      </w:r>
      <w:r>
        <w:t xml:space="preserve">, it is reasonable to expect that variation in CNDC for potato would occur due to variation in total biomass and harvest index (i.e., timing of tuber initiation, relative rate of tuber bulking) across G × E × M gradients. Understanding the effects of G × E × M interactions on crop N requirements and status is critical to improving agronomic outcomes and N use efficiency [NUE] within cropping systems </w:t>
      </w:r>
      <w:r>
        <w:rPr>
          <w:noProof/>
        </w:rPr>
        <w:t>(Lemaire &amp; Ciampitti, 2020)</w:t>
      </w:r>
      <w:r>
        <w:t>.</w:t>
      </w:r>
    </w:p>
    <w:p w14:paraId="28DF4978" w14:textId="7C25BCA7" w:rsidR="009F018B" w:rsidRDefault="002B5C12" w:rsidP="002B5C12">
      <w:pPr>
        <w:pStyle w:val="Body"/>
        <w:spacing w:after="240"/>
      </w:pPr>
      <w:ins w:id="25" w:author="Brian Bohman" w:date="2022-11-09T18:09:00Z">
        <w:r w:rsidRPr="002B5C12">
          <w:rPr>
            <w:lang w:bidi="en-US"/>
          </w:rPr>
          <w:t>Previous CNDCs for potato have been developed with different statistical methods and limited quantification of their uncertainty</w:t>
        </w:r>
      </w:ins>
      <w:del w:id="26" w:author="Brian Bohman" w:date="2022-11-09T18:09:00Z">
        <w:r w:rsidR="009F018B" w:rsidDel="002B5C12">
          <w:delText>Previous development of CNDCs for potato</w:delText>
        </w:r>
      </w:del>
      <w:r w:rsidR="009F018B">
        <w:t xml:space="preserve"> </w:t>
      </w:r>
      <w:r w:rsidR="009F018B">
        <w:rPr>
          <w:noProof/>
        </w:rPr>
        <w:t>(Duchenne et al., 1997; Bélanger et al., 2001a; Giletto &amp; Echeverría, 2015; Ben Abdallah et al., 2016)</w:t>
      </w:r>
      <w:ins w:id="27" w:author="Brian Bohman" w:date="2022-11-09T18:09:00Z">
        <w:r>
          <w:t xml:space="preserve">. </w:t>
        </w:r>
      </w:ins>
      <w:del w:id="28" w:author="Brian Bohman" w:date="2022-11-09T18:09:00Z">
        <w:r w:rsidR="009F018B" w:rsidDel="002B5C12">
          <w:delText xml:space="preserve"> has been conducted using a non-uniform set of statistical methods and with limited quantification of uncertainty in either the range of plausible </w:delText>
        </w:r>
        <w:r w:rsidR="009F018B" w:rsidDel="002B5C12">
          <w:rPr>
            <w:szCs w:val="18"/>
          </w:rPr>
          <w:delText>%N</w:delText>
        </w:r>
        <w:r w:rsidR="009F018B" w:rsidDel="002B5C12">
          <w:rPr>
            <w:szCs w:val="18"/>
            <w:vertAlign w:val="subscript"/>
          </w:rPr>
          <w:delText>c</w:delText>
        </w:r>
        <w:r w:rsidR="009F018B" w:rsidDel="002B5C12">
          <w:delText xml:space="preserve"> values or the fitted parameter values themselves. </w:delText>
        </w:r>
      </w:del>
      <w:r w:rsidR="009F018B">
        <w:t xml:space="preserve">This makes it difficult to ascertain whether observed differences in CNDCs result from underlying G × E × M effects, are confounded by the limitations of the statistical approach, or biased due to insufficient quantity or quality of experimental data </w:t>
      </w:r>
      <w:r w:rsidR="009F018B" w:rsidRPr="008970F9">
        <w:t>(</w:t>
      </w:r>
      <w:r w:rsidR="009F018B">
        <w:t>e.g.</w:t>
      </w:r>
      <w:r w:rsidR="009F018B" w:rsidRPr="008970F9">
        <w:t>, unbalanced distribution of N limiting and non-N limiting observations)</w:t>
      </w:r>
      <w:r w:rsidR="009F018B">
        <w:t>.</w:t>
      </w:r>
    </w:p>
    <w:p w14:paraId="19123712" w14:textId="677EA0F3" w:rsidR="009F018B" w:rsidDel="002B5C12" w:rsidRDefault="009F018B" w:rsidP="00C6721E">
      <w:pPr>
        <w:pStyle w:val="Body"/>
        <w:spacing w:after="240"/>
        <w:rPr>
          <w:del w:id="29" w:author="Brian Bohman" w:date="2022-11-09T18:11:00Z"/>
        </w:rPr>
      </w:pPr>
      <w:r>
        <w:t>The conventional approach to fit a CNDC consists of a two-step process: first, the critical points from the relationship of %N</w:t>
      </w:r>
      <w:r>
        <w:rPr>
          <w:vertAlign w:val="subscript"/>
        </w:rPr>
        <w:t>Plant</w:t>
      </w:r>
      <w:r>
        <w:t xml:space="preserve"> as a function of biomass are selected using statistical criteria; second, a negative exponential curve is fit to the subset of critical points using non-linear regression. There are two commonly used statistical approaches to identify critical points: (1) linear-plateau curve fit and (2) ANOVA and protected multiple comparison.</w:t>
      </w:r>
      <w:ins w:id="30" w:author="Brian Bohman" w:date="2022-11-09T18:11:00Z">
        <w:r w:rsidR="002B5C12">
          <w:t xml:space="preserve"> </w:t>
        </w:r>
      </w:ins>
    </w:p>
    <w:p w14:paraId="6AD76309" w14:textId="34B0D559" w:rsidR="009F018B" w:rsidDel="002B5C12" w:rsidRDefault="009F018B" w:rsidP="00C6721E">
      <w:pPr>
        <w:pStyle w:val="Body"/>
        <w:spacing w:after="240"/>
        <w:rPr>
          <w:del w:id="31" w:author="Brian Bohman" w:date="2022-11-09T18:11:00Z"/>
        </w:rPr>
      </w:pPr>
      <w:r>
        <w:t xml:space="preserve">Using a linear-plateau curve to derive critical points was originally suggested by </w:t>
      </w:r>
      <w:r>
        <w:rPr>
          <w:noProof/>
        </w:rPr>
        <w:t>Justes et al. (1994)</w:t>
      </w:r>
      <w:r>
        <w:t>. This approach is rigorous and requires sufficient empirical data such that a linear-plateau curve can be identified (i.e., at least one N limiting and at least two non-N limiting data points) for each observation date. Therefore, this approach can be difficult or impossible to implement due to potential limitations of the experimental data used such as insufficient levels of N treatments (i.e., fewer than three treatment levels) or interactions between management practices and environmental conditions (i.e., all observations are either N limiting or non-N limiting).</w:t>
      </w:r>
      <w:ins w:id="32" w:author="Brian Bohman" w:date="2022-11-09T18:11:00Z">
        <w:r w:rsidR="002B5C12">
          <w:t xml:space="preserve"> </w:t>
        </w:r>
      </w:ins>
    </w:p>
    <w:p w14:paraId="63FF44A2" w14:textId="7BBD3089" w:rsidR="009F018B" w:rsidRDefault="009F018B" w:rsidP="00C6721E">
      <w:pPr>
        <w:pStyle w:val="Body"/>
        <w:spacing w:after="240"/>
      </w:pPr>
      <w:r>
        <w:t xml:space="preserve">In contrast, many studies use methods similar to </w:t>
      </w:r>
      <w:r>
        <w:rPr>
          <w:noProof/>
        </w:rPr>
        <w:t>Ben Abdallah et al. (2016)</w:t>
      </w:r>
      <w:r>
        <w:t xml:space="preserve"> where critical points are determined using a simplified statistical method. In this approach, ANOVA is first used to identify experimental dates where variation in biomass is statistically significant. Subsequently, a protected multiple comparisons analysis is used to identify which experimental treatments had the highest level of biomass – the treatment level with the significantly greatest level of biomass is then defined as the critical point. While this statistical method is more flexible to implement, it cannot resolve deficiencies in the underlying empirical data (e.g., insufficient level of N treatments, interactions with environmental conditions)</w:t>
      </w:r>
      <w:del w:id="33" w:author="Brian Bohman" w:date="2022-11-09T18:13:00Z">
        <w:r w:rsidDel="00B12FDF">
          <w:delText xml:space="preserve"> that the linear-plateau method was designed to discriminate against</w:delText>
        </w:r>
      </w:del>
      <w:r>
        <w:t>. Therefore, the critical points selected using the simplified method may be biased due to inherent deficiencies of the underlying experimental data used.</w:t>
      </w:r>
    </w:p>
    <w:p w14:paraId="713B3A2C" w14:textId="297A9396" w:rsidR="00EE1EC0" w:rsidRDefault="009F018B" w:rsidP="00C6721E">
      <w:pPr>
        <w:pStyle w:val="Body"/>
        <w:spacing w:after="240"/>
      </w:pPr>
      <w:r>
        <w:t xml:space="preserve">Novel statistical methods developed first by </w:t>
      </w:r>
      <w:r>
        <w:rPr>
          <w:noProof/>
        </w:rPr>
        <w:t>Makowski et al. (2020)</w:t>
      </w:r>
      <w:r>
        <w:t xml:space="preserve"> provide a framework which allows for standardization in statistical approach and quantification of uncertainty for deriving in CNDCs which enables comparison of %N</w:t>
      </w:r>
      <w:r>
        <w:rPr>
          <w:vertAlign w:val="subscript"/>
        </w:rPr>
        <w:t>c</w:t>
      </w:r>
      <w:r>
        <w:t xml:space="preserve"> across G × E × M interactions. In short, this framework implements a hierarchical Bayesian model which simultaneously identifies critical points using the linear-plateau method (e.g., </w:t>
      </w:r>
      <w:r>
        <w:rPr>
          <w:noProof/>
        </w:rPr>
        <w:t>Justes et al. (1994)</w:t>
      </w:r>
      <w:r>
        <w:t xml:space="preserve">) while fitting the negative exponential curve which defines </w:t>
      </w:r>
      <w:r>
        <w:rPr>
          <w:szCs w:val="18"/>
        </w:rPr>
        <w:t>%N</w:t>
      </w:r>
      <w:r>
        <w:rPr>
          <w:szCs w:val="18"/>
          <w:vertAlign w:val="subscript"/>
        </w:rPr>
        <w:t>c</w:t>
      </w:r>
      <w:r>
        <w:t xml:space="preserve">. The advantage of this method is that it fits the CNDC from the entire set of experimental data for a given G × E × M interaction level and removes the arbitrary intermediate step of separately identifying critical points. This approach has already been successfully used by </w:t>
      </w:r>
      <w:r>
        <w:rPr>
          <w:noProof/>
        </w:rPr>
        <w:t>Ciampitti et al. (2021)</w:t>
      </w:r>
      <w:r>
        <w:t xml:space="preserve">, </w:t>
      </w:r>
      <w:r>
        <w:rPr>
          <w:noProof/>
        </w:rPr>
        <w:t>Yao et al. (2021)</w:t>
      </w:r>
      <w:r>
        <w:t xml:space="preserve">, and </w:t>
      </w:r>
      <w:r>
        <w:rPr>
          <w:noProof/>
        </w:rPr>
        <w:t>Fernández et al. (2021)</w:t>
      </w:r>
      <w:r>
        <w:t xml:space="preserve"> to evaluate differences in CNDCs across G × E × M interactions for maize, wheat, and tall fescue cropping systems, respectively. Through this single-step process, the Bayesian hierarchical method both eliminates the need to separately identify critical points and implements the theoretically preferred method (e.g., linear-plateau curve fit) to select critical points.</w:t>
      </w:r>
    </w:p>
    <w:p w14:paraId="46F3F5AC" w14:textId="6B521356" w:rsidR="00881F82" w:rsidRDefault="00AE7076" w:rsidP="00AE7076">
      <w:pPr>
        <w:pStyle w:val="Body"/>
        <w:spacing w:after="240"/>
      </w:pPr>
      <w:r>
        <w:t xml:space="preserve">The Bayesian hierarchical method, however, remains subject to inferential bias due to both limited quantity and quality of experimental data </w:t>
      </w:r>
      <w:r>
        <w:rPr>
          <w:noProof/>
        </w:rPr>
        <w:t>(Fernández et al., 2021</w:t>
      </w:r>
      <w:r w:rsidR="00280D1F">
        <w:rPr>
          <w:noProof/>
        </w:rPr>
        <w:t>; Fernandez et al., 2022</w:t>
      </w:r>
      <w:r>
        <w:rPr>
          <w:noProof/>
        </w:rPr>
        <w:t>)</w:t>
      </w:r>
      <w:r>
        <w:t>. With respect to quantity, having an insufficient number of observations from a limited number of experimental trials to derive an individual CNDC will result in increased bias in %N</w:t>
      </w:r>
      <w:r>
        <w:rPr>
          <w:vertAlign w:val="subscript"/>
        </w:rPr>
        <w:t>c</w:t>
      </w:r>
      <w:r>
        <w:t>. With respect to quality, using experimental data that does not reflect a full range of biomass values or does not sufficiently represent both limiting and non-limiting N conditions will result in increased bias in %N</w:t>
      </w:r>
      <w:r w:rsidRPr="00CB3F3E">
        <w:rPr>
          <w:vertAlign w:val="subscript"/>
        </w:rPr>
        <w:t>c</w:t>
      </w:r>
      <w:r w:rsidRPr="00CB3F3E">
        <w:t>.</w:t>
      </w:r>
      <w:r w:rsidR="006938CD">
        <w:t xml:space="preserve"> </w:t>
      </w:r>
      <w:r w:rsidR="00804580">
        <w:t>Datasets used</w:t>
      </w:r>
      <w:r w:rsidR="00881F82">
        <w:t xml:space="preserve"> </w:t>
      </w:r>
      <w:r w:rsidR="00804580">
        <w:t xml:space="preserve">to derive the </w:t>
      </w:r>
      <w:r w:rsidR="00881F82">
        <w:t>CNDC using the Bayesian hierarchical method</w:t>
      </w:r>
      <w:r w:rsidR="00804580">
        <w:t xml:space="preserve"> </w:t>
      </w:r>
      <w:r w:rsidR="00881F82">
        <w:t>should contain at least eight experimental trials containing at least three N treatments and at least three sampling dates</w:t>
      </w:r>
      <w:r w:rsidR="00804580">
        <w:t xml:space="preserve"> (Fernández et al., 2022)</w:t>
      </w:r>
      <w:r w:rsidR="00623F79">
        <w:t>.</w:t>
      </w:r>
    </w:p>
    <w:p w14:paraId="4A50CDDE" w14:textId="6EA72808" w:rsidR="006938CD" w:rsidDel="00B12FDF" w:rsidRDefault="00B7082B" w:rsidP="00AE7076">
      <w:pPr>
        <w:pStyle w:val="Body"/>
        <w:spacing w:after="240"/>
        <w:rPr>
          <w:del w:id="34" w:author="Brian Bohman" w:date="2022-11-09T18:13:00Z"/>
        </w:rPr>
      </w:pPr>
      <w:r>
        <w:t xml:space="preserve">However, there are </w:t>
      </w:r>
      <w:r w:rsidR="006938CD">
        <w:t>multiple</w:t>
      </w:r>
      <w:r>
        <w:t xml:space="preserve"> approaches to pooling across G × E × M interactions within the Bayesian hierarchical method</w:t>
      </w:r>
      <w:r w:rsidR="006938CD">
        <w:t xml:space="preserve"> to address this </w:t>
      </w:r>
      <w:r w:rsidR="0067128A">
        <w:t>bias due to experimental data limitations</w:t>
      </w:r>
      <w:r>
        <w:t xml:space="preserve">: no pooling, </w:t>
      </w:r>
      <w:r w:rsidR="00833C2F">
        <w:t>full</w:t>
      </w:r>
      <w:r>
        <w:t xml:space="preserve"> pooling, and partial pooling</w:t>
      </w:r>
      <w:r w:rsidR="00833C2F">
        <w:t>.</w:t>
      </w:r>
      <w:ins w:id="35" w:author="Brian Bohman" w:date="2022-11-09T18:13:00Z">
        <w:r w:rsidR="00B12FDF">
          <w:t xml:space="preserve"> </w:t>
        </w:r>
      </w:ins>
    </w:p>
    <w:p w14:paraId="2AE03237" w14:textId="1E14D187" w:rsidR="00F07A1E" w:rsidDel="00B12FDF" w:rsidRDefault="00B7082B" w:rsidP="00AE7076">
      <w:pPr>
        <w:pStyle w:val="Body"/>
        <w:spacing w:after="240"/>
        <w:rPr>
          <w:del w:id="36" w:author="Brian Bohman" w:date="2022-11-09T18:14:00Z"/>
          <w:noProof/>
        </w:rPr>
      </w:pPr>
      <w:r>
        <w:t xml:space="preserve">The no pooling approach treats each </w:t>
      </w:r>
      <w:r w:rsidR="00AE7076">
        <w:t xml:space="preserve">experimental data </w:t>
      </w:r>
      <w:r w:rsidR="00833C2F">
        <w:t xml:space="preserve">level </w:t>
      </w:r>
      <w:r>
        <w:t>independ</w:t>
      </w:r>
      <w:r w:rsidR="00833C2F">
        <w:t xml:space="preserve">ently where experimental data from one level is not used in inference for any other level </w:t>
      </w:r>
      <w:r w:rsidR="00833C2F">
        <w:rPr>
          <w:noProof/>
        </w:rPr>
        <w:t>(McElreath, 2020)</w:t>
      </w:r>
      <w:r w:rsidR="00833C2F">
        <w:t xml:space="preserve">. The no pooling approach </w:t>
      </w:r>
      <w:r>
        <w:t xml:space="preserve">was used by </w:t>
      </w:r>
      <w:r>
        <w:rPr>
          <w:noProof/>
        </w:rPr>
        <w:t xml:space="preserve">Makowski et al. </w:t>
      </w:r>
      <w:r w:rsidRPr="009C7291">
        <w:rPr>
          <w:noProof/>
          <w:lang w:val="fr-CA"/>
          <w:rPrChange w:id="37" w:author="Gilles Bélanger" w:date="2022-11-15T14:42:00Z">
            <w:rPr>
              <w:noProof/>
            </w:rPr>
          </w:rPrChange>
        </w:rPr>
        <w:t>(2020), Ciampitti et al. (2021)</w:t>
      </w:r>
      <w:r w:rsidRPr="009C7291">
        <w:rPr>
          <w:lang w:val="fr-CA"/>
          <w:rPrChange w:id="38" w:author="Gilles Bélanger" w:date="2022-11-15T14:42:00Z">
            <w:rPr/>
          </w:rPrChange>
        </w:rPr>
        <w:t xml:space="preserve">, </w:t>
      </w:r>
      <w:r w:rsidRPr="009C7291">
        <w:rPr>
          <w:noProof/>
          <w:lang w:val="fr-CA"/>
          <w:rPrChange w:id="39" w:author="Gilles Bélanger" w:date="2022-11-15T14:42:00Z">
            <w:rPr>
              <w:noProof/>
            </w:rPr>
          </w:rPrChange>
        </w:rPr>
        <w:t>Yao et al. (2021)</w:t>
      </w:r>
      <w:r w:rsidRPr="009C7291">
        <w:rPr>
          <w:lang w:val="fr-CA"/>
          <w:rPrChange w:id="40" w:author="Gilles Bélanger" w:date="2022-11-15T14:42:00Z">
            <w:rPr/>
          </w:rPrChange>
        </w:rPr>
        <w:t xml:space="preserve">, and </w:t>
      </w:r>
      <w:r w:rsidRPr="009C7291">
        <w:rPr>
          <w:noProof/>
          <w:lang w:val="fr-CA"/>
          <w:rPrChange w:id="41" w:author="Gilles Bélanger" w:date="2022-11-15T14:42:00Z">
            <w:rPr>
              <w:noProof/>
            </w:rPr>
          </w:rPrChange>
        </w:rPr>
        <w:t xml:space="preserve">Fernández et al. </w:t>
      </w:r>
      <w:r>
        <w:rPr>
          <w:noProof/>
        </w:rPr>
        <w:t>(2021)</w:t>
      </w:r>
      <w:r w:rsidR="00AE7076">
        <w:rPr>
          <w:noProof/>
        </w:rPr>
        <w:t xml:space="preserve"> to develop independent models for each </w:t>
      </w:r>
      <w:r w:rsidR="00AE7076">
        <w:t>G × E × M interaction</w:t>
      </w:r>
      <w:r w:rsidR="00833C2F">
        <w:rPr>
          <w:noProof/>
        </w:rPr>
        <w:t>.</w:t>
      </w:r>
      <w:r w:rsidR="00F07A1E">
        <w:rPr>
          <w:noProof/>
        </w:rPr>
        <w:t xml:space="preserve"> For the </w:t>
      </w:r>
      <w:r w:rsidR="00F07A1E">
        <w:t>Bayesian hierarchical method, the no pooling approach is</w:t>
      </w:r>
      <w:r w:rsidR="006938CD">
        <w:t xml:space="preserve"> </w:t>
      </w:r>
      <w:r w:rsidR="0067128A">
        <w:t>directly</w:t>
      </w:r>
      <w:r w:rsidR="00F07A1E">
        <w:t xml:space="preserve"> limited by the quantity and quality of e</w:t>
      </w:r>
      <w:r w:rsidR="006938CD">
        <w:t>xperimental data for each G × E × M interaction level.</w:t>
      </w:r>
      <w:ins w:id="42" w:author="Brian Bohman" w:date="2022-11-09T18:14:00Z">
        <w:r w:rsidR="00B12FDF">
          <w:rPr>
            <w:noProof/>
          </w:rPr>
          <w:t xml:space="preserve"> </w:t>
        </w:r>
      </w:ins>
    </w:p>
    <w:p w14:paraId="2F889606" w14:textId="05E4F33B" w:rsidR="009F018B" w:rsidDel="00B12FDF" w:rsidRDefault="00833C2F" w:rsidP="006938CD">
      <w:pPr>
        <w:pStyle w:val="Body"/>
        <w:spacing w:after="240"/>
        <w:rPr>
          <w:del w:id="43" w:author="Brian Bohman" w:date="2022-11-09T18:14:00Z"/>
        </w:rPr>
      </w:pPr>
      <w:r>
        <w:rPr>
          <w:noProof/>
        </w:rPr>
        <w:t xml:space="preserve">The full pooling approach, in contrast, treats each </w:t>
      </w:r>
      <w:r w:rsidR="00AE7076">
        <w:rPr>
          <w:noProof/>
        </w:rPr>
        <w:t xml:space="preserve">experimental </w:t>
      </w:r>
      <w:r w:rsidR="00AE7076">
        <w:t>data</w:t>
      </w:r>
      <w:r>
        <w:t xml:space="preserve"> level in an equivalent manner where the experimental data from all levels</w:t>
      </w:r>
      <w:r w:rsidR="00AE7076">
        <w:t xml:space="preserve"> are used simultaneously for inference </w:t>
      </w:r>
      <w:r w:rsidR="00AE7076">
        <w:rPr>
          <w:noProof/>
        </w:rPr>
        <w:t>(McElreath, 2020)</w:t>
      </w:r>
      <w:r w:rsidR="00AE7076">
        <w:t xml:space="preserve">. The full pooling approach was used by </w:t>
      </w:r>
      <w:r w:rsidR="00AE7076">
        <w:rPr>
          <w:noProof/>
        </w:rPr>
        <w:t>Fernández et al. (2021) to develop a single model</w:t>
      </w:r>
      <w:r w:rsidR="00F07A1E">
        <w:rPr>
          <w:noProof/>
        </w:rPr>
        <w:t xml:space="preserve"> </w:t>
      </w:r>
      <w:r w:rsidR="006938CD">
        <w:rPr>
          <w:noProof/>
        </w:rPr>
        <w:t xml:space="preserve">across </w:t>
      </w:r>
      <w:r w:rsidR="006938CD">
        <w:t>G × E × M interaction levels. While this approach</w:t>
      </w:r>
      <w:r w:rsidR="00AE7076">
        <w:t xml:space="preserve"> was found </w:t>
      </w:r>
      <w:r w:rsidR="0067128A">
        <w:t xml:space="preserve">by </w:t>
      </w:r>
      <w:r w:rsidR="0067128A">
        <w:rPr>
          <w:noProof/>
        </w:rPr>
        <w:t xml:space="preserve">Fernández et al. (2021) </w:t>
      </w:r>
      <w:r w:rsidR="00AE7076">
        <w:t xml:space="preserve">to potentially </w:t>
      </w:r>
      <w:r w:rsidR="009F018B">
        <w:t xml:space="preserve">reduced inferential bias from the Bayesian hierarchical method </w:t>
      </w:r>
      <w:r w:rsidR="006938CD">
        <w:t xml:space="preserve">(i.e., by </w:t>
      </w:r>
      <w:r w:rsidR="009F018B">
        <w:t>increasing the combined quantity and quality of data used to fit a given CNDC</w:t>
      </w:r>
      <w:r w:rsidR="006938CD">
        <w:t xml:space="preserve">), </w:t>
      </w:r>
      <w:r w:rsidR="00D7213F">
        <w:t>the fully pooled approach has</w:t>
      </w:r>
      <w:r w:rsidR="001E013C">
        <w:t xml:space="preserve"> the</w:t>
      </w:r>
      <w:r w:rsidR="00517D47">
        <w:t xml:space="preserve"> explicit </w:t>
      </w:r>
      <w:r w:rsidR="001E013C">
        <w:t>tradeoff that inference at individual levels of G × E × M interactions is not possible.</w:t>
      </w:r>
      <w:ins w:id="44" w:author="Brian Bohman" w:date="2022-11-09T18:14:00Z">
        <w:r w:rsidR="00B12FDF">
          <w:t xml:space="preserve"> </w:t>
        </w:r>
      </w:ins>
    </w:p>
    <w:p w14:paraId="6A6A5AAF" w14:textId="339C40E7" w:rsidR="0067128A" w:rsidRDefault="006938CD" w:rsidP="0067128A">
      <w:pPr>
        <w:pStyle w:val="Body"/>
        <w:spacing w:after="240"/>
      </w:pPr>
      <w:r>
        <w:t>The partial pooling approach</w:t>
      </w:r>
      <w:r w:rsidR="009F018B">
        <w:t xml:space="preserve"> </w:t>
      </w:r>
      <w:r>
        <w:t xml:space="preserve">balances the tradeoffs between fitting a single population-level model (i.e., full pooling) and fitting multiple independent group-level models (i.e., no pooling) by using the entire set of experimental data to fit a single model with where the data from all other levels of an effect influence the inference for a particular level and reduce inferential bias </w:t>
      </w:r>
      <w:r>
        <w:rPr>
          <w:noProof/>
        </w:rPr>
        <w:t>(McElreath, 2020)</w:t>
      </w:r>
      <w:r>
        <w:t>.</w:t>
      </w:r>
      <w:r w:rsidR="0067128A">
        <w:t xml:space="preserve"> In this manner, individual effect levels are said to be “borrowing strength” through the process of “shrinkage”, where more extreme values are pulled toward the average </w:t>
      </w:r>
      <w:r w:rsidR="0067128A">
        <w:rPr>
          <w:noProof/>
        </w:rPr>
        <w:t>(Lindstrom &amp; Bates, 1990; Bates, 2010)</w:t>
      </w:r>
      <w:r w:rsidR="0067128A">
        <w:t xml:space="preserve">. </w:t>
      </w:r>
      <w:r w:rsidR="009F018B">
        <w:t>Therefore, using a partially</w:t>
      </w:r>
      <w:r w:rsidR="0067128A">
        <w:t>-</w:t>
      </w:r>
      <w:r w:rsidR="009F018B">
        <w:t>pooled Bayesian hierarchical method should reduce</w:t>
      </w:r>
      <w:del w:id="45" w:author="Brian Bohman" w:date="2022-11-09T09:47:00Z">
        <w:r w:rsidR="009F018B" w:rsidDel="000E47C8">
          <w:delText xml:space="preserve"> </w:delText>
        </w:r>
        <w:r w:rsidR="0067128A" w:rsidDel="000E47C8">
          <w:delText>both reduce</w:delText>
        </w:r>
      </w:del>
      <w:r w:rsidR="0067128A">
        <w:t xml:space="preserve"> </w:t>
      </w:r>
      <w:r w:rsidR="009F018B">
        <w:t>the inferential bias for a given G × E × M interaction level where the quantity and quality of experimental data are not otherwise sufficient</w:t>
      </w:r>
      <w:r w:rsidR="0067128A">
        <w:t xml:space="preserve"> and enable inference for each </w:t>
      </w:r>
      <w:r w:rsidR="00E546CB">
        <w:t>individual</w:t>
      </w:r>
      <w:r w:rsidR="0067128A">
        <w:t xml:space="preserve"> G × E × M interaction level. </w:t>
      </w:r>
      <w:r w:rsidR="00E546CB">
        <w:t>However, t</w:t>
      </w:r>
      <w:r w:rsidR="0067128A">
        <w:t xml:space="preserve">he partial pooling approach has not yet been implemented </w:t>
      </w:r>
      <w:r w:rsidR="00E546CB">
        <w:t xml:space="preserve">within </w:t>
      </w:r>
      <w:r w:rsidR="0067128A">
        <w:t>in the Bayesian hierarchical method</w:t>
      </w:r>
      <w:r w:rsidR="00E546CB">
        <w:t xml:space="preserve"> to derive CNDCs</w:t>
      </w:r>
      <w:r w:rsidR="0067128A">
        <w:t>.</w:t>
      </w:r>
    </w:p>
    <w:p w14:paraId="0CCD1463" w14:textId="77777777" w:rsidR="009F018B" w:rsidRDefault="009F018B" w:rsidP="00C6721E">
      <w:pPr>
        <w:pStyle w:val="Body"/>
        <w:spacing w:after="240"/>
      </w:pPr>
      <w:r>
        <w:t xml:space="preserve">Building upon previous work, the objectives of this study are to 1) develop CNDCs using the hierarchical Bayesian framework for potato varieties in Minnesota (from both previously published and unpublished experimental data) and for potato varieties in Argentina </w:t>
      </w:r>
      <w:r>
        <w:rPr>
          <w:noProof/>
        </w:rPr>
        <w:t>(Giletto &amp; Echeverría, 2015)</w:t>
      </w:r>
      <w:r>
        <w:t xml:space="preserve">, Canada </w:t>
      </w:r>
      <w:r>
        <w:rPr>
          <w:noProof/>
        </w:rPr>
        <w:t>(Bélanger et al., 2001a)</w:t>
      </w:r>
      <w:r>
        <w:t xml:space="preserve">, and Belgium </w:t>
      </w:r>
      <w:r>
        <w:rPr>
          <w:noProof/>
        </w:rPr>
        <w:t>(Ben Abdallah et al., 2016)</w:t>
      </w:r>
      <w:r>
        <w:t xml:space="preserve"> (from previously published experimental data), 2) extend the implementation of the hierarchical Bayesian framework using a partial pooling approach to compare CNDCs across G × E x M interactions based on the uncertainty in </w:t>
      </w:r>
      <w:r>
        <w:rPr>
          <w:szCs w:val="18"/>
        </w:rPr>
        <w:t>%N</w:t>
      </w:r>
      <w:r>
        <w:rPr>
          <w:szCs w:val="18"/>
          <w:vertAlign w:val="subscript"/>
        </w:rPr>
        <w:t>c</w:t>
      </w:r>
      <w:r>
        <w:t xml:space="preserve"> and curve parameters </w:t>
      </w:r>
      <w:r w:rsidRPr="00BB1EA6">
        <w:rPr>
          <w:i/>
          <w:iCs/>
        </w:rPr>
        <w:t>a</w:t>
      </w:r>
      <w:r>
        <w:t xml:space="preserve"> and </w:t>
      </w:r>
      <w:r w:rsidRPr="00BB1EA6">
        <w:rPr>
          <w:i/>
          <w:iCs/>
        </w:rPr>
        <w:t>b</w:t>
      </w:r>
      <w:r>
        <w:t xml:space="preserve">, 3) identify the optimal methods to determine uncertainty in </w:t>
      </w:r>
      <w:r>
        <w:rPr>
          <w:szCs w:val="18"/>
        </w:rPr>
        <w:t>%N</w:t>
      </w:r>
      <w:r>
        <w:rPr>
          <w:szCs w:val="18"/>
          <w:vertAlign w:val="subscript"/>
        </w:rPr>
        <w:t>c</w:t>
      </w:r>
      <w:r>
        <w:t xml:space="preserve"> for use in calculating NNI and other derivative metrics, and 4) compare CNDCs developed with the hierarchical Bayesian framework methods to previously published CNDCs for the same data with different statistical methods.</w:t>
      </w:r>
    </w:p>
    <w:p w14:paraId="3293DD2D" w14:textId="77777777" w:rsidR="009F018B" w:rsidRDefault="009F018B" w:rsidP="009F018B">
      <w:pPr>
        <w:pStyle w:val="Titre1"/>
        <w:ind w:left="432" w:hanging="432"/>
      </w:pPr>
      <w:r>
        <w:t>Materials and Methods</w:t>
      </w:r>
    </w:p>
    <w:p w14:paraId="6D98DE90" w14:textId="77777777" w:rsidR="009F018B" w:rsidRPr="003C7B57" w:rsidRDefault="009F018B" w:rsidP="009F018B">
      <w:pPr>
        <w:pStyle w:val="Titre2"/>
        <w:ind w:left="576" w:hanging="576"/>
      </w:pPr>
      <w:r w:rsidRPr="003C7B57">
        <w:t>Experimental Data</w:t>
      </w:r>
    </w:p>
    <w:p w14:paraId="2A7EF9A7" w14:textId="70F983F1" w:rsidR="009B5B80" w:rsidRDefault="009F018B" w:rsidP="00C6721E">
      <w:pPr>
        <w:pStyle w:val="Body"/>
      </w:pPr>
      <w:r>
        <w:t xml:space="preserve">This study combines experimental data from both newly reported and previously published sources </w:t>
      </w:r>
      <w:r>
        <w:rPr>
          <w:noProof/>
        </w:rPr>
        <w:t>(Ben Abdallah et al., 2016; Giletto et al., 2020)</w:t>
      </w:r>
      <w:r>
        <w:t>. The data used for analysis in this study are summarized in</w:t>
      </w:r>
      <w:r w:rsidR="00AB1016">
        <w:t xml:space="preserve"> Table 1</w:t>
      </w:r>
      <w:r>
        <w:t xml:space="preserve"> and the relevant methods related to the experimental trials are reported below. All individual experimental observations used in this study are presented in the Supplemental </w:t>
      </w:r>
      <w:r w:rsidRPr="00DA5F05">
        <w:t>Materials (</w:t>
      </w:r>
      <w:r w:rsidR="00AB1016">
        <w:t>Table S1</w:t>
      </w:r>
      <w:r w:rsidRPr="00DA5F05">
        <w:t>).</w:t>
      </w:r>
    </w:p>
    <w:tbl>
      <w:tblPr>
        <w:tblW w:w="783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252"/>
        <w:gridCol w:w="1170"/>
        <w:gridCol w:w="1440"/>
        <w:gridCol w:w="1008"/>
        <w:gridCol w:w="1008"/>
        <w:gridCol w:w="952"/>
      </w:tblGrid>
      <w:tr w:rsidR="00DC704C" w14:paraId="6315E9AC" w14:textId="77777777" w:rsidTr="00C6721E">
        <w:trPr>
          <w:trHeight w:val="288"/>
        </w:trPr>
        <w:tc>
          <w:tcPr>
            <w:tcW w:w="7830" w:type="dxa"/>
            <w:gridSpan w:val="6"/>
            <w:tcBorders>
              <w:top w:val="nil"/>
              <w:left w:val="nil"/>
              <w:bottom w:val="single" w:sz="4" w:space="0" w:color="auto"/>
              <w:right w:val="nil"/>
            </w:tcBorders>
            <w:vAlign w:val="center"/>
          </w:tcPr>
          <w:p w14:paraId="1F40D458" w14:textId="77777777" w:rsidR="00DC704C" w:rsidDel="0093066E" w:rsidRDefault="00DC704C" w:rsidP="00DC704C">
            <w:pPr>
              <w:rPr>
                <w:del w:id="46" w:author="Brian Bohman" w:date="2022-11-09T10:02:00Z"/>
              </w:rPr>
            </w:pPr>
            <w:bookmarkStart w:id="47" w:name="_Ref78279859"/>
            <w:bookmarkStart w:id="48" w:name="_Toc78909886"/>
            <w:bookmarkStart w:id="49" w:name="_Toc80706202"/>
          </w:p>
          <w:p w14:paraId="17A9AB1B" w14:textId="7629E616" w:rsidR="00DC704C" w:rsidRPr="008829F1" w:rsidRDefault="00DC704C" w:rsidP="00C6721E">
            <w:pPr>
              <w:pStyle w:val="TableCaption"/>
              <w:jc w:val="left"/>
            </w:pPr>
            <w:r w:rsidRPr="005F07EF">
              <w:t xml:space="preserve">Table </w:t>
            </w:r>
            <w:del w:id="50" w:author="Brian Bohman" w:date="2022-11-10T06:59:00Z">
              <w:r w:rsidRPr="005F07EF" w:rsidDel="00FF51C0">
                <w:fldChar w:fldCharType="begin"/>
              </w:r>
              <w:r w:rsidRPr="005F07EF" w:rsidDel="00FF51C0">
                <w:delInstrText xml:space="preserve"> SEQ Table \* ARABIC </w:delInstrText>
              </w:r>
              <w:r w:rsidDel="00FF51C0">
                <w:delInstrText xml:space="preserve">\s 1 </w:delInstrText>
              </w:r>
              <w:r w:rsidRPr="005F07EF" w:rsidDel="00FF51C0">
                <w:fldChar w:fldCharType="separate"/>
              </w:r>
              <w:r w:rsidDel="00FF51C0">
                <w:rPr>
                  <w:noProof/>
                </w:rPr>
                <w:delText>1</w:delText>
              </w:r>
              <w:r w:rsidRPr="005F07EF" w:rsidDel="00FF51C0">
                <w:fldChar w:fldCharType="end"/>
              </w:r>
            </w:del>
            <w:bookmarkEnd w:id="47"/>
            <w:ins w:id="51" w:author="Brian Bohman" w:date="2022-11-10T06:59:00Z">
              <w:r w:rsidR="00FF51C0">
                <w:t>1</w:t>
              </w:r>
            </w:ins>
            <w:r w:rsidRPr="005F07EF">
              <w:t>.</w:t>
            </w:r>
            <w:r w:rsidRPr="001C4E6C">
              <w:rPr>
                <w:b w:val="0"/>
                <w:bCs/>
              </w:rPr>
              <w:t xml:space="preserve"> Summary of experimental data used in this study</w:t>
            </w:r>
            <w:r>
              <w:rPr>
                <w:b w:val="0"/>
                <w:bCs/>
              </w:rPr>
              <w:t>.</w:t>
            </w:r>
            <w:bookmarkEnd w:id="48"/>
            <w:bookmarkEnd w:id="49"/>
          </w:p>
        </w:tc>
      </w:tr>
      <w:tr w:rsidR="00DC704C" w14:paraId="0F69069A" w14:textId="77777777" w:rsidTr="00C6721E">
        <w:trPr>
          <w:trHeight w:val="288"/>
        </w:trPr>
        <w:tc>
          <w:tcPr>
            <w:tcW w:w="2252" w:type="dxa"/>
            <w:tcBorders>
              <w:top w:val="single" w:sz="8" w:space="0" w:color="auto"/>
              <w:left w:val="nil"/>
              <w:bottom w:val="single" w:sz="4" w:space="0" w:color="auto"/>
              <w:right w:val="nil"/>
            </w:tcBorders>
            <w:vAlign w:val="center"/>
            <w:hideMark/>
          </w:tcPr>
          <w:p w14:paraId="5AB25488" w14:textId="77777777" w:rsidR="00DC704C" w:rsidRPr="008829F1" w:rsidRDefault="00DC704C" w:rsidP="00C6721E">
            <w:pPr>
              <w:pStyle w:val="TableBody"/>
              <w:jc w:val="left"/>
              <w:rPr>
                <w:b/>
                <w:bCs/>
              </w:rPr>
            </w:pPr>
            <w:r w:rsidRPr="008829F1">
              <w:rPr>
                <w:b/>
                <w:bCs/>
              </w:rPr>
              <w:t>Study</w:t>
            </w:r>
          </w:p>
        </w:tc>
        <w:tc>
          <w:tcPr>
            <w:tcW w:w="1170" w:type="dxa"/>
            <w:tcBorders>
              <w:top w:val="single" w:sz="8" w:space="0" w:color="auto"/>
              <w:left w:val="nil"/>
              <w:bottom w:val="single" w:sz="4" w:space="0" w:color="auto"/>
              <w:right w:val="nil"/>
            </w:tcBorders>
            <w:vAlign w:val="center"/>
            <w:hideMark/>
          </w:tcPr>
          <w:p w14:paraId="0661D893" w14:textId="77777777" w:rsidR="00DC704C" w:rsidRPr="008829F1" w:rsidRDefault="00DC704C" w:rsidP="00C6721E">
            <w:pPr>
              <w:pStyle w:val="TableBody"/>
              <w:jc w:val="left"/>
              <w:rPr>
                <w:b/>
                <w:bCs/>
              </w:rPr>
            </w:pPr>
            <w:r w:rsidRPr="008829F1">
              <w:rPr>
                <w:b/>
                <w:bCs/>
              </w:rPr>
              <w:t>Location</w:t>
            </w:r>
          </w:p>
        </w:tc>
        <w:tc>
          <w:tcPr>
            <w:tcW w:w="1440" w:type="dxa"/>
            <w:tcBorders>
              <w:top w:val="single" w:sz="8" w:space="0" w:color="auto"/>
              <w:left w:val="nil"/>
              <w:bottom w:val="single" w:sz="4" w:space="0" w:color="auto"/>
              <w:right w:val="nil"/>
            </w:tcBorders>
            <w:vAlign w:val="center"/>
          </w:tcPr>
          <w:p w14:paraId="72BE39D8" w14:textId="77777777" w:rsidR="00DC704C" w:rsidRPr="008829F1" w:rsidRDefault="00DC704C" w:rsidP="00C6721E">
            <w:pPr>
              <w:pStyle w:val="TableBody"/>
              <w:jc w:val="left"/>
              <w:rPr>
                <w:b/>
                <w:bCs/>
              </w:rPr>
            </w:pPr>
            <w:r w:rsidRPr="008829F1">
              <w:rPr>
                <w:b/>
                <w:bCs/>
              </w:rPr>
              <w:t>Variety</w:t>
            </w:r>
          </w:p>
        </w:tc>
        <w:tc>
          <w:tcPr>
            <w:tcW w:w="1008" w:type="dxa"/>
            <w:tcBorders>
              <w:top w:val="single" w:sz="8" w:space="0" w:color="auto"/>
              <w:left w:val="nil"/>
              <w:bottom w:val="single" w:sz="4" w:space="0" w:color="auto"/>
              <w:right w:val="nil"/>
            </w:tcBorders>
            <w:vAlign w:val="center"/>
            <w:hideMark/>
          </w:tcPr>
          <w:p w14:paraId="06BE0763" w14:textId="77777777" w:rsidR="00DC704C" w:rsidRPr="008829F1" w:rsidRDefault="00DC704C" w:rsidP="00C6721E">
            <w:pPr>
              <w:pStyle w:val="TableBody"/>
              <w:jc w:val="left"/>
              <w:rPr>
                <w:b/>
                <w:bCs/>
              </w:rPr>
            </w:pPr>
            <w:r w:rsidRPr="008829F1">
              <w:rPr>
                <w:b/>
                <w:bCs/>
              </w:rPr>
              <w:t>Site-Years</w:t>
            </w:r>
          </w:p>
        </w:tc>
        <w:tc>
          <w:tcPr>
            <w:tcW w:w="1008" w:type="dxa"/>
            <w:tcBorders>
              <w:top w:val="single" w:sz="8" w:space="0" w:color="auto"/>
              <w:left w:val="nil"/>
              <w:bottom w:val="single" w:sz="4" w:space="0" w:color="auto"/>
              <w:right w:val="nil"/>
            </w:tcBorders>
            <w:vAlign w:val="center"/>
          </w:tcPr>
          <w:p w14:paraId="432E1471" w14:textId="77777777" w:rsidR="00DC704C" w:rsidRPr="008829F1" w:rsidRDefault="00DC704C" w:rsidP="00C6721E">
            <w:pPr>
              <w:pStyle w:val="TableBody"/>
              <w:jc w:val="left"/>
              <w:rPr>
                <w:b/>
                <w:bCs/>
              </w:rPr>
            </w:pPr>
            <w:r>
              <w:rPr>
                <w:b/>
                <w:bCs/>
              </w:rPr>
              <w:t xml:space="preserve">Sampling </w:t>
            </w:r>
            <w:r w:rsidRPr="008829F1">
              <w:rPr>
                <w:b/>
                <w:bCs/>
              </w:rPr>
              <w:t>Dates</w:t>
            </w:r>
          </w:p>
        </w:tc>
        <w:tc>
          <w:tcPr>
            <w:tcW w:w="952" w:type="dxa"/>
            <w:tcBorders>
              <w:top w:val="single" w:sz="8" w:space="0" w:color="auto"/>
              <w:left w:val="nil"/>
              <w:bottom w:val="single" w:sz="4" w:space="0" w:color="auto"/>
              <w:right w:val="nil"/>
            </w:tcBorders>
            <w:vAlign w:val="center"/>
          </w:tcPr>
          <w:p w14:paraId="59D304B9" w14:textId="77777777" w:rsidR="00DC704C" w:rsidRPr="008829F1" w:rsidRDefault="00DC704C" w:rsidP="00C6721E">
            <w:pPr>
              <w:pStyle w:val="TableBody"/>
              <w:jc w:val="left"/>
              <w:rPr>
                <w:b/>
                <w:bCs/>
              </w:rPr>
            </w:pPr>
            <w:r w:rsidRPr="008829F1">
              <w:rPr>
                <w:b/>
                <w:bCs/>
              </w:rPr>
              <w:t>Samples</w:t>
            </w:r>
          </w:p>
        </w:tc>
      </w:tr>
      <w:tr w:rsidR="00DC704C" w14:paraId="24A2D1BF" w14:textId="77777777" w:rsidTr="00C6721E">
        <w:tc>
          <w:tcPr>
            <w:tcW w:w="2252" w:type="dxa"/>
            <w:vMerge w:val="restart"/>
            <w:tcBorders>
              <w:top w:val="single" w:sz="4" w:space="0" w:color="auto"/>
              <w:left w:val="nil"/>
              <w:bottom w:val="nil"/>
              <w:right w:val="nil"/>
            </w:tcBorders>
            <w:vAlign w:val="center"/>
            <w:hideMark/>
          </w:tcPr>
          <w:p w14:paraId="4B2EE9CF" w14:textId="77777777" w:rsidR="00DC704C" w:rsidRPr="003F07FD" w:rsidRDefault="00DC704C" w:rsidP="00C6721E">
            <w:pPr>
              <w:pStyle w:val="TableBody"/>
            </w:pPr>
            <w:r w:rsidRPr="003F07FD">
              <w:t>Present Study</w:t>
            </w:r>
          </w:p>
        </w:tc>
        <w:tc>
          <w:tcPr>
            <w:tcW w:w="1170" w:type="dxa"/>
            <w:vMerge w:val="restart"/>
            <w:tcBorders>
              <w:top w:val="single" w:sz="4" w:space="0" w:color="auto"/>
              <w:left w:val="nil"/>
              <w:bottom w:val="nil"/>
              <w:right w:val="nil"/>
            </w:tcBorders>
            <w:vAlign w:val="center"/>
            <w:hideMark/>
          </w:tcPr>
          <w:p w14:paraId="61CC75F3" w14:textId="77777777" w:rsidR="00DC704C" w:rsidRPr="003F07FD" w:rsidRDefault="00DC704C" w:rsidP="00C6721E">
            <w:pPr>
              <w:pStyle w:val="TableBody"/>
            </w:pPr>
            <w:r w:rsidRPr="003F07FD">
              <w:t>Minnesota</w:t>
            </w:r>
          </w:p>
        </w:tc>
        <w:tc>
          <w:tcPr>
            <w:tcW w:w="1440" w:type="dxa"/>
            <w:tcBorders>
              <w:top w:val="single" w:sz="4" w:space="0" w:color="auto"/>
              <w:left w:val="nil"/>
              <w:bottom w:val="nil"/>
              <w:right w:val="nil"/>
            </w:tcBorders>
            <w:vAlign w:val="center"/>
          </w:tcPr>
          <w:p w14:paraId="7BD5DD9D" w14:textId="77777777" w:rsidR="00DC704C" w:rsidRPr="003F07FD" w:rsidRDefault="00DC704C" w:rsidP="00C6721E">
            <w:pPr>
              <w:pStyle w:val="TableBody"/>
            </w:pPr>
            <w:r w:rsidRPr="003F07FD">
              <w:t>Clearwater</w:t>
            </w:r>
          </w:p>
        </w:tc>
        <w:tc>
          <w:tcPr>
            <w:tcW w:w="1008" w:type="dxa"/>
            <w:tcBorders>
              <w:top w:val="single" w:sz="4" w:space="0" w:color="auto"/>
              <w:left w:val="nil"/>
              <w:bottom w:val="nil"/>
              <w:right w:val="nil"/>
            </w:tcBorders>
            <w:vAlign w:val="center"/>
            <w:hideMark/>
          </w:tcPr>
          <w:p w14:paraId="56A3D748" w14:textId="77777777" w:rsidR="00DC704C" w:rsidRPr="003F07FD" w:rsidRDefault="00DC704C" w:rsidP="00C6721E">
            <w:pPr>
              <w:pStyle w:val="TableBody"/>
            </w:pPr>
            <w:r w:rsidRPr="003F07FD">
              <w:t>2</w:t>
            </w:r>
          </w:p>
        </w:tc>
        <w:tc>
          <w:tcPr>
            <w:tcW w:w="1008" w:type="dxa"/>
            <w:tcBorders>
              <w:top w:val="single" w:sz="4" w:space="0" w:color="auto"/>
              <w:left w:val="nil"/>
              <w:bottom w:val="nil"/>
              <w:right w:val="nil"/>
            </w:tcBorders>
            <w:vAlign w:val="center"/>
          </w:tcPr>
          <w:p w14:paraId="6686B9C0" w14:textId="77777777" w:rsidR="00DC704C" w:rsidRPr="003F07FD" w:rsidRDefault="00DC704C" w:rsidP="00C6721E">
            <w:pPr>
              <w:pStyle w:val="TableBody"/>
            </w:pPr>
            <w:r w:rsidRPr="003F07FD">
              <w:t>10</w:t>
            </w:r>
          </w:p>
        </w:tc>
        <w:tc>
          <w:tcPr>
            <w:tcW w:w="952" w:type="dxa"/>
            <w:tcBorders>
              <w:top w:val="single" w:sz="4" w:space="0" w:color="auto"/>
              <w:left w:val="nil"/>
              <w:bottom w:val="nil"/>
              <w:right w:val="nil"/>
            </w:tcBorders>
            <w:vAlign w:val="center"/>
          </w:tcPr>
          <w:p w14:paraId="5990D75C" w14:textId="77777777" w:rsidR="00DC704C" w:rsidRPr="003F07FD" w:rsidRDefault="00DC704C" w:rsidP="00C6721E">
            <w:pPr>
              <w:pStyle w:val="TableBody"/>
            </w:pPr>
            <w:r w:rsidRPr="003F07FD">
              <w:t>30</w:t>
            </w:r>
          </w:p>
        </w:tc>
      </w:tr>
      <w:tr w:rsidR="00DC704C" w14:paraId="62405589" w14:textId="77777777" w:rsidTr="00C6721E">
        <w:tc>
          <w:tcPr>
            <w:tcW w:w="2252" w:type="dxa"/>
            <w:vMerge/>
            <w:tcBorders>
              <w:top w:val="nil"/>
              <w:left w:val="nil"/>
              <w:bottom w:val="nil"/>
              <w:right w:val="nil"/>
            </w:tcBorders>
            <w:vAlign w:val="center"/>
          </w:tcPr>
          <w:p w14:paraId="15554064" w14:textId="77777777" w:rsidR="00DC704C" w:rsidRPr="003F07FD" w:rsidRDefault="00DC704C" w:rsidP="00C6721E">
            <w:pPr>
              <w:pStyle w:val="TableBody"/>
            </w:pPr>
          </w:p>
        </w:tc>
        <w:tc>
          <w:tcPr>
            <w:tcW w:w="1170" w:type="dxa"/>
            <w:vMerge/>
            <w:tcBorders>
              <w:top w:val="nil"/>
              <w:left w:val="nil"/>
              <w:bottom w:val="nil"/>
              <w:right w:val="nil"/>
            </w:tcBorders>
            <w:vAlign w:val="center"/>
          </w:tcPr>
          <w:p w14:paraId="0293F20E" w14:textId="77777777" w:rsidR="00DC704C" w:rsidRPr="003F07FD" w:rsidRDefault="00DC704C" w:rsidP="00C6721E">
            <w:pPr>
              <w:pStyle w:val="TableBody"/>
            </w:pPr>
          </w:p>
        </w:tc>
        <w:tc>
          <w:tcPr>
            <w:tcW w:w="1440" w:type="dxa"/>
            <w:tcBorders>
              <w:top w:val="nil"/>
              <w:left w:val="nil"/>
              <w:bottom w:val="nil"/>
              <w:right w:val="nil"/>
            </w:tcBorders>
            <w:vAlign w:val="center"/>
          </w:tcPr>
          <w:p w14:paraId="00B9BFA2" w14:textId="77777777" w:rsidR="00DC704C" w:rsidRPr="003F07FD" w:rsidRDefault="00DC704C" w:rsidP="00C6721E">
            <w:pPr>
              <w:pStyle w:val="TableBody"/>
            </w:pPr>
            <w:r w:rsidRPr="003F07FD">
              <w:t>Dakota Russet</w:t>
            </w:r>
          </w:p>
        </w:tc>
        <w:tc>
          <w:tcPr>
            <w:tcW w:w="1008" w:type="dxa"/>
            <w:tcBorders>
              <w:top w:val="nil"/>
              <w:left w:val="nil"/>
              <w:bottom w:val="nil"/>
              <w:right w:val="nil"/>
            </w:tcBorders>
            <w:vAlign w:val="center"/>
          </w:tcPr>
          <w:p w14:paraId="70F95456" w14:textId="77777777" w:rsidR="00DC704C" w:rsidRPr="003F07FD" w:rsidRDefault="00DC704C" w:rsidP="00C6721E">
            <w:pPr>
              <w:pStyle w:val="TableBody"/>
            </w:pPr>
            <w:r w:rsidRPr="003F07FD">
              <w:t>2</w:t>
            </w:r>
          </w:p>
        </w:tc>
        <w:tc>
          <w:tcPr>
            <w:tcW w:w="1008" w:type="dxa"/>
            <w:tcBorders>
              <w:top w:val="nil"/>
              <w:left w:val="nil"/>
              <w:bottom w:val="nil"/>
              <w:right w:val="nil"/>
            </w:tcBorders>
            <w:vAlign w:val="center"/>
          </w:tcPr>
          <w:p w14:paraId="282557B5" w14:textId="77777777" w:rsidR="00DC704C" w:rsidRPr="003F07FD" w:rsidRDefault="00DC704C" w:rsidP="00C6721E">
            <w:pPr>
              <w:pStyle w:val="TableBody"/>
            </w:pPr>
            <w:r w:rsidRPr="003F07FD">
              <w:t>14</w:t>
            </w:r>
          </w:p>
        </w:tc>
        <w:tc>
          <w:tcPr>
            <w:tcW w:w="952" w:type="dxa"/>
            <w:tcBorders>
              <w:top w:val="nil"/>
              <w:left w:val="nil"/>
              <w:bottom w:val="nil"/>
              <w:right w:val="nil"/>
            </w:tcBorders>
            <w:vAlign w:val="center"/>
          </w:tcPr>
          <w:p w14:paraId="3BA273C6" w14:textId="77777777" w:rsidR="00DC704C" w:rsidRPr="003F07FD" w:rsidRDefault="00DC704C" w:rsidP="00C6721E">
            <w:pPr>
              <w:pStyle w:val="TableBody"/>
            </w:pPr>
            <w:r w:rsidRPr="003F07FD">
              <w:t>70</w:t>
            </w:r>
          </w:p>
        </w:tc>
      </w:tr>
      <w:tr w:rsidR="00DC704C" w14:paraId="0396D8F6" w14:textId="77777777" w:rsidTr="00C6721E">
        <w:tc>
          <w:tcPr>
            <w:tcW w:w="2252" w:type="dxa"/>
            <w:vMerge/>
            <w:tcBorders>
              <w:top w:val="nil"/>
              <w:left w:val="nil"/>
              <w:bottom w:val="nil"/>
              <w:right w:val="nil"/>
            </w:tcBorders>
            <w:vAlign w:val="center"/>
          </w:tcPr>
          <w:p w14:paraId="591E441B" w14:textId="77777777" w:rsidR="00DC704C" w:rsidRPr="003F07FD" w:rsidRDefault="00DC704C" w:rsidP="00C6721E">
            <w:pPr>
              <w:pStyle w:val="TableBody"/>
            </w:pPr>
          </w:p>
        </w:tc>
        <w:tc>
          <w:tcPr>
            <w:tcW w:w="1170" w:type="dxa"/>
            <w:vMerge/>
            <w:tcBorders>
              <w:top w:val="nil"/>
              <w:left w:val="nil"/>
              <w:bottom w:val="nil"/>
              <w:right w:val="nil"/>
            </w:tcBorders>
            <w:vAlign w:val="center"/>
          </w:tcPr>
          <w:p w14:paraId="7927A9C1" w14:textId="77777777" w:rsidR="00DC704C" w:rsidRPr="003F07FD" w:rsidRDefault="00DC704C" w:rsidP="00C6721E">
            <w:pPr>
              <w:pStyle w:val="TableBody"/>
            </w:pPr>
          </w:p>
        </w:tc>
        <w:tc>
          <w:tcPr>
            <w:tcW w:w="1440" w:type="dxa"/>
            <w:tcBorders>
              <w:top w:val="nil"/>
              <w:left w:val="nil"/>
              <w:bottom w:val="nil"/>
              <w:right w:val="nil"/>
            </w:tcBorders>
            <w:vAlign w:val="center"/>
          </w:tcPr>
          <w:p w14:paraId="01A84B2D" w14:textId="77777777" w:rsidR="00DC704C" w:rsidRPr="003F07FD" w:rsidRDefault="00DC704C" w:rsidP="00C6721E">
            <w:pPr>
              <w:pStyle w:val="TableBody"/>
            </w:pPr>
            <w:r w:rsidRPr="003F07FD">
              <w:t>Easton</w:t>
            </w:r>
          </w:p>
        </w:tc>
        <w:tc>
          <w:tcPr>
            <w:tcW w:w="1008" w:type="dxa"/>
            <w:tcBorders>
              <w:top w:val="nil"/>
              <w:left w:val="nil"/>
              <w:bottom w:val="nil"/>
              <w:right w:val="nil"/>
            </w:tcBorders>
            <w:vAlign w:val="center"/>
          </w:tcPr>
          <w:p w14:paraId="3058ACC7" w14:textId="77777777" w:rsidR="00DC704C" w:rsidRPr="003F07FD" w:rsidRDefault="00DC704C" w:rsidP="00C6721E">
            <w:pPr>
              <w:pStyle w:val="TableBody"/>
            </w:pPr>
            <w:r w:rsidRPr="003F07FD">
              <w:t>2</w:t>
            </w:r>
          </w:p>
        </w:tc>
        <w:tc>
          <w:tcPr>
            <w:tcW w:w="1008" w:type="dxa"/>
            <w:tcBorders>
              <w:top w:val="nil"/>
              <w:left w:val="nil"/>
              <w:bottom w:val="nil"/>
              <w:right w:val="nil"/>
            </w:tcBorders>
            <w:vAlign w:val="center"/>
          </w:tcPr>
          <w:p w14:paraId="54E9274F" w14:textId="77777777" w:rsidR="00DC704C" w:rsidRPr="003F07FD" w:rsidRDefault="00DC704C" w:rsidP="00C6721E">
            <w:pPr>
              <w:pStyle w:val="TableBody"/>
            </w:pPr>
            <w:r w:rsidRPr="003F07FD">
              <w:t>14</w:t>
            </w:r>
          </w:p>
        </w:tc>
        <w:tc>
          <w:tcPr>
            <w:tcW w:w="952" w:type="dxa"/>
            <w:tcBorders>
              <w:top w:val="nil"/>
              <w:left w:val="nil"/>
              <w:bottom w:val="nil"/>
              <w:right w:val="nil"/>
            </w:tcBorders>
            <w:vAlign w:val="center"/>
          </w:tcPr>
          <w:p w14:paraId="0F95DEF3" w14:textId="77777777" w:rsidR="00DC704C" w:rsidRPr="003F07FD" w:rsidRDefault="00DC704C" w:rsidP="00C6721E">
            <w:pPr>
              <w:pStyle w:val="TableBody"/>
            </w:pPr>
            <w:r w:rsidRPr="003F07FD">
              <w:t>70</w:t>
            </w:r>
          </w:p>
        </w:tc>
      </w:tr>
      <w:tr w:rsidR="00DC704C" w14:paraId="6F8DD46B" w14:textId="77777777" w:rsidTr="00C6721E">
        <w:tc>
          <w:tcPr>
            <w:tcW w:w="2252" w:type="dxa"/>
            <w:vMerge/>
            <w:tcBorders>
              <w:top w:val="nil"/>
              <w:left w:val="nil"/>
              <w:bottom w:val="nil"/>
              <w:right w:val="nil"/>
            </w:tcBorders>
            <w:vAlign w:val="center"/>
          </w:tcPr>
          <w:p w14:paraId="4D0E102F" w14:textId="77777777" w:rsidR="00DC704C" w:rsidRPr="003F07FD" w:rsidRDefault="00DC704C" w:rsidP="00C6721E">
            <w:pPr>
              <w:pStyle w:val="TableBody"/>
            </w:pPr>
          </w:p>
        </w:tc>
        <w:tc>
          <w:tcPr>
            <w:tcW w:w="1170" w:type="dxa"/>
            <w:vMerge/>
            <w:tcBorders>
              <w:top w:val="nil"/>
              <w:left w:val="nil"/>
              <w:bottom w:val="nil"/>
              <w:right w:val="nil"/>
            </w:tcBorders>
            <w:vAlign w:val="center"/>
          </w:tcPr>
          <w:p w14:paraId="2F8FCB78" w14:textId="77777777" w:rsidR="00DC704C" w:rsidRPr="003F07FD" w:rsidRDefault="00DC704C" w:rsidP="00C6721E">
            <w:pPr>
              <w:pStyle w:val="TableBody"/>
            </w:pPr>
          </w:p>
        </w:tc>
        <w:tc>
          <w:tcPr>
            <w:tcW w:w="1440" w:type="dxa"/>
            <w:tcBorders>
              <w:top w:val="nil"/>
              <w:left w:val="nil"/>
              <w:bottom w:val="nil"/>
              <w:right w:val="nil"/>
            </w:tcBorders>
            <w:vAlign w:val="center"/>
          </w:tcPr>
          <w:p w14:paraId="3A7D7FC1" w14:textId="77777777" w:rsidR="00DC704C" w:rsidRPr="003F07FD" w:rsidRDefault="00DC704C" w:rsidP="00C6721E">
            <w:pPr>
              <w:pStyle w:val="TableBody"/>
            </w:pPr>
            <w:r w:rsidRPr="003F07FD">
              <w:t>Russet Burbank</w:t>
            </w:r>
          </w:p>
        </w:tc>
        <w:tc>
          <w:tcPr>
            <w:tcW w:w="1008" w:type="dxa"/>
            <w:tcBorders>
              <w:top w:val="nil"/>
              <w:left w:val="nil"/>
              <w:bottom w:val="nil"/>
              <w:right w:val="nil"/>
            </w:tcBorders>
            <w:vAlign w:val="center"/>
          </w:tcPr>
          <w:p w14:paraId="7B9ADBB0" w14:textId="77777777" w:rsidR="00DC704C" w:rsidRPr="003F07FD" w:rsidRDefault="00DC704C" w:rsidP="00C6721E">
            <w:pPr>
              <w:pStyle w:val="TableBody"/>
            </w:pPr>
            <w:r w:rsidRPr="003F07FD">
              <w:t>9</w:t>
            </w:r>
          </w:p>
        </w:tc>
        <w:tc>
          <w:tcPr>
            <w:tcW w:w="1008" w:type="dxa"/>
            <w:tcBorders>
              <w:top w:val="nil"/>
              <w:left w:val="nil"/>
              <w:bottom w:val="nil"/>
              <w:right w:val="nil"/>
            </w:tcBorders>
            <w:vAlign w:val="center"/>
          </w:tcPr>
          <w:p w14:paraId="7EEAE133" w14:textId="77777777" w:rsidR="00DC704C" w:rsidRPr="003F07FD" w:rsidRDefault="00DC704C" w:rsidP="00C6721E">
            <w:pPr>
              <w:pStyle w:val="TableBody"/>
            </w:pPr>
            <w:r w:rsidRPr="003F07FD">
              <w:t>52</w:t>
            </w:r>
          </w:p>
        </w:tc>
        <w:tc>
          <w:tcPr>
            <w:tcW w:w="952" w:type="dxa"/>
            <w:tcBorders>
              <w:top w:val="nil"/>
              <w:left w:val="nil"/>
              <w:bottom w:val="nil"/>
              <w:right w:val="nil"/>
            </w:tcBorders>
            <w:vAlign w:val="center"/>
          </w:tcPr>
          <w:p w14:paraId="13CE61E2" w14:textId="77777777" w:rsidR="00DC704C" w:rsidRPr="003F07FD" w:rsidRDefault="00DC704C" w:rsidP="00C6721E">
            <w:pPr>
              <w:pStyle w:val="TableBody"/>
            </w:pPr>
            <w:r w:rsidRPr="003F07FD">
              <w:t>32</w:t>
            </w:r>
            <w:r>
              <w:t>8</w:t>
            </w:r>
          </w:p>
        </w:tc>
      </w:tr>
      <w:tr w:rsidR="00DC704C" w14:paraId="238AF3D9" w14:textId="77777777" w:rsidTr="00C6721E">
        <w:tc>
          <w:tcPr>
            <w:tcW w:w="2252" w:type="dxa"/>
            <w:vMerge/>
            <w:tcBorders>
              <w:top w:val="nil"/>
              <w:left w:val="nil"/>
              <w:bottom w:val="dotted" w:sz="4" w:space="0" w:color="auto"/>
              <w:right w:val="nil"/>
            </w:tcBorders>
            <w:vAlign w:val="center"/>
          </w:tcPr>
          <w:p w14:paraId="2F1B0B5A" w14:textId="77777777" w:rsidR="00DC704C" w:rsidRPr="003F07FD" w:rsidRDefault="00DC704C" w:rsidP="00C6721E">
            <w:pPr>
              <w:pStyle w:val="TableBody"/>
            </w:pPr>
          </w:p>
        </w:tc>
        <w:tc>
          <w:tcPr>
            <w:tcW w:w="1170" w:type="dxa"/>
            <w:vMerge/>
            <w:tcBorders>
              <w:top w:val="nil"/>
              <w:left w:val="nil"/>
              <w:bottom w:val="dotted" w:sz="4" w:space="0" w:color="auto"/>
              <w:right w:val="nil"/>
            </w:tcBorders>
            <w:vAlign w:val="center"/>
          </w:tcPr>
          <w:p w14:paraId="3B8F468D" w14:textId="77777777" w:rsidR="00DC704C" w:rsidRPr="003F07FD" w:rsidRDefault="00DC704C" w:rsidP="00C6721E">
            <w:pPr>
              <w:pStyle w:val="TableBody"/>
            </w:pPr>
          </w:p>
        </w:tc>
        <w:tc>
          <w:tcPr>
            <w:tcW w:w="1440" w:type="dxa"/>
            <w:tcBorders>
              <w:top w:val="nil"/>
              <w:left w:val="nil"/>
              <w:bottom w:val="dotted" w:sz="4" w:space="0" w:color="auto"/>
              <w:right w:val="nil"/>
            </w:tcBorders>
            <w:vAlign w:val="center"/>
          </w:tcPr>
          <w:p w14:paraId="02925450" w14:textId="77777777" w:rsidR="00DC704C" w:rsidRPr="003F07FD" w:rsidRDefault="00DC704C" w:rsidP="00C6721E">
            <w:pPr>
              <w:pStyle w:val="TableBody"/>
            </w:pPr>
            <w:r w:rsidRPr="003F07FD">
              <w:t>Umatilla Russet</w:t>
            </w:r>
          </w:p>
        </w:tc>
        <w:tc>
          <w:tcPr>
            <w:tcW w:w="1008" w:type="dxa"/>
            <w:tcBorders>
              <w:top w:val="nil"/>
              <w:left w:val="nil"/>
              <w:bottom w:val="dotted" w:sz="4" w:space="0" w:color="auto"/>
              <w:right w:val="nil"/>
            </w:tcBorders>
            <w:vAlign w:val="center"/>
          </w:tcPr>
          <w:p w14:paraId="42B9204F" w14:textId="77777777" w:rsidR="00DC704C" w:rsidRPr="003F07FD" w:rsidRDefault="00DC704C" w:rsidP="00C6721E">
            <w:pPr>
              <w:pStyle w:val="TableBody"/>
            </w:pPr>
            <w:r w:rsidRPr="003F07FD">
              <w:t>2</w:t>
            </w:r>
          </w:p>
        </w:tc>
        <w:tc>
          <w:tcPr>
            <w:tcW w:w="1008" w:type="dxa"/>
            <w:tcBorders>
              <w:top w:val="nil"/>
              <w:left w:val="nil"/>
              <w:bottom w:val="dotted" w:sz="4" w:space="0" w:color="auto"/>
              <w:right w:val="nil"/>
            </w:tcBorders>
            <w:vAlign w:val="center"/>
          </w:tcPr>
          <w:p w14:paraId="531946B9" w14:textId="77777777" w:rsidR="00DC704C" w:rsidRPr="003F07FD" w:rsidRDefault="00DC704C" w:rsidP="00C6721E">
            <w:pPr>
              <w:pStyle w:val="TableBody"/>
            </w:pPr>
            <w:r w:rsidRPr="003F07FD">
              <w:t>10</w:t>
            </w:r>
          </w:p>
        </w:tc>
        <w:tc>
          <w:tcPr>
            <w:tcW w:w="952" w:type="dxa"/>
            <w:tcBorders>
              <w:top w:val="nil"/>
              <w:left w:val="nil"/>
              <w:bottom w:val="dotted" w:sz="4" w:space="0" w:color="auto"/>
              <w:right w:val="nil"/>
            </w:tcBorders>
            <w:vAlign w:val="center"/>
          </w:tcPr>
          <w:p w14:paraId="0BBB17C1" w14:textId="77777777" w:rsidR="00DC704C" w:rsidRPr="003F07FD" w:rsidRDefault="00DC704C" w:rsidP="00C6721E">
            <w:pPr>
              <w:pStyle w:val="TableBody"/>
            </w:pPr>
            <w:r w:rsidRPr="003F07FD">
              <w:t>30</w:t>
            </w:r>
          </w:p>
        </w:tc>
      </w:tr>
      <w:tr w:rsidR="00DC704C" w14:paraId="4541359F" w14:textId="77777777" w:rsidTr="00C6721E">
        <w:tc>
          <w:tcPr>
            <w:tcW w:w="2252" w:type="dxa"/>
            <w:vMerge w:val="restart"/>
            <w:tcBorders>
              <w:top w:val="dotted" w:sz="4" w:space="0" w:color="auto"/>
              <w:left w:val="nil"/>
              <w:right w:val="nil"/>
            </w:tcBorders>
            <w:vAlign w:val="center"/>
          </w:tcPr>
          <w:p w14:paraId="24B9902B" w14:textId="77777777" w:rsidR="00DC704C" w:rsidRPr="003F07FD" w:rsidRDefault="00DC704C" w:rsidP="00C6721E">
            <w:pPr>
              <w:pStyle w:val="TableBody"/>
            </w:pPr>
            <w:r>
              <w:rPr>
                <w:noProof/>
              </w:rPr>
              <w:t>Giletto et al. (2020)</w:t>
            </w:r>
          </w:p>
        </w:tc>
        <w:tc>
          <w:tcPr>
            <w:tcW w:w="1170" w:type="dxa"/>
            <w:vMerge w:val="restart"/>
            <w:tcBorders>
              <w:top w:val="dotted" w:sz="4" w:space="0" w:color="auto"/>
              <w:left w:val="nil"/>
              <w:bottom w:val="nil"/>
              <w:right w:val="nil"/>
            </w:tcBorders>
            <w:vAlign w:val="center"/>
          </w:tcPr>
          <w:p w14:paraId="7DDC8E45" w14:textId="77777777" w:rsidR="00DC704C" w:rsidRPr="003F07FD" w:rsidRDefault="00DC704C" w:rsidP="00C6721E">
            <w:pPr>
              <w:pStyle w:val="TableBody"/>
            </w:pPr>
            <w:r w:rsidRPr="003F07FD">
              <w:t>Argentina</w:t>
            </w:r>
          </w:p>
        </w:tc>
        <w:tc>
          <w:tcPr>
            <w:tcW w:w="1440" w:type="dxa"/>
            <w:tcBorders>
              <w:top w:val="dotted" w:sz="4" w:space="0" w:color="auto"/>
              <w:left w:val="nil"/>
              <w:bottom w:val="nil"/>
              <w:right w:val="nil"/>
            </w:tcBorders>
            <w:vAlign w:val="center"/>
          </w:tcPr>
          <w:p w14:paraId="114AE64E" w14:textId="77777777" w:rsidR="00DC704C" w:rsidRPr="003F07FD" w:rsidRDefault="00DC704C" w:rsidP="00C6721E">
            <w:pPr>
              <w:pStyle w:val="TableBody"/>
            </w:pPr>
            <w:r w:rsidRPr="003F07FD">
              <w:t>Bannock Russet</w:t>
            </w:r>
          </w:p>
        </w:tc>
        <w:tc>
          <w:tcPr>
            <w:tcW w:w="1008" w:type="dxa"/>
            <w:tcBorders>
              <w:top w:val="dotted" w:sz="4" w:space="0" w:color="auto"/>
              <w:left w:val="nil"/>
              <w:bottom w:val="nil"/>
              <w:right w:val="nil"/>
            </w:tcBorders>
            <w:vAlign w:val="center"/>
          </w:tcPr>
          <w:p w14:paraId="0171EDEB" w14:textId="77777777" w:rsidR="00DC704C" w:rsidRPr="003F07FD" w:rsidRDefault="00DC704C" w:rsidP="00C6721E">
            <w:pPr>
              <w:pStyle w:val="TableBody"/>
            </w:pPr>
            <w:r w:rsidRPr="003F07FD">
              <w:t>3</w:t>
            </w:r>
          </w:p>
        </w:tc>
        <w:tc>
          <w:tcPr>
            <w:tcW w:w="1008" w:type="dxa"/>
            <w:tcBorders>
              <w:top w:val="dotted" w:sz="4" w:space="0" w:color="auto"/>
              <w:left w:val="nil"/>
              <w:bottom w:val="nil"/>
              <w:right w:val="nil"/>
            </w:tcBorders>
            <w:vAlign w:val="center"/>
          </w:tcPr>
          <w:p w14:paraId="0AC110F6" w14:textId="77777777" w:rsidR="00DC704C" w:rsidRPr="003F07FD" w:rsidRDefault="00DC704C" w:rsidP="00C6721E">
            <w:pPr>
              <w:pStyle w:val="TableBody"/>
            </w:pPr>
            <w:r w:rsidRPr="003F07FD">
              <w:t>13</w:t>
            </w:r>
          </w:p>
        </w:tc>
        <w:tc>
          <w:tcPr>
            <w:tcW w:w="952" w:type="dxa"/>
            <w:tcBorders>
              <w:top w:val="dotted" w:sz="4" w:space="0" w:color="auto"/>
              <w:left w:val="nil"/>
              <w:bottom w:val="nil"/>
              <w:right w:val="nil"/>
            </w:tcBorders>
            <w:vAlign w:val="center"/>
          </w:tcPr>
          <w:p w14:paraId="2BB476E0" w14:textId="77777777" w:rsidR="00DC704C" w:rsidRPr="003F07FD" w:rsidRDefault="00DC704C" w:rsidP="00C6721E">
            <w:pPr>
              <w:pStyle w:val="TableBody"/>
            </w:pPr>
            <w:r w:rsidRPr="003F07FD">
              <w:t>52</w:t>
            </w:r>
          </w:p>
        </w:tc>
      </w:tr>
      <w:tr w:rsidR="00DC704C" w14:paraId="41A5E039" w14:textId="77777777" w:rsidTr="00C6721E">
        <w:tc>
          <w:tcPr>
            <w:tcW w:w="2252" w:type="dxa"/>
            <w:vMerge/>
            <w:tcBorders>
              <w:left w:val="nil"/>
              <w:right w:val="nil"/>
            </w:tcBorders>
            <w:vAlign w:val="center"/>
          </w:tcPr>
          <w:p w14:paraId="71B2E678" w14:textId="77777777" w:rsidR="00DC704C" w:rsidRPr="003F07FD" w:rsidRDefault="00DC704C" w:rsidP="00C6721E">
            <w:pPr>
              <w:pStyle w:val="TableBody"/>
            </w:pPr>
          </w:p>
        </w:tc>
        <w:tc>
          <w:tcPr>
            <w:tcW w:w="1170" w:type="dxa"/>
            <w:vMerge/>
            <w:tcBorders>
              <w:top w:val="nil"/>
              <w:left w:val="nil"/>
              <w:bottom w:val="nil"/>
              <w:right w:val="nil"/>
            </w:tcBorders>
            <w:vAlign w:val="center"/>
          </w:tcPr>
          <w:p w14:paraId="774079AF" w14:textId="77777777" w:rsidR="00DC704C" w:rsidRPr="003F07FD" w:rsidRDefault="00DC704C" w:rsidP="00C6721E">
            <w:pPr>
              <w:pStyle w:val="TableBody"/>
            </w:pPr>
          </w:p>
        </w:tc>
        <w:tc>
          <w:tcPr>
            <w:tcW w:w="1440" w:type="dxa"/>
            <w:tcBorders>
              <w:top w:val="nil"/>
              <w:left w:val="nil"/>
              <w:bottom w:val="nil"/>
              <w:right w:val="nil"/>
            </w:tcBorders>
            <w:vAlign w:val="center"/>
          </w:tcPr>
          <w:p w14:paraId="7F892495" w14:textId="77777777" w:rsidR="00DC704C" w:rsidRPr="003F07FD" w:rsidRDefault="00DC704C" w:rsidP="00C6721E">
            <w:pPr>
              <w:pStyle w:val="TableBody"/>
            </w:pPr>
            <w:r w:rsidRPr="003F07FD">
              <w:t>Gem Russet</w:t>
            </w:r>
          </w:p>
        </w:tc>
        <w:tc>
          <w:tcPr>
            <w:tcW w:w="1008" w:type="dxa"/>
            <w:tcBorders>
              <w:top w:val="nil"/>
              <w:left w:val="nil"/>
              <w:bottom w:val="nil"/>
              <w:right w:val="nil"/>
            </w:tcBorders>
            <w:vAlign w:val="center"/>
          </w:tcPr>
          <w:p w14:paraId="4B4D6BA1" w14:textId="77777777" w:rsidR="00DC704C" w:rsidRPr="003F07FD" w:rsidRDefault="00DC704C" w:rsidP="00C6721E">
            <w:pPr>
              <w:pStyle w:val="TableBody"/>
            </w:pPr>
            <w:r w:rsidRPr="003F07FD">
              <w:t>4</w:t>
            </w:r>
          </w:p>
        </w:tc>
        <w:tc>
          <w:tcPr>
            <w:tcW w:w="1008" w:type="dxa"/>
            <w:tcBorders>
              <w:top w:val="nil"/>
              <w:left w:val="nil"/>
              <w:bottom w:val="nil"/>
              <w:right w:val="nil"/>
            </w:tcBorders>
            <w:vAlign w:val="center"/>
          </w:tcPr>
          <w:p w14:paraId="7426D0EF" w14:textId="77777777" w:rsidR="00DC704C" w:rsidRPr="003F07FD" w:rsidRDefault="00DC704C" w:rsidP="00C6721E">
            <w:pPr>
              <w:pStyle w:val="TableBody"/>
            </w:pPr>
            <w:r w:rsidRPr="003F07FD">
              <w:t>18</w:t>
            </w:r>
          </w:p>
        </w:tc>
        <w:tc>
          <w:tcPr>
            <w:tcW w:w="952" w:type="dxa"/>
            <w:tcBorders>
              <w:top w:val="nil"/>
              <w:left w:val="nil"/>
              <w:bottom w:val="nil"/>
              <w:right w:val="nil"/>
            </w:tcBorders>
            <w:vAlign w:val="center"/>
          </w:tcPr>
          <w:p w14:paraId="102A4BAD" w14:textId="77777777" w:rsidR="00DC704C" w:rsidRPr="003F07FD" w:rsidRDefault="00DC704C" w:rsidP="00C6721E">
            <w:pPr>
              <w:pStyle w:val="TableBody"/>
            </w:pPr>
            <w:r w:rsidRPr="003F07FD">
              <w:t>72</w:t>
            </w:r>
          </w:p>
        </w:tc>
      </w:tr>
      <w:tr w:rsidR="00DC704C" w14:paraId="65B2374A" w14:textId="77777777" w:rsidTr="00C6721E">
        <w:tc>
          <w:tcPr>
            <w:tcW w:w="2252" w:type="dxa"/>
            <w:vMerge/>
            <w:tcBorders>
              <w:left w:val="nil"/>
              <w:right w:val="nil"/>
            </w:tcBorders>
            <w:vAlign w:val="center"/>
          </w:tcPr>
          <w:p w14:paraId="1397C346" w14:textId="77777777" w:rsidR="00DC704C" w:rsidRPr="003F07FD" w:rsidRDefault="00DC704C" w:rsidP="00C6721E">
            <w:pPr>
              <w:pStyle w:val="TableBody"/>
            </w:pPr>
          </w:p>
        </w:tc>
        <w:tc>
          <w:tcPr>
            <w:tcW w:w="1170" w:type="dxa"/>
            <w:vMerge/>
            <w:tcBorders>
              <w:top w:val="nil"/>
              <w:left w:val="nil"/>
              <w:bottom w:val="nil"/>
              <w:right w:val="nil"/>
            </w:tcBorders>
            <w:vAlign w:val="center"/>
          </w:tcPr>
          <w:p w14:paraId="402B22BB" w14:textId="77777777" w:rsidR="00DC704C" w:rsidRPr="003F07FD" w:rsidRDefault="00DC704C" w:rsidP="00C6721E">
            <w:pPr>
              <w:pStyle w:val="TableBody"/>
            </w:pPr>
          </w:p>
        </w:tc>
        <w:tc>
          <w:tcPr>
            <w:tcW w:w="1440" w:type="dxa"/>
            <w:tcBorders>
              <w:top w:val="nil"/>
              <w:left w:val="nil"/>
              <w:bottom w:val="nil"/>
              <w:right w:val="nil"/>
            </w:tcBorders>
            <w:vAlign w:val="center"/>
          </w:tcPr>
          <w:p w14:paraId="51E032A7" w14:textId="77777777" w:rsidR="00DC704C" w:rsidRPr="003F07FD" w:rsidRDefault="00DC704C" w:rsidP="00C6721E">
            <w:pPr>
              <w:pStyle w:val="TableBody"/>
            </w:pPr>
            <w:r w:rsidRPr="003F07FD">
              <w:t>Innovator</w:t>
            </w:r>
          </w:p>
        </w:tc>
        <w:tc>
          <w:tcPr>
            <w:tcW w:w="1008" w:type="dxa"/>
            <w:tcBorders>
              <w:top w:val="nil"/>
              <w:left w:val="nil"/>
              <w:bottom w:val="nil"/>
              <w:right w:val="nil"/>
            </w:tcBorders>
            <w:vAlign w:val="center"/>
          </w:tcPr>
          <w:p w14:paraId="21041EE4" w14:textId="77777777" w:rsidR="00DC704C" w:rsidRPr="003F07FD" w:rsidRDefault="00DC704C" w:rsidP="00C6721E">
            <w:pPr>
              <w:pStyle w:val="TableBody"/>
            </w:pPr>
            <w:r w:rsidRPr="003F07FD">
              <w:t>4</w:t>
            </w:r>
          </w:p>
        </w:tc>
        <w:tc>
          <w:tcPr>
            <w:tcW w:w="1008" w:type="dxa"/>
            <w:tcBorders>
              <w:top w:val="nil"/>
              <w:left w:val="nil"/>
              <w:bottom w:val="nil"/>
              <w:right w:val="nil"/>
            </w:tcBorders>
            <w:vAlign w:val="center"/>
          </w:tcPr>
          <w:p w14:paraId="3621CBB9" w14:textId="77777777" w:rsidR="00DC704C" w:rsidRPr="003F07FD" w:rsidRDefault="00DC704C" w:rsidP="00C6721E">
            <w:pPr>
              <w:pStyle w:val="TableBody"/>
            </w:pPr>
            <w:r w:rsidRPr="003F07FD">
              <w:t>18</w:t>
            </w:r>
          </w:p>
        </w:tc>
        <w:tc>
          <w:tcPr>
            <w:tcW w:w="952" w:type="dxa"/>
            <w:tcBorders>
              <w:top w:val="nil"/>
              <w:left w:val="nil"/>
              <w:bottom w:val="nil"/>
              <w:right w:val="nil"/>
            </w:tcBorders>
            <w:vAlign w:val="center"/>
          </w:tcPr>
          <w:p w14:paraId="49914934" w14:textId="77777777" w:rsidR="00DC704C" w:rsidRPr="003F07FD" w:rsidRDefault="00DC704C" w:rsidP="00C6721E">
            <w:pPr>
              <w:pStyle w:val="TableBody"/>
            </w:pPr>
            <w:r w:rsidRPr="003F07FD">
              <w:t>72</w:t>
            </w:r>
          </w:p>
        </w:tc>
      </w:tr>
      <w:tr w:rsidR="00DC704C" w14:paraId="0FF15D72" w14:textId="77777777" w:rsidTr="00C6721E">
        <w:tc>
          <w:tcPr>
            <w:tcW w:w="2252" w:type="dxa"/>
            <w:vMerge/>
            <w:tcBorders>
              <w:left w:val="nil"/>
              <w:right w:val="nil"/>
            </w:tcBorders>
            <w:vAlign w:val="center"/>
          </w:tcPr>
          <w:p w14:paraId="01000534" w14:textId="77777777" w:rsidR="00DC704C" w:rsidRPr="003F07FD" w:rsidRDefault="00DC704C" w:rsidP="00C6721E">
            <w:pPr>
              <w:pStyle w:val="TableBody"/>
            </w:pPr>
          </w:p>
        </w:tc>
        <w:tc>
          <w:tcPr>
            <w:tcW w:w="1170" w:type="dxa"/>
            <w:vMerge/>
            <w:tcBorders>
              <w:top w:val="nil"/>
              <w:left w:val="nil"/>
              <w:bottom w:val="nil"/>
              <w:right w:val="nil"/>
            </w:tcBorders>
            <w:vAlign w:val="center"/>
          </w:tcPr>
          <w:p w14:paraId="78D43DE8" w14:textId="77777777" w:rsidR="00DC704C" w:rsidRPr="003F07FD" w:rsidRDefault="00DC704C" w:rsidP="00C6721E">
            <w:pPr>
              <w:pStyle w:val="TableBody"/>
            </w:pPr>
          </w:p>
        </w:tc>
        <w:tc>
          <w:tcPr>
            <w:tcW w:w="1440" w:type="dxa"/>
            <w:tcBorders>
              <w:top w:val="nil"/>
              <w:left w:val="nil"/>
              <w:bottom w:val="nil"/>
              <w:right w:val="nil"/>
            </w:tcBorders>
            <w:vAlign w:val="center"/>
          </w:tcPr>
          <w:p w14:paraId="0157D8F5" w14:textId="77777777" w:rsidR="00DC704C" w:rsidRPr="003F07FD" w:rsidRDefault="00DC704C" w:rsidP="00C6721E">
            <w:pPr>
              <w:pStyle w:val="TableBody"/>
            </w:pPr>
            <w:r w:rsidRPr="003F07FD">
              <w:t>Markies Russet</w:t>
            </w:r>
          </w:p>
        </w:tc>
        <w:tc>
          <w:tcPr>
            <w:tcW w:w="1008" w:type="dxa"/>
            <w:tcBorders>
              <w:top w:val="nil"/>
              <w:left w:val="nil"/>
              <w:bottom w:val="nil"/>
              <w:right w:val="nil"/>
            </w:tcBorders>
            <w:vAlign w:val="center"/>
          </w:tcPr>
          <w:p w14:paraId="222AEEC5" w14:textId="77777777" w:rsidR="00DC704C" w:rsidRPr="003F07FD" w:rsidRDefault="00DC704C" w:rsidP="00C6721E">
            <w:pPr>
              <w:pStyle w:val="TableBody"/>
            </w:pPr>
            <w:r w:rsidRPr="003F07FD">
              <w:t>2</w:t>
            </w:r>
          </w:p>
        </w:tc>
        <w:tc>
          <w:tcPr>
            <w:tcW w:w="1008" w:type="dxa"/>
            <w:tcBorders>
              <w:top w:val="nil"/>
              <w:left w:val="nil"/>
              <w:bottom w:val="nil"/>
              <w:right w:val="nil"/>
            </w:tcBorders>
            <w:vAlign w:val="center"/>
          </w:tcPr>
          <w:p w14:paraId="6416C525" w14:textId="77777777" w:rsidR="00DC704C" w:rsidRPr="003F07FD" w:rsidRDefault="00DC704C" w:rsidP="00C6721E">
            <w:pPr>
              <w:pStyle w:val="TableBody"/>
            </w:pPr>
            <w:r w:rsidRPr="003F07FD">
              <w:t>9</w:t>
            </w:r>
          </w:p>
        </w:tc>
        <w:tc>
          <w:tcPr>
            <w:tcW w:w="952" w:type="dxa"/>
            <w:tcBorders>
              <w:top w:val="nil"/>
              <w:left w:val="nil"/>
              <w:bottom w:val="nil"/>
              <w:right w:val="nil"/>
            </w:tcBorders>
            <w:vAlign w:val="center"/>
          </w:tcPr>
          <w:p w14:paraId="58961004" w14:textId="77777777" w:rsidR="00DC704C" w:rsidRPr="003F07FD" w:rsidRDefault="00DC704C" w:rsidP="00C6721E">
            <w:pPr>
              <w:pStyle w:val="TableBody"/>
            </w:pPr>
            <w:r w:rsidRPr="003F07FD">
              <w:t>36</w:t>
            </w:r>
          </w:p>
        </w:tc>
      </w:tr>
      <w:tr w:rsidR="00DC704C" w14:paraId="1CA9E5ED" w14:textId="77777777" w:rsidTr="00C6721E">
        <w:tc>
          <w:tcPr>
            <w:tcW w:w="2252" w:type="dxa"/>
            <w:vMerge/>
            <w:tcBorders>
              <w:left w:val="nil"/>
              <w:right w:val="nil"/>
            </w:tcBorders>
            <w:vAlign w:val="center"/>
          </w:tcPr>
          <w:p w14:paraId="399A98C9" w14:textId="77777777" w:rsidR="00DC704C" w:rsidRPr="003F07FD" w:rsidRDefault="00DC704C" w:rsidP="00C6721E">
            <w:pPr>
              <w:pStyle w:val="TableBody"/>
            </w:pPr>
          </w:p>
        </w:tc>
        <w:tc>
          <w:tcPr>
            <w:tcW w:w="1170" w:type="dxa"/>
            <w:vMerge/>
            <w:tcBorders>
              <w:top w:val="nil"/>
              <w:left w:val="nil"/>
              <w:bottom w:val="dotted" w:sz="4" w:space="0" w:color="auto"/>
              <w:right w:val="nil"/>
            </w:tcBorders>
            <w:vAlign w:val="center"/>
          </w:tcPr>
          <w:p w14:paraId="7AE41D99" w14:textId="77777777" w:rsidR="00DC704C" w:rsidRPr="003F07FD" w:rsidRDefault="00DC704C" w:rsidP="00C6721E">
            <w:pPr>
              <w:pStyle w:val="TableBody"/>
            </w:pPr>
          </w:p>
        </w:tc>
        <w:tc>
          <w:tcPr>
            <w:tcW w:w="1440" w:type="dxa"/>
            <w:tcBorders>
              <w:top w:val="nil"/>
              <w:left w:val="nil"/>
              <w:bottom w:val="dotted" w:sz="4" w:space="0" w:color="auto"/>
              <w:right w:val="nil"/>
            </w:tcBorders>
            <w:vAlign w:val="center"/>
          </w:tcPr>
          <w:p w14:paraId="1C507AD5" w14:textId="77777777" w:rsidR="00DC704C" w:rsidRPr="003F07FD" w:rsidRDefault="00DC704C" w:rsidP="00C6721E">
            <w:pPr>
              <w:pStyle w:val="TableBody"/>
            </w:pPr>
            <w:r w:rsidRPr="003F07FD">
              <w:t>Umatilla Russet</w:t>
            </w:r>
          </w:p>
        </w:tc>
        <w:tc>
          <w:tcPr>
            <w:tcW w:w="1008" w:type="dxa"/>
            <w:tcBorders>
              <w:top w:val="nil"/>
              <w:left w:val="nil"/>
              <w:bottom w:val="dotted" w:sz="4" w:space="0" w:color="auto"/>
              <w:right w:val="nil"/>
            </w:tcBorders>
            <w:vAlign w:val="center"/>
          </w:tcPr>
          <w:p w14:paraId="568507C8" w14:textId="77777777" w:rsidR="00DC704C" w:rsidRPr="003F07FD" w:rsidRDefault="00DC704C" w:rsidP="00C6721E">
            <w:pPr>
              <w:pStyle w:val="TableBody"/>
            </w:pPr>
            <w:r w:rsidRPr="003F07FD">
              <w:t>3</w:t>
            </w:r>
          </w:p>
        </w:tc>
        <w:tc>
          <w:tcPr>
            <w:tcW w:w="1008" w:type="dxa"/>
            <w:tcBorders>
              <w:top w:val="nil"/>
              <w:left w:val="nil"/>
              <w:bottom w:val="dotted" w:sz="4" w:space="0" w:color="auto"/>
              <w:right w:val="nil"/>
            </w:tcBorders>
            <w:vAlign w:val="center"/>
          </w:tcPr>
          <w:p w14:paraId="48886BA8" w14:textId="77777777" w:rsidR="00DC704C" w:rsidRPr="003F07FD" w:rsidRDefault="00DC704C" w:rsidP="00C6721E">
            <w:pPr>
              <w:pStyle w:val="TableBody"/>
            </w:pPr>
            <w:r w:rsidRPr="003F07FD">
              <w:t>14</w:t>
            </w:r>
          </w:p>
        </w:tc>
        <w:tc>
          <w:tcPr>
            <w:tcW w:w="952" w:type="dxa"/>
            <w:tcBorders>
              <w:top w:val="nil"/>
              <w:left w:val="nil"/>
              <w:bottom w:val="dotted" w:sz="4" w:space="0" w:color="auto"/>
              <w:right w:val="nil"/>
            </w:tcBorders>
            <w:vAlign w:val="center"/>
          </w:tcPr>
          <w:p w14:paraId="3496EA5E" w14:textId="77777777" w:rsidR="00DC704C" w:rsidRPr="003F07FD" w:rsidRDefault="00DC704C" w:rsidP="00C6721E">
            <w:pPr>
              <w:pStyle w:val="TableBody"/>
            </w:pPr>
            <w:r w:rsidRPr="003F07FD">
              <w:t>56</w:t>
            </w:r>
          </w:p>
        </w:tc>
      </w:tr>
      <w:tr w:rsidR="00DC704C" w14:paraId="777EA9BD" w14:textId="77777777" w:rsidTr="00C6721E">
        <w:tc>
          <w:tcPr>
            <w:tcW w:w="2252" w:type="dxa"/>
            <w:vMerge/>
            <w:tcBorders>
              <w:left w:val="nil"/>
              <w:right w:val="nil"/>
            </w:tcBorders>
            <w:vAlign w:val="center"/>
          </w:tcPr>
          <w:p w14:paraId="3CE67D67" w14:textId="77777777" w:rsidR="00DC704C" w:rsidRPr="003F07FD" w:rsidRDefault="00DC704C" w:rsidP="00C6721E">
            <w:pPr>
              <w:pStyle w:val="TableBody"/>
            </w:pPr>
          </w:p>
        </w:tc>
        <w:tc>
          <w:tcPr>
            <w:tcW w:w="1170" w:type="dxa"/>
            <w:vMerge w:val="restart"/>
            <w:tcBorders>
              <w:top w:val="dotted" w:sz="4" w:space="0" w:color="auto"/>
              <w:left w:val="nil"/>
              <w:right w:val="nil"/>
            </w:tcBorders>
            <w:vAlign w:val="center"/>
          </w:tcPr>
          <w:p w14:paraId="7165BD1E" w14:textId="77777777" w:rsidR="00DC704C" w:rsidRPr="003F07FD" w:rsidRDefault="00DC704C" w:rsidP="00C6721E">
            <w:pPr>
              <w:pStyle w:val="TableBody"/>
            </w:pPr>
            <w:r w:rsidRPr="003F07FD">
              <w:t>Canada</w:t>
            </w:r>
          </w:p>
        </w:tc>
        <w:tc>
          <w:tcPr>
            <w:tcW w:w="1440" w:type="dxa"/>
            <w:tcBorders>
              <w:top w:val="dotted" w:sz="4" w:space="0" w:color="auto"/>
              <w:left w:val="nil"/>
              <w:bottom w:val="nil"/>
              <w:right w:val="nil"/>
            </w:tcBorders>
            <w:vAlign w:val="center"/>
          </w:tcPr>
          <w:p w14:paraId="67152CE5" w14:textId="77777777" w:rsidR="00DC704C" w:rsidRPr="003F07FD" w:rsidRDefault="00DC704C" w:rsidP="00C6721E">
            <w:pPr>
              <w:pStyle w:val="TableBody"/>
            </w:pPr>
            <w:r w:rsidRPr="003F07FD">
              <w:t>Russet Burbank</w:t>
            </w:r>
          </w:p>
        </w:tc>
        <w:tc>
          <w:tcPr>
            <w:tcW w:w="1008" w:type="dxa"/>
            <w:tcBorders>
              <w:top w:val="dotted" w:sz="4" w:space="0" w:color="auto"/>
              <w:left w:val="nil"/>
              <w:bottom w:val="nil"/>
              <w:right w:val="nil"/>
            </w:tcBorders>
            <w:vAlign w:val="center"/>
          </w:tcPr>
          <w:p w14:paraId="326836EB" w14:textId="77777777" w:rsidR="00DC704C" w:rsidRPr="003F07FD" w:rsidRDefault="00DC704C" w:rsidP="00C6721E">
            <w:pPr>
              <w:pStyle w:val="TableBody"/>
            </w:pPr>
            <w:r w:rsidRPr="003F07FD">
              <w:t>4</w:t>
            </w:r>
          </w:p>
        </w:tc>
        <w:tc>
          <w:tcPr>
            <w:tcW w:w="1008" w:type="dxa"/>
            <w:tcBorders>
              <w:top w:val="dotted" w:sz="4" w:space="0" w:color="auto"/>
              <w:left w:val="nil"/>
              <w:bottom w:val="nil"/>
              <w:right w:val="nil"/>
            </w:tcBorders>
            <w:vAlign w:val="center"/>
          </w:tcPr>
          <w:p w14:paraId="630F9429" w14:textId="77777777" w:rsidR="00DC704C" w:rsidRPr="003F07FD" w:rsidRDefault="00DC704C" w:rsidP="00C6721E">
            <w:pPr>
              <w:pStyle w:val="TableBody"/>
            </w:pPr>
            <w:r w:rsidRPr="003F07FD">
              <w:t>30</w:t>
            </w:r>
          </w:p>
        </w:tc>
        <w:tc>
          <w:tcPr>
            <w:tcW w:w="952" w:type="dxa"/>
            <w:tcBorders>
              <w:top w:val="dotted" w:sz="4" w:space="0" w:color="auto"/>
              <w:left w:val="nil"/>
              <w:bottom w:val="nil"/>
              <w:right w:val="nil"/>
            </w:tcBorders>
            <w:vAlign w:val="center"/>
          </w:tcPr>
          <w:p w14:paraId="67B3CAF9" w14:textId="77777777" w:rsidR="00DC704C" w:rsidRPr="003F07FD" w:rsidRDefault="00DC704C" w:rsidP="00C6721E">
            <w:pPr>
              <w:pStyle w:val="TableBody"/>
            </w:pPr>
            <w:r w:rsidRPr="003F07FD">
              <w:t>1</w:t>
            </w:r>
            <w:r>
              <w:t>04</w:t>
            </w:r>
          </w:p>
        </w:tc>
      </w:tr>
      <w:tr w:rsidR="00DC704C" w14:paraId="0A13DD54" w14:textId="77777777" w:rsidTr="00C6721E">
        <w:tc>
          <w:tcPr>
            <w:tcW w:w="2252" w:type="dxa"/>
            <w:vMerge/>
            <w:tcBorders>
              <w:left w:val="nil"/>
              <w:bottom w:val="dotted" w:sz="4" w:space="0" w:color="auto"/>
              <w:right w:val="nil"/>
            </w:tcBorders>
            <w:vAlign w:val="center"/>
          </w:tcPr>
          <w:p w14:paraId="5142BE75" w14:textId="77777777" w:rsidR="00DC704C" w:rsidRPr="003F07FD" w:rsidRDefault="00DC704C" w:rsidP="00C6721E">
            <w:pPr>
              <w:pStyle w:val="TableBody"/>
            </w:pPr>
          </w:p>
        </w:tc>
        <w:tc>
          <w:tcPr>
            <w:tcW w:w="1170" w:type="dxa"/>
            <w:vMerge/>
            <w:tcBorders>
              <w:left w:val="nil"/>
              <w:bottom w:val="dotted" w:sz="4" w:space="0" w:color="auto"/>
              <w:right w:val="nil"/>
            </w:tcBorders>
            <w:vAlign w:val="center"/>
          </w:tcPr>
          <w:p w14:paraId="08915FA8" w14:textId="77777777" w:rsidR="00DC704C" w:rsidRPr="003F07FD" w:rsidRDefault="00DC704C" w:rsidP="00C6721E">
            <w:pPr>
              <w:pStyle w:val="TableBody"/>
            </w:pPr>
          </w:p>
        </w:tc>
        <w:tc>
          <w:tcPr>
            <w:tcW w:w="1440" w:type="dxa"/>
            <w:tcBorders>
              <w:top w:val="nil"/>
              <w:left w:val="nil"/>
              <w:bottom w:val="dotted" w:sz="4" w:space="0" w:color="auto"/>
              <w:right w:val="nil"/>
            </w:tcBorders>
            <w:vAlign w:val="center"/>
          </w:tcPr>
          <w:p w14:paraId="4C0F58A4" w14:textId="77777777" w:rsidR="00DC704C" w:rsidRPr="003F07FD" w:rsidRDefault="00DC704C" w:rsidP="00C6721E">
            <w:pPr>
              <w:pStyle w:val="TableBody"/>
            </w:pPr>
            <w:r w:rsidRPr="003F07FD">
              <w:t>Shepody</w:t>
            </w:r>
          </w:p>
        </w:tc>
        <w:tc>
          <w:tcPr>
            <w:tcW w:w="1008" w:type="dxa"/>
            <w:tcBorders>
              <w:top w:val="nil"/>
              <w:left w:val="nil"/>
              <w:bottom w:val="dotted" w:sz="4" w:space="0" w:color="auto"/>
              <w:right w:val="nil"/>
            </w:tcBorders>
            <w:vAlign w:val="center"/>
          </w:tcPr>
          <w:p w14:paraId="03C876A8" w14:textId="77777777" w:rsidR="00DC704C" w:rsidRPr="003F07FD" w:rsidRDefault="00DC704C" w:rsidP="00C6721E">
            <w:pPr>
              <w:pStyle w:val="TableBody"/>
            </w:pPr>
            <w:r w:rsidRPr="003F07FD">
              <w:t>4</w:t>
            </w:r>
          </w:p>
        </w:tc>
        <w:tc>
          <w:tcPr>
            <w:tcW w:w="1008" w:type="dxa"/>
            <w:tcBorders>
              <w:top w:val="nil"/>
              <w:left w:val="nil"/>
              <w:bottom w:val="dotted" w:sz="4" w:space="0" w:color="auto"/>
              <w:right w:val="nil"/>
            </w:tcBorders>
            <w:vAlign w:val="center"/>
          </w:tcPr>
          <w:p w14:paraId="3C7CADCC" w14:textId="77777777" w:rsidR="00DC704C" w:rsidRPr="003F07FD" w:rsidRDefault="00DC704C" w:rsidP="00C6721E">
            <w:pPr>
              <w:pStyle w:val="TableBody"/>
            </w:pPr>
            <w:r w:rsidRPr="003F07FD">
              <w:t>30</w:t>
            </w:r>
          </w:p>
        </w:tc>
        <w:tc>
          <w:tcPr>
            <w:tcW w:w="952" w:type="dxa"/>
            <w:tcBorders>
              <w:top w:val="nil"/>
              <w:left w:val="nil"/>
              <w:bottom w:val="dotted" w:sz="4" w:space="0" w:color="auto"/>
              <w:right w:val="nil"/>
            </w:tcBorders>
            <w:vAlign w:val="center"/>
          </w:tcPr>
          <w:p w14:paraId="16244FBE" w14:textId="77777777" w:rsidR="00DC704C" w:rsidRPr="003F07FD" w:rsidRDefault="00DC704C" w:rsidP="00C6721E">
            <w:pPr>
              <w:pStyle w:val="TableBody"/>
            </w:pPr>
            <w:r w:rsidRPr="003F07FD">
              <w:t>1</w:t>
            </w:r>
            <w:r>
              <w:t>05</w:t>
            </w:r>
          </w:p>
        </w:tc>
      </w:tr>
      <w:tr w:rsidR="00DC704C" w14:paraId="0EC36C24" w14:textId="77777777" w:rsidTr="00C6721E">
        <w:tc>
          <w:tcPr>
            <w:tcW w:w="2252" w:type="dxa"/>
            <w:vMerge w:val="restart"/>
            <w:tcBorders>
              <w:top w:val="dotted" w:sz="4" w:space="0" w:color="auto"/>
              <w:left w:val="nil"/>
              <w:right w:val="nil"/>
            </w:tcBorders>
            <w:vAlign w:val="center"/>
          </w:tcPr>
          <w:p w14:paraId="371EA6EC" w14:textId="77777777" w:rsidR="00DC704C" w:rsidRPr="003F07FD" w:rsidRDefault="00DC704C" w:rsidP="00C6721E">
            <w:pPr>
              <w:pStyle w:val="TableBody"/>
            </w:pPr>
            <w:r>
              <w:rPr>
                <w:noProof/>
              </w:rPr>
              <w:t>Ben Abdallah et al. (2016)</w:t>
            </w:r>
          </w:p>
        </w:tc>
        <w:tc>
          <w:tcPr>
            <w:tcW w:w="1170" w:type="dxa"/>
            <w:vMerge w:val="restart"/>
            <w:tcBorders>
              <w:top w:val="dotted" w:sz="4" w:space="0" w:color="auto"/>
              <w:left w:val="nil"/>
              <w:right w:val="nil"/>
            </w:tcBorders>
            <w:vAlign w:val="center"/>
          </w:tcPr>
          <w:p w14:paraId="2DF6898C" w14:textId="77777777" w:rsidR="00DC704C" w:rsidRPr="003F07FD" w:rsidRDefault="00DC704C" w:rsidP="00C6721E">
            <w:pPr>
              <w:pStyle w:val="TableBody"/>
            </w:pPr>
            <w:r w:rsidRPr="003F07FD">
              <w:t>Belgium</w:t>
            </w:r>
          </w:p>
        </w:tc>
        <w:tc>
          <w:tcPr>
            <w:tcW w:w="1440" w:type="dxa"/>
            <w:tcBorders>
              <w:top w:val="dotted" w:sz="4" w:space="0" w:color="auto"/>
              <w:left w:val="nil"/>
              <w:bottom w:val="nil"/>
              <w:right w:val="nil"/>
            </w:tcBorders>
            <w:vAlign w:val="center"/>
          </w:tcPr>
          <w:p w14:paraId="66078338" w14:textId="77777777" w:rsidR="00DC704C" w:rsidRPr="003F07FD" w:rsidRDefault="00DC704C" w:rsidP="00C6721E">
            <w:pPr>
              <w:pStyle w:val="TableBody"/>
            </w:pPr>
            <w:r w:rsidRPr="003F07FD">
              <w:t>Bintje</w:t>
            </w:r>
          </w:p>
        </w:tc>
        <w:tc>
          <w:tcPr>
            <w:tcW w:w="1008" w:type="dxa"/>
            <w:tcBorders>
              <w:top w:val="dotted" w:sz="4" w:space="0" w:color="auto"/>
              <w:left w:val="nil"/>
              <w:bottom w:val="nil"/>
              <w:right w:val="nil"/>
            </w:tcBorders>
            <w:vAlign w:val="center"/>
          </w:tcPr>
          <w:p w14:paraId="4941E07F" w14:textId="77777777" w:rsidR="00DC704C" w:rsidRPr="003F07FD" w:rsidRDefault="00DC704C" w:rsidP="00C6721E">
            <w:pPr>
              <w:pStyle w:val="TableBody"/>
            </w:pPr>
            <w:r w:rsidRPr="003F07FD">
              <w:t>17</w:t>
            </w:r>
          </w:p>
        </w:tc>
        <w:tc>
          <w:tcPr>
            <w:tcW w:w="1008" w:type="dxa"/>
            <w:tcBorders>
              <w:top w:val="dotted" w:sz="4" w:space="0" w:color="auto"/>
              <w:left w:val="nil"/>
              <w:bottom w:val="nil"/>
              <w:right w:val="nil"/>
            </w:tcBorders>
            <w:vAlign w:val="center"/>
          </w:tcPr>
          <w:p w14:paraId="7F4E4A37" w14:textId="77777777" w:rsidR="00DC704C" w:rsidRPr="003F07FD" w:rsidRDefault="00DC704C" w:rsidP="00C6721E">
            <w:pPr>
              <w:pStyle w:val="TableBody"/>
            </w:pPr>
            <w:r w:rsidRPr="003F07FD">
              <w:t>49</w:t>
            </w:r>
          </w:p>
        </w:tc>
        <w:tc>
          <w:tcPr>
            <w:tcW w:w="952" w:type="dxa"/>
            <w:tcBorders>
              <w:top w:val="dotted" w:sz="4" w:space="0" w:color="auto"/>
              <w:left w:val="nil"/>
              <w:bottom w:val="nil"/>
              <w:right w:val="nil"/>
            </w:tcBorders>
            <w:vAlign w:val="center"/>
          </w:tcPr>
          <w:p w14:paraId="79821743" w14:textId="77777777" w:rsidR="00DC704C" w:rsidRPr="003F07FD" w:rsidRDefault="00DC704C" w:rsidP="00C6721E">
            <w:pPr>
              <w:pStyle w:val="TableBody"/>
            </w:pPr>
            <w:r w:rsidRPr="003F07FD">
              <w:t>238</w:t>
            </w:r>
          </w:p>
        </w:tc>
      </w:tr>
      <w:tr w:rsidR="00DC704C" w14:paraId="3A8746EF" w14:textId="77777777" w:rsidTr="00C6721E">
        <w:tc>
          <w:tcPr>
            <w:tcW w:w="2252" w:type="dxa"/>
            <w:vMerge/>
            <w:tcBorders>
              <w:left w:val="nil"/>
              <w:bottom w:val="single" w:sz="4" w:space="0" w:color="auto"/>
              <w:right w:val="nil"/>
            </w:tcBorders>
            <w:vAlign w:val="center"/>
          </w:tcPr>
          <w:p w14:paraId="7A184BDC" w14:textId="77777777" w:rsidR="00DC704C" w:rsidRPr="003F07FD" w:rsidRDefault="00DC704C" w:rsidP="00C6721E">
            <w:pPr>
              <w:pStyle w:val="TableBody"/>
            </w:pPr>
          </w:p>
        </w:tc>
        <w:tc>
          <w:tcPr>
            <w:tcW w:w="1170" w:type="dxa"/>
            <w:vMerge/>
            <w:tcBorders>
              <w:left w:val="nil"/>
              <w:bottom w:val="single" w:sz="4" w:space="0" w:color="auto"/>
              <w:right w:val="nil"/>
            </w:tcBorders>
            <w:vAlign w:val="center"/>
          </w:tcPr>
          <w:p w14:paraId="11232C43" w14:textId="77777777" w:rsidR="00DC704C" w:rsidRPr="003F07FD" w:rsidRDefault="00DC704C" w:rsidP="00C6721E">
            <w:pPr>
              <w:pStyle w:val="TableBody"/>
            </w:pPr>
          </w:p>
        </w:tc>
        <w:tc>
          <w:tcPr>
            <w:tcW w:w="1440" w:type="dxa"/>
            <w:tcBorders>
              <w:top w:val="nil"/>
              <w:left w:val="nil"/>
              <w:bottom w:val="single" w:sz="4" w:space="0" w:color="auto"/>
              <w:right w:val="nil"/>
            </w:tcBorders>
            <w:vAlign w:val="center"/>
          </w:tcPr>
          <w:p w14:paraId="0D65CB34" w14:textId="77777777" w:rsidR="00DC704C" w:rsidRPr="003F07FD" w:rsidRDefault="00DC704C" w:rsidP="00C6721E">
            <w:pPr>
              <w:pStyle w:val="TableBody"/>
            </w:pPr>
            <w:r w:rsidRPr="003F07FD">
              <w:t>Charlotte</w:t>
            </w:r>
          </w:p>
        </w:tc>
        <w:tc>
          <w:tcPr>
            <w:tcW w:w="1008" w:type="dxa"/>
            <w:tcBorders>
              <w:top w:val="nil"/>
              <w:left w:val="nil"/>
              <w:bottom w:val="single" w:sz="4" w:space="0" w:color="auto"/>
              <w:right w:val="nil"/>
            </w:tcBorders>
            <w:vAlign w:val="center"/>
          </w:tcPr>
          <w:p w14:paraId="15313A99" w14:textId="77777777" w:rsidR="00DC704C" w:rsidRPr="003F07FD" w:rsidRDefault="00DC704C" w:rsidP="00C6721E">
            <w:pPr>
              <w:pStyle w:val="TableBody"/>
            </w:pPr>
            <w:r w:rsidRPr="003F07FD">
              <w:t>7</w:t>
            </w:r>
          </w:p>
        </w:tc>
        <w:tc>
          <w:tcPr>
            <w:tcW w:w="1008" w:type="dxa"/>
            <w:tcBorders>
              <w:top w:val="nil"/>
              <w:left w:val="nil"/>
              <w:bottom w:val="single" w:sz="4" w:space="0" w:color="auto"/>
              <w:right w:val="nil"/>
            </w:tcBorders>
            <w:vAlign w:val="center"/>
          </w:tcPr>
          <w:p w14:paraId="1CA1B59C" w14:textId="77777777" w:rsidR="00DC704C" w:rsidRPr="003F07FD" w:rsidRDefault="00DC704C" w:rsidP="00C6721E">
            <w:pPr>
              <w:pStyle w:val="TableBody"/>
            </w:pPr>
            <w:r w:rsidRPr="003F07FD">
              <w:t>24</w:t>
            </w:r>
          </w:p>
        </w:tc>
        <w:tc>
          <w:tcPr>
            <w:tcW w:w="952" w:type="dxa"/>
            <w:tcBorders>
              <w:top w:val="nil"/>
              <w:left w:val="nil"/>
              <w:bottom w:val="single" w:sz="4" w:space="0" w:color="auto"/>
              <w:right w:val="nil"/>
            </w:tcBorders>
            <w:vAlign w:val="center"/>
          </w:tcPr>
          <w:p w14:paraId="02C0D3BA" w14:textId="77777777" w:rsidR="00DC704C" w:rsidRPr="003F07FD" w:rsidRDefault="00DC704C" w:rsidP="00C6721E">
            <w:pPr>
              <w:pStyle w:val="TableBody"/>
            </w:pPr>
            <w:r w:rsidRPr="003F07FD">
              <w:t>114</w:t>
            </w:r>
          </w:p>
        </w:tc>
      </w:tr>
    </w:tbl>
    <w:p w14:paraId="6B173665" w14:textId="77777777" w:rsidR="00DC704C" w:rsidRDefault="00DC704C" w:rsidP="00DC704C"/>
    <w:p w14:paraId="204D5177" w14:textId="42C71902" w:rsidR="009F018B" w:rsidRPr="003C7B57" w:rsidRDefault="009F018B" w:rsidP="009F018B">
      <w:pPr>
        <w:pStyle w:val="Titre3"/>
        <w:ind w:left="720" w:hanging="720"/>
      </w:pPr>
      <w:r w:rsidRPr="003C7B57">
        <w:t>Newly Reported Data – Minnesota</w:t>
      </w:r>
    </w:p>
    <w:p w14:paraId="7FE1780D" w14:textId="7E6B69F5" w:rsidR="009F018B" w:rsidRPr="00927E63" w:rsidDel="009B5B80" w:rsidRDefault="009F018B">
      <w:pPr>
        <w:pStyle w:val="Body"/>
        <w:rPr>
          <w:del w:id="52" w:author="Brian Bohman" w:date="2022-11-09T18:51:00Z"/>
        </w:rPr>
      </w:pPr>
      <w:r>
        <w:t>S</w:t>
      </w:r>
      <w:r w:rsidRPr="003F07FD">
        <w:t>ix individual plot-scale field experiments were conducted over a total of eight years (</w:t>
      </w:r>
      <w:r>
        <w:t xml:space="preserve">MN-1: </w:t>
      </w:r>
      <w:r w:rsidRPr="003F07FD">
        <w:t>1991–1992</w:t>
      </w:r>
      <w:r>
        <w:t xml:space="preserve">; MN-2: 2014-2015, MN-3: </w:t>
      </w:r>
      <w:r w:rsidRPr="003F07FD">
        <w:t>2016,</w:t>
      </w:r>
      <w:r>
        <w:t xml:space="preserve"> MN-4:</w:t>
      </w:r>
      <w:r w:rsidRPr="003F07FD">
        <w:t xml:space="preserve"> 2018-</w:t>
      </w:r>
      <w:r>
        <w:t xml:space="preserve">2019, MN-5: 2019, MN-6: </w:t>
      </w:r>
      <w:r w:rsidRPr="003F07FD">
        <w:t xml:space="preserve">2020) </w:t>
      </w:r>
      <w:del w:id="53" w:author="Brian Bohman" w:date="2022-11-10T06:42:00Z">
        <w:r w:rsidRPr="003F07FD" w:rsidDel="00F374E0">
          <w:delText xml:space="preserve">on irrigated plots </w:delText>
        </w:r>
      </w:del>
      <w:r w:rsidRPr="003F07FD">
        <w:t>at the Sand Plain Research Farm [SPRF] in Becker, MN (45º 23’ N, 93º 53’ W)</w:t>
      </w:r>
      <w:ins w:id="54" w:author="Brian Bohman" w:date="2022-11-10T06:37:00Z">
        <w:r w:rsidR="00C374AD">
          <w:t>. A summ</w:t>
        </w:r>
      </w:ins>
      <w:ins w:id="55" w:author="Brian Bohman" w:date="2022-11-10T06:38:00Z">
        <w:r w:rsidR="00C374AD">
          <w:t>ary of</w:t>
        </w:r>
      </w:ins>
      <w:ins w:id="56" w:author="Brian Bohman" w:date="2022-11-10T06:45:00Z">
        <w:r w:rsidR="00D76856">
          <w:t xml:space="preserve"> </w:t>
        </w:r>
      </w:ins>
      <w:ins w:id="57" w:author="Brian Bohman" w:date="2022-11-10T06:52:00Z">
        <w:r w:rsidR="009C3EDE">
          <w:t>the treatment</w:t>
        </w:r>
      </w:ins>
      <w:ins w:id="58" w:author="Gilles Bélanger" w:date="2022-11-16T12:01:00Z">
        <w:r w:rsidR="009951EE">
          <w:t>s</w:t>
        </w:r>
      </w:ins>
      <w:ins w:id="59" w:author="Brian Bohman" w:date="2022-11-10T06:52:00Z">
        <w:r w:rsidR="009C3EDE">
          <w:t xml:space="preserve"> and sampling </w:t>
        </w:r>
      </w:ins>
      <w:ins w:id="60" w:author="Brian Bohman" w:date="2022-11-10T06:45:00Z">
        <w:r w:rsidR="00D76856">
          <w:t xml:space="preserve">design for each </w:t>
        </w:r>
      </w:ins>
      <w:ins w:id="61" w:author="Brian Bohman" w:date="2022-11-10T06:52:00Z">
        <w:r w:rsidR="009C3EDE">
          <w:t>experiment</w:t>
        </w:r>
      </w:ins>
      <w:ins w:id="62" w:author="Brian Bohman" w:date="2022-11-10T06:45:00Z">
        <w:r w:rsidR="00D76856">
          <w:t xml:space="preserve"> is presented in Table 2</w:t>
        </w:r>
      </w:ins>
      <w:ins w:id="63" w:author="Brian Bohman" w:date="2022-11-10T06:54:00Z">
        <w:r w:rsidR="009C3EDE">
          <w:t xml:space="preserve">, and a summary of key experimental factors across G, E, and M effects are presented in Table </w:t>
        </w:r>
      </w:ins>
      <w:ins w:id="64" w:author="Brian Bohman" w:date="2022-11-10T07:00:00Z">
        <w:r w:rsidR="007169A2">
          <w:t>3</w:t>
        </w:r>
      </w:ins>
      <w:ins w:id="65" w:author="Brian Bohman" w:date="2022-11-10T06:54:00Z">
        <w:r w:rsidR="009C3EDE" w:rsidRPr="00DA5F05">
          <w:t>.</w:t>
        </w:r>
      </w:ins>
      <w:del w:id="66" w:author="Brian Bohman" w:date="2022-11-10T06:41:00Z">
        <w:r w:rsidRPr="003F07FD" w:rsidDel="00C374AD">
          <w:delText xml:space="preserve"> </w:delText>
        </w:r>
        <w:r w:rsidRPr="00DA5F05" w:rsidDel="00C374AD">
          <w:delText>(</w:delText>
        </w:r>
      </w:del>
      <w:del w:id="67" w:author="Brian Bohman" w:date="2022-11-10T06:46:00Z">
        <w:r w:rsidR="00E62DC7" w:rsidDel="00D76856">
          <w:delText xml:space="preserve">Table </w:delText>
        </w:r>
      </w:del>
      <w:del w:id="68" w:author="Brian Bohman" w:date="2022-11-10T06:44:00Z">
        <w:r w:rsidR="00E62DC7" w:rsidDel="00927E63">
          <w:delText>2</w:delText>
        </w:r>
      </w:del>
      <w:del w:id="69" w:author="Brian Bohman" w:date="2022-11-10T06:41:00Z">
        <w:r w:rsidRPr="00DA5F05" w:rsidDel="00C374AD">
          <w:delText>)</w:delText>
        </w:r>
      </w:del>
      <w:del w:id="70" w:author="Brian Bohman" w:date="2022-11-10T06:46:00Z">
        <w:r w:rsidRPr="00DA5F05" w:rsidDel="00D76856">
          <w:delText>.</w:delText>
        </w:r>
      </w:del>
      <w:del w:id="71" w:author="Brian Bohman" w:date="2022-11-10T06:42:00Z">
        <w:r w:rsidRPr="003F07FD" w:rsidDel="00F374E0">
          <w:delText xml:space="preserve"> The soil is characterized as a Hubbard loamy sand (Sandy, mixed, frigid Entic Hapludolls) </w:delText>
        </w:r>
        <w:r w:rsidDel="00F374E0">
          <w:delText xml:space="preserve">with organic matter content ranging from 1.3 to 2.5% </w:delText>
        </w:r>
        <w:r w:rsidRPr="003F07FD" w:rsidDel="00F374E0">
          <w:delText xml:space="preserve">and </w:delText>
        </w:r>
        <w:r w:rsidDel="00F374E0">
          <w:delText xml:space="preserve">is </w:delText>
        </w:r>
        <w:r w:rsidRPr="003F07FD" w:rsidDel="00F374E0">
          <w:delText xml:space="preserve">excessively well drained with low available water holding capacity </w:delText>
        </w:r>
        <w:r w:rsidDel="00F374E0">
          <w:rPr>
            <w:noProof/>
          </w:rPr>
          <w:delText>(Hansen &amp; Giencke, 1988; USDA NRCS, 2013)</w:delText>
        </w:r>
        <w:r w:rsidRPr="003F07FD" w:rsidDel="00F374E0">
          <w:delText>.</w:delText>
        </w:r>
        <w:r w:rsidDel="00F374E0">
          <w:delText xml:space="preserve"> For a typical growing season beginning on 1 May and ending on 15 September, mean temperature is 18.9ºC, cumulative precipitation is 383 mm, cumulative growing degree days are 1638 ºC days, mean daily solar radiation is 22.7 MJ m</w:delText>
        </w:r>
        <w:r w:rsidDel="00F374E0">
          <w:rPr>
            <w:vertAlign w:val="superscript"/>
          </w:rPr>
          <w:delText>-2</w:delText>
        </w:r>
        <w:r w:rsidDel="00F374E0">
          <w:delText xml:space="preserve">, and mean diurnal temperature difference is 11.6 ºC based on a historical climate reconstruction for the period of 1980-2016 </w:delText>
        </w:r>
        <w:r w:rsidRPr="008B730B" w:rsidDel="00F374E0">
          <w:rPr>
            <w:noProof/>
          </w:rPr>
          <w:delText>(Gelaro et al., 2017; Weather Spark, 2021)</w:delText>
        </w:r>
        <w:r w:rsidRPr="008B730B" w:rsidDel="00F374E0">
          <w:delText>.</w:delText>
        </w:r>
      </w:del>
    </w:p>
    <w:p w14:paraId="20A8220F" w14:textId="77777777" w:rsidR="009B5B80" w:rsidRDefault="009B5B80">
      <w:pPr>
        <w:pStyle w:val="Body"/>
        <w:rPr>
          <w:ins w:id="72" w:author="Brian Bohman" w:date="2022-11-09T18:51:00Z"/>
        </w:rPr>
        <w:pPrChange w:id="73" w:author="Brian Bohman" w:date="2022-11-10T06:43:00Z">
          <w:pPr/>
        </w:pPrChange>
      </w:pPr>
    </w:p>
    <w:p w14:paraId="30B3C5B3" w14:textId="192CE553" w:rsidR="009B5B80" w:rsidRPr="00550682" w:rsidDel="00BA5E3F" w:rsidRDefault="009B5B80">
      <w:pPr>
        <w:pStyle w:val="Body"/>
        <w:rPr>
          <w:del w:id="74" w:author="Brian Bohman" w:date="2022-11-09T18:51:00Z"/>
        </w:rPr>
        <w:pPrChange w:id="75" w:author="Brian Bohman" w:date="2022-11-09T18:51:00Z">
          <w:pPr/>
        </w:pPrChange>
      </w:pPr>
    </w:p>
    <w:tbl>
      <w:tblPr>
        <w:tblW w:w="792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96"/>
        <w:gridCol w:w="5472"/>
      </w:tblGrid>
      <w:tr w:rsidR="00DC704C" w:rsidRPr="00E9655F" w:rsidDel="00BA5E3F" w14:paraId="144A242B" w14:textId="168D41C3" w:rsidTr="00C6721E">
        <w:trPr>
          <w:trHeight w:val="288"/>
          <w:del w:id="76" w:author="Brian Bohman" w:date="2022-11-09T18:51:00Z"/>
        </w:trPr>
        <w:tc>
          <w:tcPr>
            <w:tcW w:w="7920" w:type="dxa"/>
            <w:gridSpan w:val="3"/>
            <w:tcBorders>
              <w:top w:val="nil"/>
              <w:left w:val="nil"/>
              <w:bottom w:val="single" w:sz="4" w:space="0" w:color="auto"/>
              <w:right w:val="nil"/>
            </w:tcBorders>
            <w:vAlign w:val="center"/>
          </w:tcPr>
          <w:p w14:paraId="10793099" w14:textId="45EFAB59" w:rsidR="00DC704C" w:rsidRPr="00E25FB6" w:rsidDel="00BA5E3F" w:rsidRDefault="00DC704C" w:rsidP="00C6721E">
            <w:pPr>
              <w:pStyle w:val="TableCaption"/>
              <w:jc w:val="left"/>
              <w:rPr>
                <w:del w:id="77" w:author="Brian Bohman" w:date="2022-11-09T18:51:00Z"/>
                <w:bCs/>
              </w:rPr>
            </w:pPr>
            <w:bookmarkStart w:id="78" w:name="_Ref78279915"/>
            <w:bookmarkStart w:id="79" w:name="_Toc78909887"/>
            <w:bookmarkStart w:id="80" w:name="_Toc80706203"/>
            <w:del w:id="81" w:author="Brian Bohman" w:date="2022-11-09T18:51:00Z">
              <w:r w:rsidRPr="00550682" w:rsidDel="00BA5E3F">
                <w:rPr>
                  <w:bCs/>
                </w:rPr>
                <w:delText xml:space="preserve">Table </w:delText>
              </w:r>
              <w:r w:rsidRPr="00550682" w:rsidDel="00BA5E3F">
                <w:rPr>
                  <w:b w:val="0"/>
                  <w:bCs/>
                </w:rPr>
                <w:fldChar w:fldCharType="begin"/>
              </w:r>
              <w:r w:rsidRPr="00550682" w:rsidDel="00BA5E3F">
                <w:rPr>
                  <w:bCs/>
                </w:rPr>
                <w:delInstrText xml:space="preserve"> SEQ Table \* ARABIC</w:delInstrText>
              </w:r>
              <w:r w:rsidDel="00BA5E3F">
                <w:rPr>
                  <w:bCs/>
                </w:rPr>
                <w:delInstrText xml:space="preserve"> </w:delInstrText>
              </w:r>
              <w:r w:rsidRPr="00FB4D94" w:rsidDel="00BA5E3F">
                <w:rPr>
                  <w:bCs/>
                </w:rPr>
                <w:delInstrText>\s 1</w:delInstrText>
              </w:r>
              <w:r w:rsidRPr="00550682" w:rsidDel="00BA5E3F">
                <w:rPr>
                  <w:bCs/>
                </w:rPr>
                <w:delInstrText xml:space="preserve"> </w:delInstrText>
              </w:r>
              <w:r w:rsidRPr="00550682" w:rsidDel="00BA5E3F">
                <w:rPr>
                  <w:b w:val="0"/>
                  <w:bCs/>
                </w:rPr>
                <w:fldChar w:fldCharType="separate"/>
              </w:r>
              <w:r w:rsidDel="00BA5E3F">
                <w:rPr>
                  <w:bCs/>
                  <w:noProof/>
                </w:rPr>
                <w:delText>2</w:delText>
              </w:r>
              <w:r w:rsidRPr="00550682" w:rsidDel="00BA5E3F">
                <w:rPr>
                  <w:b w:val="0"/>
                  <w:bCs/>
                </w:rPr>
                <w:fldChar w:fldCharType="end"/>
              </w:r>
              <w:bookmarkEnd w:id="78"/>
              <w:r w:rsidRPr="00550682" w:rsidDel="00BA5E3F">
                <w:rPr>
                  <w:bCs/>
                </w:rPr>
                <w:delText>.</w:delText>
              </w:r>
              <w:r w:rsidRPr="00B34899" w:rsidDel="00BA5E3F">
                <w:rPr>
                  <w:b w:val="0"/>
                  <w:bCs/>
                </w:rPr>
                <w:delText xml:space="preserve"> Summary of newly reported experimental small-plot trials in Minnesota, USA</w:delText>
              </w:r>
              <w:r w:rsidDel="00BA5E3F">
                <w:rPr>
                  <w:b w:val="0"/>
                  <w:bCs/>
                </w:rPr>
                <w:delText>.</w:delText>
              </w:r>
              <w:bookmarkEnd w:id="79"/>
              <w:bookmarkEnd w:id="80"/>
            </w:del>
          </w:p>
        </w:tc>
      </w:tr>
      <w:tr w:rsidR="00DC704C" w:rsidRPr="00E9655F" w:rsidDel="00BA5E3F" w14:paraId="293FCC0A" w14:textId="750056C7" w:rsidTr="00C6721E">
        <w:trPr>
          <w:trHeight w:val="288"/>
          <w:del w:id="82" w:author="Brian Bohman" w:date="2022-11-09T18:51:00Z"/>
        </w:trPr>
        <w:tc>
          <w:tcPr>
            <w:tcW w:w="1152" w:type="dxa"/>
            <w:tcBorders>
              <w:top w:val="single" w:sz="8" w:space="0" w:color="auto"/>
              <w:left w:val="nil"/>
              <w:bottom w:val="single" w:sz="4" w:space="0" w:color="auto"/>
              <w:right w:val="nil"/>
            </w:tcBorders>
            <w:vAlign w:val="center"/>
            <w:hideMark/>
          </w:tcPr>
          <w:p w14:paraId="7B5A3D24" w14:textId="30D327FE" w:rsidR="00DC704C" w:rsidRPr="00E25FB6" w:rsidDel="00BA5E3F" w:rsidRDefault="00DC704C" w:rsidP="00C6721E">
            <w:pPr>
              <w:pStyle w:val="TableBody"/>
              <w:jc w:val="left"/>
              <w:rPr>
                <w:del w:id="83" w:author="Brian Bohman" w:date="2022-11-09T18:51:00Z"/>
                <w:b/>
                <w:bCs/>
              </w:rPr>
            </w:pPr>
            <w:del w:id="84" w:author="Brian Bohman" w:date="2022-11-09T18:51:00Z">
              <w:r w:rsidRPr="00E25FB6" w:rsidDel="00BA5E3F">
                <w:rPr>
                  <w:b/>
                  <w:bCs/>
                </w:rPr>
                <w:delText>Experiment</w:delText>
              </w:r>
            </w:del>
          </w:p>
        </w:tc>
        <w:tc>
          <w:tcPr>
            <w:tcW w:w="1296" w:type="dxa"/>
            <w:tcBorders>
              <w:top w:val="single" w:sz="8" w:space="0" w:color="auto"/>
              <w:left w:val="nil"/>
              <w:bottom w:val="single" w:sz="4" w:space="0" w:color="auto"/>
              <w:right w:val="nil"/>
            </w:tcBorders>
            <w:vAlign w:val="center"/>
            <w:hideMark/>
          </w:tcPr>
          <w:p w14:paraId="4FE87EC5" w14:textId="5D960E91" w:rsidR="00DC704C" w:rsidRPr="00E25FB6" w:rsidDel="00BA5E3F" w:rsidRDefault="00DC704C" w:rsidP="00C6721E">
            <w:pPr>
              <w:pStyle w:val="TableBody"/>
              <w:jc w:val="left"/>
              <w:rPr>
                <w:del w:id="85" w:author="Brian Bohman" w:date="2022-11-09T18:51:00Z"/>
                <w:b/>
                <w:bCs/>
              </w:rPr>
            </w:pPr>
            <w:del w:id="86" w:author="Brian Bohman" w:date="2022-11-09T18:51:00Z">
              <w:r w:rsidRPr="00E25FB6" w:rsidDel="00BA5E3F">
                <w:rPr>
                  <w:b/>
                  <w:bCs/>
                </w:rPr>
                <w:delText>Year</w:delText>
              </w:r>
            </w:del>
          </w:p>
        </w:tc>
        <w:tc>
          <w:tcPr>
            <w:tcW w:w="5472" w:type="dxa"/>
            <w:tcBorders>
              <w:top w:val="single" w:sz="8" w:space="0" w:color="auto"/>
              <w:left w:val="nil"/>
              <w:bottom w:val="single" w:sz="4" w:space="0" w:color="auto"/>
              <w:right w:val="nil"/>
            </w:tcBorders>
            <w:vAlign w:val="center"/>
            <w:hideMark/>
          </w:tcPr>
          <w:p w14:paraId="25542C9A" w14:textId="524D27E5" w:rsidR="00DC704C" w:rsidRPr="00E25FB6" w:rsidDel="00BA5E3F" w:rsidRDefault="00DC704C" w:rsidP="00C6721E">
            <w:pPr>
              <w:pStyle w:val="TableBody"/>
              <w:jc w:val="left"/>
              <w:rPr>
                <w:del w:id="87" w:author="Brian Bohman" w:date="2022-11-09T18:51:00Z"/>
                <w:b/>
                <w:bCs/>
              </w:rPr>
            </w:pPr>
            <w:del w:id="88" w:author="Brian Bohman" w:date="2022-11-09T18:51:00Z">
              <w:r w:rsidRPr="00E25FB6" w:rsidDel="00BA5E3F">
                <w:rPr>
                  <w:b/>
                  <w:bCs/>
                </w:rPr>
                <w:delText>Reference</w:delText>
              </w:r>
            </w:del>
          </w:p>
        </w:tc>
      </w:tr>
      <w:tr w:rsidR="00DC704C" w:rsidRPr="00E9655F" w:rsidDel="00BA5E3F" w14:paraId="32C40D4E" w14:textId="4820754B" w:rsidTr="00C6721E">
        <w:trPr>
          <w:trHeight w:val="360"/>
          <w:del w:id="89" w:author="Brian Bohman" w:date="2022-11-09T18:51:00Z"/>
        </w:trPr>
        <w:tc>
          <w:tcPr>
            <w:tcW w:w="1152" w:type="dxa"/>
            <w:tcBorders>
              <w:top w:val="single" w:sz="4" w:space="0" w:color="auto"/>
              <w:left w:val="nil"/>
              <w:bottom w:val="dotted" w:sz="4" w:space="0" w:color="auto"/>
              <w:right w:val="nil"/>
            </w:tcBorders>
            <w:vAlign w:val="center"/>
            <w:hideMark/>
          </w:tcPr>
          <w:p w14:paraId="0F836909" w14:textId="19542410" w:rsidR="00DC704C" w:rsidRPr="00E9655F" w:rsidDel="00BA5E3F" w:rsidRDefault="00DC704C" w:rsidP="00C6721E">
            <w:pPr>
              <w:pStyle w:val="TableBody"/>
              <w:rPr>
                <w:del w:id="90" w:author="Brian Bohman" w:date="2022-11-09T18:51:00Z"/>
              </w:rPr>
            </w:pPr>
            <w:del w:id="91" w:author="Brian Bohman" w:date="2022-11-09T18:51:00Z">
              <w:r w:rsidRPr="00E9655F" w:rsidDel="00BA5E3F">
                <w:delText>MN-1</w:delText>
              </w:r>
            </w:del>
          </w:p>
        </w:tc>
        <w:tc>
          <w:tcPr>
            <w:tcW w:w="1296" w:type="dxa"/>
            <w:tcBorders>
              <w:top w:val="single" w:sz="4" w:space="0" w:color="auto"/>
              <w:left w:val="nil"/>
              <w:bottom w:val="dotted" w:sz="4" w:space="0" w:color="auto"/>
              <w:right w:val="nil"/>
            </w:tcBorders>
            <w:vAlign w:val="center"/>
            <w:hideMark/>
          </w:tcPr>
          <w:p w14:paraId="3F614A19" w14:textId="0F802CEC" w:rsidR="00DC704C" w:rsidRPr="00E9655F" w:rsidDel="00BA5E3F" w:rsidRDefault="00DC704C" w:rsidP="00C6721E">
            <w:pPr>
              <w:pStyle w:val="TableBody"/>
              <w:rPr>
                <w:del w:id="92" w:author="Brian Bohman" w:date="2022-11-09T18:51:00Z"/>
              </w:rPr>
            </w:pPr>
            <w:del w:id="93" w:author="Brian Bohman" w:date="2022-11-09T18:51:00Z">
              <w:r w:rsidRPr="00E9655F" w:rsidDel="00BA5E3F">
                <w:delText>1991-1992</w:delText>
              </w:r>
            </w:del>
          </w:p>
        </w:tc>
        <w:tc>
          <w:tcPr>
            <w:tcW w:w="5472" w:type="dxa"/>
            <w:tcBorders>
              <w:top w:val="single" w:sz="4" w:space="0" w:color="auto"/>
              <w:left w:val="nil"/>
              <w:bottom w:val="dotted" w:sz="4" w:space="0" w:color="auto"/>
              <w:right w:val="nil"/>
            </w:tcBorders>
            <w:vAlign w:val="center"/>
            <w:hideMark/>
          </w:tcPr>
          <w:p w14:paraId="12647408" w14:textId="3FB97092" w:rsidR="00DC704C" w:rsidRPr="00E9655F" w:rsidDel="00BA5E3F" w:rsidRDefault="00DC704C" w:rsidP="00C6721E">
            <w:pPr>
              <w:pStyle w:val="TableBody"/>
              <w:rPr>
                <w:del w:id="94" w:author="Brian Bohman" w:date="2022-11-09T18:51:00Z"/>
              </w:rPr>
            </w:pPr>
            <w:del w:id="95" w:author="Brian Bohman" w:date="2022-11-09T18:51:00Z">
              <w:r w:rsidDel="00BA5E3F">
                <w:rPr>
                  <w:noProof/>
                </w:rPr>
                <w:delText>Rosen et al. (1992); Rosen et al. (1993); Errebhi et al. (1998)</w:delText>
              </w:r>
            </w:del>
          </w:p>
        </w:tc>
      </w:tr>
      <w:tr w:rsidR="00DC704C" w:rsidRPr="00E9655F" w:rsidDel="00BA5E3F" w14:paraId="224F0619" w14:textId="02BED05D" w:rsidTr="00C6721E">
        <w:trPr>
          <w:trHeight w:val="360"/>
          <w:del w:id="96" w:author="Brian Bohman" w:date="2022-11-09T18:51:00Z"/>
        </w:trPr>
        <w:tc>
          <w:tcPr>
            <w:tcW w:w="1152" w:type="dxa"/>
            <w:tcBorders>
              <w:top w:val="dotted" w:sz="4" w:space="0" w:color="auto"/>
              <w:left w:val="nil"/>
              <w:bottom w:val="dotted" w:sz="4" w:space="0" w:color="auto"/>
              <w:right w:val="nil"/>
            </w:tcBorders>
            <w:vAlign w:val="center"/>
          </w:tcPr>
          <w:p w14:paraId="263F3E3B" w14:textId="694B1355" w:rsidR="00DC704C" w:rsidRPr="00E9655F" w:rsidDel="00BA5E3F" w:rsidRDefault="00DC704C" w:rsidP="00C6721E">
            <w:pPr>
              <w:pStyle w:val="TableBody"/>
              <w:rPr>
                <w:del w:id="97" w:author="Brian Bohman" w:date="2022-11-09T18:51:00Z"/>
              </w:rPr>
            </w:pPr>
            <w:del w:id="98" w:author="Brian Bohman" w:date="2022-11-09T18:51:00Z">
              <w:r w:rsidRPr="00E9655F" w:rsidDel="00BA5E3F">
                <w:delText>MN-2</w:delText>
              </w:r>
            </w:del>
          </w:p>
        </w:tc>
        <w:tc>
          <w:tcPr>
            <w:tcW w:w="1296" w:type="dxa"/>
            <w:tcBorders>
              <w:top w:val="dotted" w:sz="4" w:space="0" w:color="auto"/>
              <w:left w:val="nil"/>
              <w:bottom w:val="dotted" w:sz="4" w:space="0" w:color="auto"/>
              <w:right w:val="nil"/>
            </w:tcBorders>
            <w:vAlign w:val="center"/>
          </w:tcPr>
          <w:p w14:paraId="63432F8E" w14:textId="0BC107AF" w:rsidR="00DC704C" w:rsidRPr="00E9655F" w:rsidDel="00BA5E3F" w:rsidRDefault="00DC704C" w:rsidP="00C6721E">
            <w:pPr>
              <w:pStyle w:val="TableBody"/>
              <w:rPr>
                <w:del w:id="99" w:author="Brian Bohman" w:date="2022-11-09T18:51:00Z"/>
              </w:rPr>
            </w:pPr>
            <w:del w:id="100" w:author="Brian Bohman" w:date="2022-11-09T18:51:00Z">
              <w:r w:rsidRPr="00E9655F" w:rsidDel="00BA5E3F">
                <w:delText>2014-2015</w:delText>
              </w:r>
            </w:del>
          </w:p>
        </w:tc>
        <w:tc>
          <w:tcPr>
            <w:tcW w:w="5472" w:type="dxa"/>
            <w:tcBorders>
              <w:top w:val="dotted" w:sz="4" w:space="0" w:color="auto"/>
              <w:left w:val="nil"/>
              <w:bottom w:val="dotted" w:sz="4" w:space="0" w:color="auto"/>
              <w:right w:val="nil"/>
            </w:tcBorders>
            <w:vAlign w:val="center"/>
          </w:tcPr>
          <w:p w14:paraId="2384376D" w14:textId="34FDAC11" w:rsidR="00DC704C" w:rsidRPr="00E9655F" w:rsidDel="00BA5E3F" w:rsidRDefault="00DC704C" w:rsidP="00C6721E">
            <w:pPr>
              <w:pStyle w:val="TableBody"/>
              <w:rPr>
                <w:del w:id="101" w:author="Brian Bohman" w:date="2022-11-09T18:51:00Z"/>
              </w:rPr>
            </w:pPr>
            <w:del w:id="102" w:author="Brian Bohman" w:date="2022-11-09T18:51:00Z">
              <w:r w:rsidDel="00BA5E3F">
                <w:rPr>
                  <w:noProof/>
                </w:rPr>
                <w:delText>Sun (2017); Sun et al. (2019); Sun et al. (2020)</w:delText>
              </w:r>
            </w:del>
          </w:p>
        </w:tc>
      </w:tr>
      <w:tr w:rsidR="00DC704C" w:rsidRPr="00E9655F" w:rsidDel="00BA5E3F" w14:paraId="7450FE2B" w14:textId="007CF430" w:rsidTr="00C6721E">
        <w:trPr>
          <w:trHeight w:val="360"/>
          <w:del w:id="103" w:author="Brian Bohman" w:date="2022-11-09T18:51:00Z"/>
        </w:trPr>
        <w:tc>
          <w:tcPr>
            <w:tcW w:w="1152" w:type="dxa"/>
            <w:tcBorders>
              <w:top w:val="dotted" w:sz="4" w:space="0" w:color="auto"/>
              <w:left w:val="nil"/>
              <w:bottom w:val="dotted" w:sz="4" w:space="0" w:color="auto"/>
              <w:right w:val="nil"/>
            </w:tcBorders>
            <w:vAlign w:val="center"/>
          </w:tcPr>
          <w:p w14:paraId="4CA9BB15" w14:textId="1FFE1B84" w:rsidR="00DC704C" w:rsidRPr="00E9655F" w:rsidDel="00BA5E3F" w:rsidRDefault="00DC704C" w:rsidP="00C6721E">
            <w:pPr>
              <w:pStyle w:val="TableBody"/>
              <w:rPr>
                <w:del w:id="104" w:author="Brian Bohman" w:date="2022-11-09T18:51:00Z"/>
              </w:rPr>
            </w:pPr>
            <w:del w:id="105" w:author="Brian Bohman" w:date="2022-11-09T18:51:00Z">
              <w:r w:rsidRPr="00E9655F" w:rsidDel="00BA5E3F">
                <w:delText>MN-3</w:delText>
              </w:r>
            </w:del>
          </w:p>
        </w:tc>
        <w:tc>
          <w:tcPr>
            <w:tcW w:w="1296" w:type="dxa"/>
            <w:tcBorders>
              <w:top w:val="dotted" w:sz="4" w:space="0" w:color="auto"/>
              <w:left w:val="nil"/>
              <w:bottom w:val="dotted" w:sz="4" w:space="0" w:color="auto"/>
              <w:right w:val="nil"/>
            </w:tcBorders>
            <w:vAlign w:val="center"/>
          </w:tcPr>
          <w:p w14:paraId="267AF1D7" w14:textId="27AF17D7" w:rsidR="00DC704C" w:rsidRPr="00E9655F" w:rsidDel="00BA5E3F" w:rsidRDefault="00DC704C" w:rsidP="00C6721E">
            <w:pPr>
              <w:pStyle w:val="TableBody"/>
              <w:rPr>
                <w:del w:id="106" w:author="Brian Bohman" w:date="2022-11-09T18:51:00Z"/>
              </w:rPr>
            </w:pPr>
            <w:del w:id="107" w:author="Brian Bohman" w:date="2022-11-09T18:51:00Z">
              <w:r w:rsidRPr="00E9655F" w:rsidDel="00BA5E3F">
                <w:delText>2016</w:delText>
              </w:r>
            </w:del>
          </w:p>
        </w:tc>
        <w:tc>
          <w:tcPr>
            <w:tcW w:w="5472" w:type="dxa"/>
            <w:tcBorders>
              <w:top w:val="dotted" w:sz="4" w:space="0" w:color="auto"/>
              <w:left w:val="nil"/>
              <w:bottom w:val="dotted" w:sz="4" w:space="0" w:color="auto"/>
              <w:right w:val="nil"/>
            </w:tcBorders>
            <w:vAlign w:val="center"/>
          </w:tcPr>
          <w:p w14:paraId="559C9D72" w14:textId="3C1804CD" w:rsidR="00DC704C" w:rsidRPr="00E9655F" w:rsidDel="00BA5E3F" w:rsidRDefault="00DC704C" w:rsidP="00C6721E">
            <w:pPr>
              <w:pStyle w:val="TableBody"/>
              <w:rPr>
                <w:del w:id="108" w:author="Brian Bohman" w:date="2022-11-09T18:51:00Z"/>
              </w:rPr>
            </w:pPr>
            <w:del w:id="109" w:author="Brian Bohman" w:date="2022-11-09T18:51:00Z">
              <w:r w:rsidDel="00BA5E3F">
                <w:rPr>
                  <w:noProof/>
                </w:rPr>
                <w:delText>Crants et al. (2017)</w:delText>
              </w:r>
            </w:del>
          </w:p>
        </w:tc>
      </w:tr>
      <w:tr w:rsidR="00DC704C" w:rsidRPr="00E9655F" w:rsidDel="00BA5E3F" w14:paraId="64DA02CE" w14:textId="0C561175" w:rsidTr="00C6721E">
        <w:trPr>
          <w:trHeight w:val="360"/>
          <w:del w:id="110" w:author="Brian Bohman" w:date="2022-11-09T18:51:00Z"/>
        </w:trPr>
        <w:tc>
          <w:tcPr>
            <w:tcW w:w="1152" w:type="dxa"/>
            <w:tcBorders>
              <w:top w:val="dotted" w:sz="4" w:space="0" w:color="auto"/>
              <w:left w:val="nil"/>
              <w:bottom w:val="dotted" w:sz="4" w:space="0" w:color="auto"/>
              <w:right w:val="nil"/>
            </w:tcBorders>
            <w:vAlign w:val="center"/>
          </w:tcPr>
          <w:p w14:paraId="6233BD11" w14:textId="1039F072" w:rsidR="00DC704C" w:rsidRPr="00E9655F" w:rsidDel="00BA5E3F" w:rsidRDefault="00DC704C" w:rsidP="00C6721E">
            <w:pPr>
              <w:pStyle w:val="TableBody"/>
              <w:rPr>
                <w:del w:id="111" w:author="Brian Bohman" w:date="2022-11-09T18:51:00Z"/>
              </w:rPr>
            </w:pPr>
            <w:del w:id="112" w:author="Brian Bohman" w:date="2022-11-09T18:51:00Z">
              <w:r w:rsidRPr="00E9655F" w:rsidDel="00BA5E3F">
                <w:delText>MN-4</w:delText>
              </w:r>
            </w:del>
          </w:p>
        </w:tc>
        <w:tc>
          <w:tcPr>
            <w:tcW w:w="1296" w:type="dxa"/>
            <w:tcBorders>
              <w:top w:val="dotted" w:sz="4" w:space="0" w:color="auto"/>
              <w:left w:val="nil"/>
              <w:bottom w:val="dotted" w:sz="4" w:space="0" w:color="auto"/>
              <w:right w:val="nil"/>
            </w:tcBorders>
            <w:vAlign w:val="center"/>
          </w:tcPr>
          <w:p w14:paraId="75E92258" w14:textId="7821092C" w:rsidR="00DC704C" w:rsidRPr="00E9655F" w:rsidDel="00BA5E3F" w:rsidRDefault="00DC704C" w:rsidP="00C6721E">
            <w:pPr>
              <w:pStyle w:val="TableBody"/>
              <w:rPr>
                <w:del w:id="113" w:author="Brian Bohman" w:date="2022-11-09T18:51:00Z"/>
              </w:rPr>
            </w:pPr>
            <w:del w:id="114" w:author="Brian Bohman" w:date="2022-11-09T18:51:00Z">
              <w:r w:rsidRPr="00E9655F" w:rsidDel="00BA5E3F">
                <w:delText>2018-2019</w:delText>
              </w:r>
            </w:del>
          </w:p>
        </w:tc>
        <w:tc>
          <w:tcPr>
            <w:tcW w:w="5472" w:type="dxa"/>
            <w:tcBorders>
              <w:top w:val="dotted" w:sz="4" w:space="0" w:color="auto"/>
              <w:left w:val="nil"/>
              <w:bottom w:val="dotted" w:sz="4" w:space="0" w:color="auto"/>
              <w:right w:val="nil"/>
            </w:tcBorders>
            <w:vAlign w:val="center"/>
          </w:tcPr>
          <w:p w14:paraId="0BD77CC3" w14:textId="465A2BFB" w:rsidR="00DC704C" w:rsidRPr="00E9655F" w:rsidDel="00BA5E3F" w:rsidRDefault="00DC704C" w:rsidP="00C6721E">
            <w:pPr>
              <w:pStyle w:val="TableBody"/>
              <w:rPr>
                <w:del w:id="115" w:author="Brian Bohman" w:date="2022-11-09T18:51:00Z"/>
              </w:rPr>
            </w:pPr>
            <w:del w:id="116" w:author="Brian Bohman" w:date="2022-11-09T18:51:00Z">
              <w:r w:rsidDel="00BA5E3F">
                <w:rPr>
                  <w:noProof/>
                </w:rPr>
                <w:delText>Gupta and Rosen (2019); Gupta et al. (2020); Li et al. (2021)</w:delText>
              </w:r>
            </w:del>
          </w:p>
        </w:tc>
      </w:tr>
      <w:tr w:rsidR="00DC704C" w:rsidRPr="00E9655F" w:rsidDel="00BA5E3F" w14:paraId="13C6677D" w14:textId="609C755E" w:rsidTr="00C6721E">
        <w:trPr>
          <w:trHeight w:val="360"/>
          <w:del w:id="117" w:author="Brian Bohman" w:date="2022-11-09T18:51:00Z"/>
        </w:trPr>
        <w:tc>
          <w:tcPr>
            <w:tcW w:w="1152" w:type="dxa"/>
            <w:tcBorders>
              <w:top w:val="dotted" w:sz="4" w:space="0" w:color="auto"/>
              <w:left w:val="nil"/>
              <w:bottom w:val="dotted" w:sz="4" w:space="0" w:color="auto"/>
              <w:right w:val="nil"/>
            </w:tcBorders>
            <w:vAlign w:val="center"/>
            <w:hideMark/>
          </w:tcPr>
          <w:p w14:paraId="1AAA7AFF" w14:textId="59610A41" w:rsidR="00DC704C" w:rsidRPr="00E9655F" w:rsidDel="00BA5E3F" w:rsidRDefault="00DC704C" w:rsidP="00C6721E">
            <w:pPr>
              <w:pStyle w:val="TableBody"/>
              <w:rPr>
                <w:del w:id="118" w:author="Brian Bohman" w:date="2022-11-09T18:51:00Z"/>
              </w:rPr>
            </w:pPr>
            <w:del w:id="119" w:author="Brian Bohman" w:date="2022-11-09T18:51:00Z">
              <w:r w:rsidRPr="00E9655F" w:rsidDel="00BA5E3F">
                <w:delText>MN-5</w:delText>
              </w:r>
            </w:del>
          </w:p>
        </w:tc>
        <w:tc>
          <w:tcPr>
            <w:tcW w:w="1296" w:type="dxa"/>
            <w:tcBorders>
              <w:top w:val="dotted" w:sz="4" w:space="0" w:color="auto"/>
              <w:left w:val="nil"/>
              <w:bottom w:val="dotted" w:sz="4" w:space="0" w:color="auto"/>
              <w:right w:val="nil"/>
            </w:tcBorders>
            <w:vAlign w:val="center"/>
            <w:hideMark/>
          </w:tcPr>
          <w:p w14:paraId="193D3A2B" w14:textId="14E56217" w:rsidR="00DC704C" w:rsidRPr="00E9655F" w:rsidDel="00BA5E3F" w:rsidRDefault="00DC704C" w:rsidP="00C6721E">
            <w:pPr>
              <w:pStyle w:val="TableBody"/>
              <w:rPr>
                <w:del w:id="120" w:author="Brian Bohman" w:date="2022-11-09T18:51:00Z"/>
              </w:rPr>
            </w:pPr>
            <w:del w:id="121" w:author="Brian Bohman" w:date="2022-11-09T18:51:00Z">
              <w:r w:rsidRPr="00E9655F" w:rsidDel="00BA5E3F">
                <w:delText>2019</w:delText>
              </w:r>
            </w:del>
          </w:p>
        </w:tc>
        <w:tc>
          <w:tcPr>
            <w:tcW w:w="5472" w:type="dxa"/>
            <w:tcBorders>
              <w:top w:val="dotted" w:sz="4" w:space="0" w:color="auto"/>
              <w:left w:val="nil"/>
              <w:bottom w:val="dotted" w:sz="4" w:space="0" w:color="auto"/>
              <w:right w:val="nil"/>
            </w:tcBorders>
            <w:vAlign w:val="center"/>
            <w:hideMark/>
          </w:tcPr>
          <w:p w14:paraId="5CED3991" w14:textId="37520527" w:rsidR="00DC704C" w:rsidRPr="00E9655F" w:rsidDel="00BA5E3F" w:rsidRDefault="00DC704C" w:rsidP="00C6721E">
            <w:pPr>
              <w:pStyle w:val="TableBody"/>
              <w:rPr>
                <w:del w:id="122" w:author="Brian Bohman" w:date="2022-11-09T18:51:00Z"/>
              </w:rPr>
            </w:pPr>
            <w:del w:id="123" w:author="Brian Bohman" w:date="2022-11-09T18:51:00Z">
              <w:r w:rsidDel="00BA5E3F">
                <w:rPr>
                  <w:noProof/>
                </w:rPr>
                <w:delText>Bohman et al. (2020)</w:delText>
              </w:r>
            </w:del>
          </w:p>
        </w:tc>
      </w:tr>
      <w:tr w:rsidR="00DC704C" w:rsidRPr="00E9655F" w:rsidDel="00BA5E3F" w14:paraId="3A9AF310" w14:textId="0FB071F0" w:rsidTr="00C6721E">
        <w:trPr>
          <w:trHeight w:val="360"/>
          <w:del w:id="124" w:author="Brian Bohman" w:date="2022-11-09T18:51:00Z"/>
        </w:trPr>
        <w:tc>
          <w:tcPr>
            <w:tcW w:w="1152" w:type="dxa"/>
            <w:tcBorders>
              <w:top w:val="dotted" w:sz="4" w:space="0" w:color="auto"/>
              <w:left w:val="nil"/>
              <w:bottom w:val="single" w:sz="8" w:space="0" w:color="auto"/>
              <w:right w:val="nil"/>
            </w:tcBorders>
            <w:vAlign w:val="center"/>
          </w:tcPr>
          <w:p w14:paraId="3D7CEAE5" w14:textId="1FDE9B59" w:rsidR="00DC704C" w:rsidRPr="00E9655F" w:rsidDel="00BA5E3F" w:rsidRDefault="00DC704C" w:rsidP="00C6721E">
            <w:pPr>
              <w:pStyle w:val="TableBody"/>
              <w:rPr>
                <w:del w:id="125" w:author="Brian Bohman" w:date="2022-11-09T18:51:00Z"/>
              </w:rPr>
            </w:pPr>
            <w:del w:id="126" w:author="Brian Bohman" w:date="2022-11-09T18:51:00Z">
              <w:r w:rsidRPr="00E9655F" w:rsidDel="00BA5E3F">
                <w:delText>MN-6</w:delText>
              </w:r>
            </w:del>
          </w:p>
        </w:tc>
        <w:tc>
          <w:tcPr>
            <w:tcW w:w="1296" w:type="dxa"/>
            <w:tcBorders>
              <w:top w:val="dotted" w:sz="4" w:space="0" w:color="auto"/>
              <w:left w:val="nil"/>
              <w:bottom w:val="single" w:sz="8" w:space="0" w:color="auto"/>
              <w:right w:val="nil"/>
            </w:tcBorders>
            <w:vAlign w:val="center"/>
          </w:tcPr>
          <w:p w14:paraId="7C4C2DC7" w14:textId="53BAD40B" w:rsidR="00DC704C" w:rsidRPr="00E9655F" w:rsidDel="00BA5E3F" w:rsidRDefault="00DC704C" w:rsidP="00C6721E">
            <w:pPr>
              <w:pStyle w:val="TableBody"/>
              <w:rPr>
                <w:del w:id="127" w:author="Brian Bohman" w:date="2022-11-09T18:51:00Z"/>
              </w:rPr>
            </w:pPr>
            <w:del w:id="128" w:author="Brian Bohman" w:date="2022-11-09T18:51:00Z">
              <w:r w:rsidRPr="00E9655F" w:rsidDel="00BA5E3F">
                <w:delText>2020</w:delText>
              </w:r>
            </w:del>
          </w:p>
        </w:tc>
        <w:tc>
          <w:tcPr>
            <w:tcW w:w="5472" w:type="dxa"/>
            <w:tcBorders>
              <w:top w:val="dotted" w:sz="4" w:space="0" w:color="auto"/>
              <w:left w:val="nil"/>
              <w:bottom w:val="single" w:sz="8" w:space="0" w:color="auto"/>
              <w:right w:val="nil"/>
            </w:tcBorders>
            <w:vAlign w:val="center"/>
          </w:tcPr>
          <w:p w14:paraId="11851C4A" w14:textId="70232788" w:rsidR="00DC704C" w:rsidRPr="00E9655F" w:rsidDel="00BA5E3F" w:rsidRDefault="00DC704C" w:rsidP="00C6721E">
            <w:pPr>
              <w:pStyle w:val="TableBody"/>
              <w:rPr>
                <w:del w:id="129" w:author="Brian Bohman" w:date="2022-11-09T18:51:00Z"/>
              </w:rPr>
            </w:pPr>
            <w:del w:id="130" w:author="Brian Bohman" w:date="2022-11-09T18:51:00Z">
              <w:r w:rsidDel="00BA5E3F">
                <w:rPr>
                  <w:noProof/>
                </w:rPr>
                <w:delText>Rosen et al. (2021)</w:delText>
              </w:r>
            </w:del>
          </w:p>
        </w:tc>
      </w:tr>
    </w:tbl>
    <w:p w14:paraId="656B7EC8" w14:textId="7F0FBC75" w:rsidR="00DC704C" w:rsidDel="00BA5E3F" w:rsidRDefault="00DC704C" w:rsidP="00DC704C">
      <w:pPr>
        <w:rPr>
          <w:del w:id="131" w:author="Brian Bohman" w:date="2022-11-09T18:51:00Z"/>
        </w:rPr>
      </w:pPr>
    </w:p>
    <w:p w14:paraId="36288EA4" w14:textId="7EB1C6AB" w:rsidR="009F018B" w:rsidRPr="003F07FD" w:rsidDel="00927E63" w:rsidRDefault="009F018B" w:rsidP="00C6721E">
      <w:pPr>
        <w:pStyle w:val="Body"/>
        <w:rPr>
          <w:del w:id="132" w:author="Brian Bohman" w:date="2022-11-10T06:43:00Z"/>
        </w:rPr>
      </w:pPr>
      <w:moveFromRangeStart w:id="133" w:author="Brian Bohman" w:date="2022-11-10T06:53:00Z" w:name="move118955649"/>
      <w:moveFrom w:id="134" w:author="Brian Bohman" w:date="2022-11-10T06:53:00Z">
        <w:r w:rsidRPr="003F07FD" w:rsidDel="009C3EDE">
          <w:t xml:space="preserve">Apart from experimental N and variety treatments, all management and cultural practices were managed by the staff at the SPRF in accordance with common practices for the region </w:t>
        </w:r>
        <w:r w:rsidDel="009C3EDE">
          <w:rPr>
            <w:noProof/>
          </w:rPr>
          <w:t>(Egel, 2017)</w:t>
        </w:r>
        <w:r w:rsidDel="009C3EDE">
          <w:t>.</w:t>
        </w:r>
        <w:r w:rsidRPr="003F07FD" w:rsidDel="009C3EDE">
          <w:t xml:space="preserve"> </w:t>
        </w:r>
        <w:r w:rsidDel="009C3EDE">
          <w:t>N</w:t>
        </w:r>
        <w:r w:rsidRPr="003F07FD" w:rsidDel="009C3EDE">
          <w:t xml:space="preserve">utrients were applied based on soil samples and University recommendations </w:t>
        </w:r>
        <w:r w:rsidDel="009C3EDE">
          <w:rPr>
            <w:noProof/>
          </w:rPr>
          <w:t>(Franzen et al., 2018; Rosen, 2018)</w:t>
        </w:r>
        <w:r w:rsidRPr="003F07FD" w:rsidDel="009C3EDE">
          <w:t xml:space="preserve">, and supplemental irrigation was applied based on the University recommended checkbook method </w:t>
        </w:r>
        <w:r w:rsidDel="009C3EDE">
          <w:rPr>
            <w:noProof/>
          </w:rPr>
          <w:t>(Wright, 2002; Steele et al., 2010)</w:t>
        </w:r>
        <w:r w:rsidRPr="003F07FD" w:rsidDel="009C3EDE">
          <w:t>. Additional details on experimental procedures for these studies have been previously reported</w:t>
        </w:r>
        <w:r w:rsidDel="009C3EDE">
          <w:t xml:space="preserve"> </w:t>
        </w:r>
        <w:r w:rsidRPr="00DA5F05" w:rsidDel="009C3EDE">
          <w:t>(</w:t>
        </w:r>
        <w:r w:rsidR="00E62DC7" w:rsidDel="009C3EDE">
          <w:t>Table 2</w:t>
        </w:r>
        <w:r w:rsidRPr="00DA5F05" w:rsidDel="009C3EDE">
          <w:t>).</w:t>
        </w:r>
      </w:moveFrom>
      <w:moveFromRangeEnd w:id="133"/>
    </w:p>
    <w:p w14:paraId="7534D8EB" w14:textId="45636E92" w:rsidR="009F018B" w:rsidRPr="00D76856" w:rsidDel="009C3EDE" w:rsidRDefault="009F018B" w:rsidP="00C6721E">
      <w:pPr>
        <w:pStyle w:val="Body"/>
        <w:rPr>
          <w:del w:id="135" w:author="Brian Bohman" w:date="2022-11-10T06:52:00Z"/>
        </w:rPr>
      </w:pPr>
      <w:r w:rsidRPr="00EC0E19">
        <w:t xml:space="preserve">A randomized complete block design with three or four replicates was used in each field experiment. All </w:t>
      </w:r>
      <w:del w:id="136" w:author="Gilles Bélanger" w:date="2022-11-16T11:57:00Z">
        <w:r w:rsidRPr="00EC0E19" w:rsidDel="009951EE">
          <w:delText>studies</w:delText>
        </w:r>
      </w:del>
      <w:ins w:id="137" w:author="Gilles Bélanger" w:date="2022-11-16T11:57:00Z">
        <w:r w:rsidR="009951EE">
          <w:t>experiments</w:t>
        </w:r>
      </w:ins>
      <w:r w:rsidRPr="00EC0E19">
        <w:t xml:space="preserve"> evaluated at least </w:t>
      </w:r>
      <w:ins w:id="138" w:author="Gilles Bélanger" w:date="2022-11-16T11:58:00Z">
        <w:r w:rsidR="009951EE">
          <w:t xml:space="preserve">three </w:t>
        </w:r>
      </w:ins>
      <w:del w:id="139" w:author="Gilles Bélanger" w:date="2022-11-16T11:58:00Z">
        <w:r w:rsidRPr="00EC0E19" w:rsidDel="009951EE">
          <w:delText>3 nitrogen</w:delText>
        </w:r>
      </w:del>
      <w:ins w:id="140" w:author="Gilles Bélanger" w:date="2022-11-16T11:58:00Z">
        <w:r w:rsidR="009951EE">
          <w:t>N</w:t>
        </w:r>
      </w:ins>
      <w:r w:rsidRPr="00EC0E19">
        <w:t xml:space="preserve"> rates (0 – 400 kg N ha</w:t>
      </w:r>
      <w:r w:rsidRPr="00D46F40">
        <w:rPr>
          <w:vertAlign w:val="superscript"/>
        </w:rPr>
        <w:t>-1</w:t>
      </w:r>
      <w:r w:rsidRPr="00EC0E19">
        <w:t>) for Russet Burbank potato [</w:t>
      </w:r>
      <w:r w:rsidRPr="00F37899">
        <w:rPr>
          <w:i/>
          <w:iCs/>
        </w:rPr>
        <w:t>Solanum tuberosum</w:t>
      </w:r>
      <w:r w:rsidRPr="00EC0E19">
        <w:t xml:space="preserve"> (L.)], with some studies evaluating additional potato varieties </w:t>
      </w:r>
      <w:r w:rsidRPr="00DA5F05">
        <w:t>(</w:t>
      </w:r>
      <w:r w:rsidR="00E62DC7">
        <w:t>Table 2</w:t>
      </w:r>
      <w:r w:rsidRPr="00DA5F05">
        <w:t xml:space="preserve">). </w:t>
      </w:r>
      <w:r>
        <w:t xml:space="preserve">Nitrogen fertilizer was applied using various source and timing regimes including polymer coated urea applied at planting and/or emergence, split-applied urea and </w:t>
      </w:r>
      <w:r w:rsidR="003F1C56">
        <w:t>urea-ammonium nitrate</w:t>
      </w:r>
      <w:r>
        <w:t xml:space="preserve"> at emergence and/or post-emergence, ammonium nitrate at planting, emergence, and/or post-emergence.</w:t>
      </w:r>
      <w:del w:id="141" w:author="Brian Bohman" w:date="2022-11-10T06:50:00Z">
        <w:r w:rsidDel="00E86B89">
          <w:delText xml:space="preserve"> The maturity class of varieties evaluated in these experiments included: medium-late – Clearwater and Dakota Russet; medium-late to late – Umatilla Russet; late – Easton; late to very late – Russet Burbank </w:delText>
        </w:r>
        <w:r w:rsidDel="00E86B89">
          <w:rPr>
            <w:noProof/>
          </w:rPr>
          <w:delText>(Thompson, 2013; Porter, 2014; Stark et al., 2020; OSU, 2021)</w:delText>
        </w:r>
        <w:r w:rsidDel="00E86B89">
          <w:delText xml:space="preserve">. </w:delText>
        </w:r>
        <w:r w:rsidRPr="00EC0E19" w:rsidDel="00E86B89">
          <w:delText xml:space="preserve">Planting density </w:delText>
        </w:r>
        <w:r w:rsidDel="00E86B89">
          <w:delText>was</w:delText>
        </w:r>
        <w:r w:rsidRPr="00EC0E19" w:rsidDel="00E86B89">
          <w:delText xml:space="preserve"> 36,000 plants ha</w:delText>
        </w:r>
        <w:r w:rsidRPr="00D46F40" w:rsidDel="00E86B89">
          <w:rPr>
            <w:vertAlign w:val="superscript"/>
          </w:rPr>
          <w:delText>-1</w:delText>
        </w:r>
        <w:r w:rsidDel="00E86B89">
          <w:delText xml:space="preserve"> for all experiments except for MN-1 which was planted at a density of 48,000 plants ha</w:delText>
        </w:r>
        <w:r w:rsidDel="00E86B89">
          <w:rPr>
            <w:vertAlign w:val="superscript"/>
          </w:rPr>
          <w:delText>-1</w:delText>
        </w:r>
        <w:r w:rsidRPr="00EC0E19" w:rsidDel="00E86B89">
          <w:delText>.</w:delText>
        </w:r>
      </w:del>
      <w:ins w:id="142" w:author="Brian Bohman" w:date="2022-11-10T06:46:00Z">
        <w:r w:rsidR="00D76856">
          <w:t xml:space="preserve"> </w:t>
        </w:r>
      </w:ins>
    </w:p>
    <w:p w14:paraId="25362435" w14:textId="3B958078" w:rsidR="009C3EDE" w:rsidDel="009C3EDE" w:rsidRDefault="009C3EDE" w:rsidP="009C3EDE">
      <w:pPr>
        <w:pStyle w:val="Body"/>
        <w:rPr>
          <w:del w:id="143" w:author="Brian Bohman" w:date="2022-11-10T06:54:00Z"/>
          <w:moveTo w:id="144" w:author="Brian Bohman" w:date="2022-11-10T06:53:00Z"/>
        </w:rPr>
      </w:pPr>
      <w:ins w:id="145" w:author="Brian Bohman" w:date="2022-11-10T06:53:00Z">
        <w:r>
          <w:t>E</w:t>
        </w:r>
      </w:ins>
      <w:del w:id="146" w:author="Brian Bohman" w:date="2022-11-10T06:53:00Z">
        <w:r w:rsidR="009F018B" w:rsidDel="009C3EDE">
          <w:delText>T</w:delText>
        </w:r>
      </w:del>
      <w:del w:id="147" w:author="Brian Bohman" w:date="2022-11-10T06:52:00Z">
        <w:r w:rsidR="009F018B" w:rsidDel="009C3EDE">
          <w:delText>he e</w:delText>
        </w:r>
      </w:del>
      <w:r w:rsidR="009F018B">
        <w:t>xperiments that</w:t>
      </w:r>
      <w:r w:rsidR="009F018B" w:rsidRPr="00EC0E19">
        <w:t xml:space="preserve"> evaluated multiple varieties had either a factorial design, or split-plot design with variety treatment as the whole-plot and </w:t>
      </w:r>
      <w:del w:id="148" w:author="Gilles Bélanger" w:date="2022-11-16T11:59:00Z">
        <w:r w:rsidR="009F018B" w:rsidRPr="00EC0E19" w:rsidDel="009951EE">
          <w:delText>nitrogen</w:delText>
        </w:r>
      </w:del>
      <w:ins w:id="149" w:author="Gilles Bélanger" w:date="2022-11-16T11:59:00Z">
        <w:r w:rsidR="009951EE">
          <w:t>N</w:t>
        </w:r>
      </w:ins>
      <w:r w:rsidR="009F018B" w:rsidRPr="00EC0E19">
        <w:t xml:space="preserve"> treatment as the split-plot. Plots in these studies were between 5.4 – 6.4 m wide (6 or 7 </w:t>
      </w:r>
      <w:del w:id="150" w:author="Gilles Bélanger" w:date="2022-11-16T11:59:00Z">
        <w:r w:rsidR="009F018B" w:rsidRPr="00EC0E19" w:rsidDel="009951EE">
          <w:delText>x</w:delText>
        </w:r>
      </w:del>
      <w:ins w:id="151" w:author="Gilles Bélanger" w:date="2022-11-16T11:59:00Z">
        <w:r w:rsidR="009951EE">
          <w:t>×</w:t>
        </w:r>
      </w:ins>
      <w:r w:rsidR="009F018B" w:rsidRPr="00EC0E19">
        <w:t xml:space="preserve"> 0.9 m rows) and 6.1 – 9.1 m long. Experiments were planted each year in late-April to early-May and were mechanically harvested in mid-September with vines terminated one to two weeks prior to harvest.</w:t>
      </w:r>
      <w:r w:rsidR="009F018B" w:rsidRPr="002169F3">
        <w:t xml:space="preserve"> </w:t>
      </w:r>
      <w:moveToRangeStart w:id="152" w:author="Brian Bohman" w:date="2022-11-10T06:53:00Z" w:name="move118955649"/>
      <w:moveTo w:id="153" w:author="Brian Bohman" w:date="2022-11-10T06:53:00Z">
        <w:r w:rsidRPr="003F07FD">
          <w:t xml:space="preserve">Apart from experimental N and variety treatments, all management and cultural practices were managed by the staff at the SPRF in accordance with common practices for the region </w:t>
        </w:r>
        <w:r>
          <w:rPr>
            <w:noProof/>
          </w:rPr>
          <w:t>(Egel, 2017)</w:t>
        </w:r>
        <w:r>
          <w:t>.</w:t>
        </w:r>
        <w:r w:rsidRPr="003F07FD">
          <w:t xml:space="preserve"> </w:t>
        </w:r>
        <w:r>
          <w:t>N</w:t>
        </w:r>
        <w:r w:rsidRPr="003F07FD">
          <w:t xml:space="preserve">utrients were applied based on soil samples and University recommendations </w:t>
        </w:r>
        <w:r>
          <w:rPr>
            <w:noProof/>
          </w:rPr>
          <w:t>(Franzen et al., 2018; Rosen, 2018)</w:t>
        </w:r>
        <w:r w:rsidRPr="003F07FD">
          <w:t xml:space="preserve">, and supplemental irrigation was applied based on the University recommended checkbook method </w:t>
        </w:r>
        <w:r>
          <w:rPr>
            <w:noProof/>
          </w:rPr>
          <w:t>(Wright, 2002; Steele et al., 2010)</w:t>
        </w:r>
        <w:r w:rsidRPr="003F07FD">
          <w:t>. Additional details on experimental procedures for these studies have been previously reported</w:t>
        </w:r>
        <w:r>
          <w:t xml:space="preserve"> </w:t>
        </w:r>
        <w:r w:rsidRPr="00DA5F05">
          <w:t>(</w:t>
        </w:r>
        <w:r>
          <w:t>Table 2</w:t>
        </w:r>
        <w:r w:rsidRPr="00DA5F05">
          <w:t>).</w:t>
        </w:r>
      </w:moveTo>
    </w:p>
    <w:moveToRangeEnd w:id="152"/>
    <w:p w14:paraId="077297E6" w14:textId="2C9AA285" w:rsidR="009F018B" w:rsidRDefault="009F018B" w:rsidP="00C6721E">
      <w:pPr>
        <w:pStyle w:val="Body"/>
        <w:rPr>
          <w:ins w:id="154" w:author="Brian Bohman" w:date="2022-11-10T06:53:00Z"/>
        </w:rPr>
      </w:pPr>
      <w:del w:id="155" w:author="Brian Bohman" w:date="2022-11-10T06:54:00Z">
        <w:r w:rsidDel="009C3EDE">
          <w:delText xml:space="preserve">A summary of N management practices and varieties evaluated for each of these studies is given </w:delText>
        </w:r>
      </w:del>
      <w:del w:id="156" w:author="Brian Bohman" w:date="2022-11-09T18:55:00Z">
        <w:r w:rsidDel="0074157F">
          <w:delText>below</w:delText>
        </w:r>
      </w:del>
      <w:del w:id="157" w:author="Brian Bohman" w:date="2022-11-10T06:54:00Z">
        <w:r w:rsidDel="009C3EDE">
          <w:delText xml:space="preserve"> </w:delText>
        </w:r>
        <w:r w:rsidRPr="00DA5F05" w:rsidDel="009C3EDE">
          <w:delText>(</w:delText>
        </w:r>
        <w:r w:rsidR="00E62DC7" w:rsidDel="009C3EDE">
          <w:delText xml:space="preserve">Table </w:delText>
        </w:r>
      </w:del>
      <w:del w:id="158" w:author="Brian Bohman" w:date="2022-11-09T18:55:00Z">
        <w:r w:rsidR="00E62DC7" w:rsidDel="0074157F">
          <w:delText>3</w:delText>
        </w:r>
      </w:del>
      <w:del w:id="159" w:author="Brian Bohman" w:date="2022-11-10T06:54:00Z">
        <w:r w:rsidRPr="00DA5F05" w:rsidDel="009C3EDE">
          <w:delText>).</w:delText>
        </w:r>
      </w:del>
    </w:p>
    <w:tbl>
      <w:tblPr>
        <w:tblW w:w="9504"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576"/>
        <w:gridCol w:w="720"/>
        <w:gridCol w:w="1008"/>
        <w:gridCol w:w="1584"/>
        <w:gridCol w:w="2304"/>
        <w:gridCol w:w="2160"/>
      </w:tblGrid>
      <w:tr w:rsidR="009C3EDE" w:rsidRPr="00E9655F" w14:paraId="1D2D1D12" w14:textId="77777777" w:rsidTr="00C6721E">
        <w:trPr>
          <w:trHeight w:val="288"/>
          <w:ins w:id="160" w:author="Brian Bohman" w:date="2022-11-10T06:53:00Z"/>
        </w:trPr>
        <w:tc>
          <w:tcPr>
            <w:tcW w:w="9504" w:type="dxa"/>
            <w:gridSpan w:val="7"/>
            <w:tcBorders>
              <w:top w:val="nil"/>
              <w:left w:val="nil"/>
              <w:bottom w:val="single" w:sz="4" w:space="0" w:color="auto"/>
              <w:right w:val="nil"/>
            </w:tcBorders>
            <w:vAlign w:val="center"/>
          </w:tcPr>
          <w:p w14:paraId="39DE3892" w14:textId="77777777" w:rsidR="009C3EDE" w:rsidRPr="00E25FB6" w:rsidRDefault="009C3EDE" w:rsidP="00C6721E">
            <w:pPr>
              <w:pStyle w:val="TableCaption"/>
              <w:jc w:val="left"/>
              <w:rPr>
                <w:ins w:id="161" w:author="Brian Bohman" w:date="2022-11-10T06:53:00Z"/>
                <w:b w:val="0"/>
                <w:bCs/>
              </w:rPr>
            </w:pPr>
            <w:ins w:id="162" w:author="Brian Bohman" w:date="2022-11-10T06:53:00Z">
              <w:r w:rsidRPr="009B5B80">
                <w:t>Table 2.</w:t>
              </w:r>
              <w:r>
                <w:t xml:space="preserve"> </w:t>
              </w:r>
              <w:r w:rsidRPr="007A7DE7">
                <w:rPr>
                  <w:b w:val="0"/>
                  <w:bCs/>
                </w:rPr>
                <w:t>Summary of newly reported experimental small-plot trials in Minnesota, USA</w:t>
              </w:r>
            </w:ins>
          </w:p>
        </w:tc>
      </w:tr>
      <w:tr w:rsidR="009C3EDE" w:rsidRPr="00E9655F" w14:paraId="5872ECD7" w14:textId="77777777" w:rsidTr="00C6721E">
        <w:trPr>
          <w:trHeight w:val="288"/>
          <w:ins w:id="163" w:author="Brian Bohman" w:date="2022-11-10T06:53:00Z"/>
        </w:trPr>
        <w:tc>
          <w:tcPr>
            <w:tcW w:w="1152" w:type="dxa"/>
            <w:tcBorders>
              <w:top w:val="single" w:sz="8" w:space="0" w:color="auto"/>
              <w:left w:val="nil"/>
              <w:bottom w:val="single" w:sz="4" w:space="0" w:color="auto"/>
              <w:right w:val="nil"/>
            </w:tcBorders>
            <w:vAlign w:val="center"/>
            <w:hideMark/>
          </w:tcPr>
          <w:p w14:paraId="66C101D2" w14:textId="77777777" w:rsidR="009C3EDE" w:rsidRPr="007A7DE7" w:rsidRDefault="009C3EDE" w:rsidP="00C6721E">
            <w:pPr>
              <w:pStyle w:val="TableBody"/>
              <w:rPr>
                <w:ins w:id="164" w:author="Brian Bohman" w:date="2022-11-10T06:53:00Z"/>
                <w:b/>
                <w:bCs/>
              </w:rPr>
            </w:pPr>
            <w:ins w:id="165" w:author="Brian Bohman" w:date="2022-11-10T06:53:00Z">
              <w:r w:rsidRPr="007A7DE7">
                <w:rPr>
                  <w:b/>
                  <w:bCs/>
                </w:rPr>
                <w:t>Experiment</w:t>
              </w:r>
            </w:ins>
          </w:p>
        </w:tc>
        <w:tc>
          <w:tcPr>
            <w:tcW w:w="576" w:type="dxa"/>
            <w:tcBorders>
              <w:top w:val="single" w:sz="8" w:space="0" w:color="auto"/>
              <w:left w:val="nil"/>
              <w:bottom w:val="single" w:sz="4" w:space="0" w:color="auto"/>
              <w:right w:val="nil"/>
            </w:tcBorders>
            <w:vAlign w:val="center"/>
            <w:hideMark/>
          </w:tcPr>
          <w:p w14:paraId="156FBDAB" w14:textId="77777777" w:rsidR="009C3EDE" w:rsidRPr="007A7DE7" w:rsidRDefault="009C3EDE" w:rsidP="00C6721E">
            <w:pPr>
              <w:pStyle w:val="TableBody"/>
              <w:rPr>
                <w:ins w:id="166" w:author="Brian Bohman" w:date="2022-11-10T06:53:00Z"/>
                <w:b/>
                <w:bCs/>
              </w:rPr>
            </w:pPr>
            <w:ins w:id="167" w:author="Brian Bohman" w:date="2022-11-10T06:53:00Z">
              <w:r w:rsidRPr="007A7DE7">
                <w:rPr>
                  <w:b/>
                  <w:bCs/>
                </w:rPr>
                <w:t>Year</w:t>
              </w:r>
            </w:ins>
          </w:p>
        </w:tc>
        <w:tc>
          <w:tcPr>
            <w:tcW w:w="720" w:type="dxa"/>
            <w:tcBorders>
              <w:top w:val="single" w:sz="8" w:space="0" w:color="auto"/>
              <w:left w:val="nil"/>
              <w:bottom w:val="single" w:sz="4" w:space="0" w:color="auto"/>
              <w:right w:val="nil"/>
            </w:tcBorders>
            <w:vAlign w:val="center"/>
          </w:tcPr>
          <w:p w14:paraId="7ACBFD91" w14:textId="77777777" w:rsidR="009C3EDE" w:rsidRPr="007A7DE7" w:rsidRDefault="009C3EDE" w:rsidP="00C6721E">
            <w:pPr>
              <w:pStyle w:val="TableBody"/>
              <w:rPr>
                <w:ins w:id="168" w:author="Brian Bohman" w:date="2022-11-10T06:53:00Z"/>
                <w:b/>
                <w:bCs/>
              </w:rPr>
            </w:pPr>
            <w:ins w:id="169" w:author="Brian Bohman" w:date="2022-11-10T06:53:00Z">
              <w:r w:rsidRPr="007A7DE7">
                <w:rPr>
                  <w:b/>
                  <w:bCs/>
                </w:rPr>
                <w:t>N trts.</w:t>
              </w:r>
              <w:r w:rsidRPr="007A7DE7">
                <w:rPr>
                  <w:b/>
                  <w:bCs/>
                  <w:vertAlign w:val="superscript"/>
                </w:rPr>
                <w:t>†</w:t>
              </w:r>
            </w:ins>
          </w:p>
        </w:tc>
        <w:tc>
          <w:tcPr>
            <w:tcW w:w="1008" w:type="dxa"/>
            <w:tcBorders>
              <w:top w:val="single" w:sz="8" w:space="0" w:color="auto"/>
              <w:left w:val="nil"/>
              <w:bottom w:val="single" w:sz="4" w:space="0" w:color="auto"/>
              <w:right w:val="nil"/>
            </w:tcBorders>
            <w:vAlign w:val="center"/>
          </w:tcPr>
          <w:p w14:paraId="7ECBA992" w14:textId="77777777" w:rsidR="009C3EDE" w:rsidRPr="007A7DE7" w:rsidRDefault="009C3EDE" w:rsidP="00C6721E">
            <w:pPr>
              <w:pStyle w:val="TableBody"/>
              <w:rPr>
                <w:ins w:id="170" w:author="Brian Bohman" w:date="2022-11-10T06:53:00Z"/>
                <w:b/>
                <w:bCs/>
              </w:rPr>
            </w:pPr>
            <w:ins w:id="171" w:author="Brian Bohman" w:date="2022-11-10T06:53:00Z">
              <w:r w:rsidRPr="007A7DE7">
                <w:rPr>
                  <w:b/>
                  <w:bCs/>
                </w:rPr>
                <w:t>N rates</w:t>
              </w:r>
            </w:ins>
          </w:p>
          <w:p w14:paraId="663536A7" w14:textId="77777777" w:rsidR="009C3EDE" w:rsidRPr="007A7DE7" w:rsidRDefault="009C3EDE" w:rsidP="00C6721E">
            <w:pPr>
              <w:pStyle w:val="TableBody"/>
              <w:rPr>
                <w:ins w:id="172" w:author="Brian Bohman" w:date="2022-11-10T06:53:00Z"/>
                <w:b/>
                <w:bCs/>
              </w:rPr>
            </w:pPr>
            <w:ins w:id="173" w:author="Brian Bohman" w:date="2022-11-10T06:53:00Z">
              <w:r w:rsidRPr="007A7DE7">
                <w:rPr>
                  <w:b/>
                  <w:bCs/>
                </w:rPr>
                <w:t>[kg ha</w:t>
              </w:r>
              <w:r w:rsidRPr="007A7DE7">
                <w:rPr>
                  <w:b/>
                  <w:bCs/>
                  <w:vertAlign w:val="superscript"/>
                </w:rPr>
                <w:t>-1</w:t>
              </w:r>
              <w:r w:rsidRPr="007A7DE7">
                <w:rPr>
                  <w:b/>
                  <w:bCs/>
                </w:rPr>
                <w:t>]</w:t>
              </w:r>
            </w:ins>
          </w:p>
        </w:tc>
        <w:tc>
          <w:tcPr>
            <w:tcW w:w="1584" w:type="dxa"/>
            <w:tcBorders>
              <w:top w:val="single" w:sz="8" w:space="0" w:color="auto"/>
              <w:left w:val="nil"/>
              <w:bottom w:val="single" w:sz="4" w:space="0" w:color="auto"/>
              <w:right w:val="nil"/>
            </w:tcBorders>
            <w:vAlign w:val="center"/>
          </w:tcPr>
          <w:p w14:paraId="227EA52C" w14:textId="77777777" w:rsidR="009C3EDE" w:rsidRPr="007A7DE7" w:rsidRDefault="009C3EDE" w:rsidP="00C6721E">
            <w:pPr>
              <w:pStyle w:val="TableBody"/>
              <w:rPr>
                <w:ins w:id="174" w:author="Brian Bohman" w:date="2022-11-10T06:53:00Z"/>
                <w:b/>
                <w:bCs/>
              </w:rPr>
            </w:pPr>
            <w:ins w:id="175" w:author="Brian Bohman" w:date="2022-11-10T06:53:00Z">
              <w:r w:rsidRPr="007A7DE7">
                <w:rPr>
                  <w:b/>
                  <w:bCs/>
                </w:rPr>
                <w:t>Varieties</w:t>
              </w:r>
            </w:ins>
          </w:p>
        </w:tc>
        <w:tc>
          <w:tcPr>
            <w:tcW w:w="2304" w:type="dxa"/>
            <w:tcBorders>
              <w:top w:val="single" w:sz="8" w:space="0" w:color="auto"/>
              <w:left w:val="nil"/>
              <w:bottom w:val="single" w:sz="4" w:space="0" w:color="auto"/>
              <w:right w:val="nil"/>
            </w:tcBorders>
            <w:vAlign w:val="center"/>
          </w:tcPr>
          <w:p w14:paraId="6F93502A" w14:textId="77777777" w:rsidR="009C3EDE" w:rsidRPr="007A7DE7" w:rsidRDefault="009C3EDE" w:rsidP="00C6721E">
            <w:pPr>
              <w:pStyle w:val="TableBody"/>
              <w:rPr>
                <w:ins w:id="176" w:author="Brian Bohman" w:date="2022-11-10T06:53:00Z"/>
                <w:b/>
                <w:bCs/>
              </w:rPr>
            </w:pPr>
            <w:ins w:id="177" w:author="Brian Bohman" w:date="2022-11-10T06:53:00Z">
              <w:r w:rsidRPr="007A7DE7">
                <w:rPr>
                  <w:b/>
                  <w:bCs/>
                </w:rPr>
                <w:t>Sampling Dates</w:t>
              </w:r>
            </w:ins>
          </w:p>
        </w:tc>
        <w:tc>
          <w:tcPr>
            <w:tcW w:w="2160" w:type="dxa"/>
            <w:tcBorders>
              <w:top w:val="single" w:sz="8" w:space="0" w:color="auto"/>
              <w:left w:val="nil"/>
              <w:bottom w:val="single" w:sz="4" w:space="0" w:color="auto"/>
              <w:right w:val="nil"/>
            </w:tcBorders>
            <w:vAlign w:val="center"/>
            <w:hideMark/>
          </w:tcPr>
          <w:p w14:paraId="01774A88" w14:textId="77777777" w:rsidR="009C3EDE" w:rsidRPr="007A7DE7" w:rsidRDefault="009C3EDE" w:rsidP="00C6721E">
            <w:pPr>
              <w:pStyle w:val="TableBody"/>
              <w:rPr>
                <w:ins w:id="178" w:author="Brian Bohman" w:date="2022-11-10T06:53:00Z"/>
                <w:b/>
                <w:bCs/>
              </w:rPr>
            </w:pPr>
            <w:ins w:id="179" w:author="Brian Bohman" w:date="2022-11-10T06:53:00Z">
              <w:r w:rsidRPr="007A7DE7">
                <w:rPr>
                  <w:b/>
                  <w:bCs/>
                </w:rPr>
                <w:t>Reference</w:t>
              </w:r>
            </w:ins>
          </w:p>
        </w:tc>
      </w:tr>
      <w:tr w:rsidR="009C3EDE" w:rsidRPr="00E9655F" w14:paraId="5D9502A6" w14:textId="77777777" w:rsidTr="00C6721E">
        <w:trPr>
          <w:trHeight w:val="720"/>
          <w:ins w:id="180" w:author="Brian Bohman" w:date="2022-11-10T06:53:00Z"/>
        </w:trPr>
        <w:tc>
          <w:tcPr>
            <w:tcW w:w="1152" w:type="dxa"/>
            <w:vMerge w:val="restart"/>
            <w:tcBorders>
              <w:top w:val="single" w:sz="4" w:space="0" w:color="auto"/>
              <w:left w:val="nil"/>
              <w:right w:val="nil"/>
            </w:tcBorders>
            <w:vAlign w:val="center"/>
            <w:hideMark/>
          </w:tcPr>
          <w:p w14:paraId="4BF4DF1B" w14:textId="77777777" w:rsidR="009C3EDE" w:rsidRPr="00E9655F" w:rsidRDefault="009C3EDE" w:rsidP="00C6721E">
            <w:pPr>
              <w:pStyle w:val="TableBody"/>
              <w:rPr>
                <w:ins w:id="181" w:author="Brian Bohman" w:date="2022-11-10T06:53:00Z"/>
              </w:rPr>
            </w:pPr>
            <w:ins w:id="182" w:author="Brian Bohman" w:date="2022-11-10T06:53:00Z">
              <w:r w:rsidRPr="00E9655F">
                <w:t>MN-1</w:t>
              </w:r>
            </w:ins>
          </w:p>
        </w:tc>
        <w:tc>
          <w:tcPr>
            <w:tcW w:w="576" w:type="dxa"/>
            <w:tcBorders>
              <w:top w:val="single" w:sz="4" w:space="0" w:color="auto"/>
              <w:left w:val="nil"/>
              <w:bottom w:val="nil"/>
              <w:right w:val="nil"/>
            </w:tcBorders>
            <w:vAlign w:val="center"/>
            <w:hideMark/>
          </w:tcPr>
          <w:p w14:paraId="0C1FDC70" w14:textId="77777777" w:rsidR="009C3EDE" w:rsidRPr="00E9655F" w:rsidRDefault="009C3EDE" w:rsidP="00C6721E">
            <w:pPr>
              <w:pStyle w:val="TableBody"/>
              <w:rPr>
                <w:ins w:id="183" w:author="Brian Bohman" w:date="2022-11-10T06:53:00Z"/>
              </w:rPr>
            </w:pPr>
            <w:ins w:id="184" w:author="Brian Bohman" w:date="2022-11-10T06:53:00Z">
              <w:r w:rsidRPr="00E9655F">
                <w:t>1991</w:t>
              </w:r>
            </w:ins>
          </w:p>
        </w:tc>
        <w:tc>
          <w:tcPr>
            <w:tcW w:w="720" w:type="dxa"/>
            <w:tcBorders>
              <w:top w:val="single" w:sz="4" w:space="0" w:color="auto"/>
              <w:left w:val="nil"/>
              <w:right w:val="nil"/>
            </w:tcBorders>
            <w:vAlign w:val="center"/>
          </w:tcPr>
          <w:p w14:paraId="3D586F0F" w14:textId="77777777" w:rsidR="009C3EDE" w:rsidRDefault="009C3EDE" w:rsidP="00C6721E">
            <w:pPr>
              <w:pStyle w:val="TableBody"/>
              <w:rPr>
                <w:ins w:id="185" w:author="Brian Bohman" w:date="2022-11-10T06:53:00Z"/>
                <w:noProof/>
              </w:rPr>
            </w:pPr>
            <w:ins w:id="186" w:author="Brian Bohman" w:date="2022-11-10T06:53:00Z">
              <w:r w:rsidRPr="00B91DE7">
                <w:t>10</w:t>
              </w:r>
            </w:ins>
          </w:p>
        </w:tc>
        <w:tc>
          <w:tcPr>
            <w:tcW w:w="1008" w:type="dxa"/>
            <w:tcBorders>
              <w:top w:val="single" w:sz="4" w:space="0" w:color="auto"/>
              <w:left w:val="nil"/>
              <w:right w:val="nil"/>
            </w:tcBorders>
            <w:vAlign w:val="center"/>
          </w:tcPr>
          <w:p w14:paraId="04A95909" w14:textId="77777777" w:rsidR="009C3EDE" w:rsidRDefault="009C3EDE" w:rsidP="00C6721E">
            <w:pPr>
              <w:pStyle w:val="TableBody"/>
              <w:rPr>
                <w:ins w:id="187" w:author="Brian Bohman" w:date="2022-11-10T06:53:00Z"/>
              </w:rPr>
            </w:pPr>
            <w:ins w:id="188" w:author="Brian Bohman" w:date="2022-11-10T06:53:00Z">
              <w:r w:rsidRPr="00B91DE7">
                <w:t>0, 135,</w:t>
              </w:r>
            </w:ins>
          </w:p>
          <w:p w14:paraId="6FC965CA" w14:textId="77777777" w:rsidR="009C3EDE" w:rsidRDefault="009C3EDE" w:rsidP="00C6721E">
            <w:pPr>
              <w:pStyle w:val="TableBody"/>
              <w:rPr>
                <w:ins w:id="189" w:author="Brian Bohman" w:date="2022-11-10T06:53:00Z"/>
              </w:rPr>
            </w:pPr>
            <w:ins w:id="190" w:author="Brian Bohman" w:date="2022-11-10T06:53:00Z">
              <w:r w:rsidRPr="00B91DE7">
                <w:t>180, 225,</w:t>
              </w:r>
            </w:ins>
          </w:p>
          <w:p w14:paraId="1C52E714" w14:textId="77777777" w:rsidR="009C3EDE" w:rsidRDefault="009C3EDE" w:rsidP="00C6721E">
            <w:pPr>
              <w:pStyle w:val="TableBody"/>
              <w:rPr>
                <w:ins w:id="191" w:author="Brian Bohman" w:date="2022-11-10T06:53:00Z"/>
                <w:noProof/>
              </w:rPr>
            </w:pPr>
            <w:ins w:id="192" w:author="Brian Bohman" w:date="2022-11-10T06:53:00Z">
              <w:r w:rsidRPr="00B91DE7">
                <w:t>270</w:t>
              </w:r>
            </w:ins>
          </w:p>
        </w:tc>
        <w:tc>
          <w:tcPr>
            <w:tcW w:w="1584" w:type="dxa"/>
            <w:tcBorders>
              <w:top w:val="single" w:sz="4" w:space="0" w:color="auto"/>
              <w:left w:val="nil"/>
              <w:right w:val="nil"/>
            </w:tcBorders>
            <w:vAlign w:val="center"/>
          </w:tcPr>
          <w:p w14:paraId="3377A4F0" w14:textId="77777777" w:rsidR="009C3EDE" w:rsidRDefault="009C3EDE" w:rsidP="00C6721E">
            <w:pPr>
              <w:pStyle w:val="TableBody"/>
              <w:rPr>
                <w:ins w:id="193" w:author="Brian Bohman" w:date="2022-11-10T06:53:00Z"/>
                <w:noProof/>
              </w:rPr>
            </w:pPr>
            <w:ins w:id="194" w:author="Brian Bohman" w:date="2022-11-10T06:53:00Z">
              <w:r w:rsidRPr="00B91DE7">
                <w:t>Russet Burbank</w:t>
              </w:r>
            </w:ins>
          </w:p>
        </w:tc>
        <w:tc>
          <w:tcPr>
            <w:tcW w:w="2304" w:type="dxa"/>
            <w:tcBorders>
              <w:top w:val="single" w:sz="4" w:space="0" w:color="auto"/>
              <w:left w:val="nil"/>
              <w:right w:val="nil"/>
            </w:tcBorders>
            <w:vAlign w:val="center"/>
          </w:tcPr>
          <w:p w14:paraId="0FFF4749" w14:textId="77777777" w:rsidR="009C3EDE" w:rsidRDefault="009C3EDE" w:rsidP="00C6721E">
            <w:pPr>
              <w:pStyle w:val="TableBody"/>
              <w:rPr>
                <w:ins w:id="195" w:author="Brian Bohman" w:date="2022-11-10T06:53:00Z"/>
                <w:noProof/>
              </w:rPr>
            </w:pPr>
            <w:ins w:id="196" w:author="Brian Bohman" w:date="2022-11-10T06:53:00Z">
              <w:r w:rsidRPr="00BE366D">
                <w:rPr>
                  <w:noProof/>
                </w:rPr>
                <w:t>12 June, 24 June, 2 July,</w:t>
              </w:r>
            </w:ins>
          </w:p>
          <w:p w14:paraId="4F5E628E" w14:textId="37AEB645" w:rsidR="009C3EDE" w:rsidRDefault="009C3EDE" w:rsidP="00C6721E">
            <w:pPr>
              <w:pStyle w:val="TableBody"/>
              <w:rPr>
                <w:ins w:id="197" w:author="Brian Bohman" w:date="2022-11-10T06:53:00Z"/>
                <w:noProof/>
              </w:rPr>
            </w:pPr>
            <w:ins w:id="198" w:author="Brian Bohman" w:date="2022-11-10T06:53:00Z">
              <w:r w:rsidRPr="00BE366D">
                <w:rPr>
                  <w:noProof/>
                </w:rPr>
                <w:t>16 July, 30 July, 13 Aug</w:t>
              </w:r>
            </w:ins>
            <w:ins w:id="199" w:author="Gilles Bélanger" w:date="2022-11-16T11:54:00Z">
              <w:r w:rsidR="009951EE">
                <w:rPr>
                  <w:noProof/>
                </w:rPr>
                <w:t>.</w:t>
              </w:r>
            </w:ins>
            <w:ins w:id="200" w:author="Brian Bohman" w:date="2022-11-10T06:53:00Z">
              <w:r w:rsidRPr="00BE366D">
                <w:rPr>
                  <w:noProof/>
                </w:rPr>
                <w:t>,</w:t>
              </w:r>
            </w:ins>
          </w:p>
          <w:p w14:paraId="72F7D3C6" w14:textId="77777777" w:rsidR="009C3EDE" w:rsidRDefault="009C3EDE" w:rsidP="00C6721E">
            <w:pPr>
              <w:pStyle w:val="TableBody"/>
              <w:rPr>
                <w:ins w:id="201" w:author="Brian Bohman" w:date="2022-11-10T06:53:00Z"/>
                <w:noProof/>
              </w:rPr>
            </w:pPr>
            <w:ins w:id="202" w:author="Brian Bohman" w:date="2022-11-10T06:53:00Z">
              <w:r w:rsidRPr="00BE366D">
                <w:rPr>
                  <w:noProof/>
                </w:rPr>
                <w:t>10 Sept.</w:t>
              </w:r>
            </w:ins>
          </w:p>
        </w:tc>
        <w:tc>
          <w:tcPr>
            <w:tcW w:w="2160" w:type="dxa"/>
            <w:vMerge w:val="restart"/>
            <w:tcBorders>
              <w:top w:val="single" w:sz="4" w:space="0" w:color="auto"/>
              <w:left w:val="nil"/>
              <w:right w:val="nil"/>
            </w:tcBorders>
            <w:vAlign w:val="center"/>
            <w:hideMark/>
          </w:tcPr>
          <w:p w14:paraId="28844C3E" w14:textId="77777777" w:rsidR="009C3EDE" w:rsidRPr="009C7291" w:rsidRDefault="009C3EDE" w:rsidP="00C6721E">
            <w:pPr>
              <w:pStyle w:val="TableBody"/>
              <w:rPr>
                <w:ins w:id="203" w:author="Brian Bohman" w:date="2022-11-10T06:53:00Z"/>
                <w:noProof/>
                <w:lang w:val="fr-CA"/>
                <w:rPrChange w:id="204" w:author="Gilles Bélanger" w:date="2022-11-15T14:42:00Z">
                  <w:rPr>
                    <w:ins w:id="205" w:author="Brian Bohman" w:date="2022-11-10T06:53:00Z"/>
                    <w:noProof/>
                  </w:rPr>
                </w:rPrChange>
              </w:rPr>
            </w:pPr>
            <w:ins w:id="206" w:author="Brian Bohman" w:date="2022-11-10T06:53:00Z">
              <w:r w:rsidRPr="009C7291">
                <w:rPr>
                  <w:noProof/>
                  <w:lang w:val="fr-CA"/>
                  <w:rPrChange w:id="207" w:author="Gilles Bélanger" w:date="2022-11-15T14:42:00Z">
                    <w:rPr>
                      <w:noProof/>
                    </w:rPr>
                  </w:rPrChange>
                </w:rPr>
                <w:t>Rosen et al. (1992);</w:t>
              </w:r>
            </w:ins>
          </w:p>
          <w:p w14:paraId="766D9CFE" w14:textId="77777777" w:rsidR="009C3EDE" w:rsidRDefault="009C3EDE" w:rsidP="00C6721E">
            <w:pPr>
              <w:pStyle w:val="TableBody"/>
              <w:rPr>
                <w:ins w:id="208" w:author="Brian Bohman" w:date="2022-11-10T06:53:00Z"/>
                <w:noProof/>
              </w:rPr>
            </w:pPr>
            <w:ins w:id="209" w:author="Brian Bohman" w:date="2022-11-10T06:53:00Z">
              <w:r w:rsidRPr="009C7291">
                <w:rPr>
                  <w:noProof/>
                  <w:lang w:val="fr-CA"/>
                  <w:rPrChange w:id="210" w:author="Gilles Bélanger" w:date="2022-11-15T14:42:00Z">
                    <w:rPr>
                      <w:noProof/>
                    </w:rPr>
                  </w:rPrChange>
                </w:rPr>
                <w:t xml:space="preserve">Rosen et al. </w:t>
              </w:r>
              <w:r>
                <w:rPr>
                  <w:noProof/>
                </w:rPr>
                <w:t>(1993);</w:t>
              </w:r>
            </w:ins>
          </w:p>
          <w:p w14:paraId="662CBE7F" w14:textId="77777777" w:rsidR="009C3EDE" w:rsidRPr="00E9655F" w:rsidRDefault="009C3EDE" w:rsidP="00C6721E">
            <w:pPr>
              <w:pStyle w:val="TableBody"/>
              <w:rPr>
                <w:ins w:id="211" w:author="Brian Bohman" w:date="2022-11-10T06:53:00Z"/>
              </w:rPr>
            </w:pPr>
            <w:ins w:id="212" w:author="Brian Bohman" w:date="2022-11-10T06:53:00Z">
              <w:r>
                <w:rPr>
                  <w:noProof/>
                </w:rPr>
                <w:t>Errebhi et al. (1998)</w:t>
              </w:r>
            </w:ins>
          </w:p>
        </w:tc>
      </w:tr>
      <w:tr w:rsidR="009C3EDE" w:rsidRPr="00E9655F" w14:paraId="711EB096" w14:textId="77777777" w:rsidTr="00C6721E">
        <w:trPr>
          <w:trHeight w:val="720"/>
          <w:ins w:id="213" w:author="Brian Bohman" w:date="2022-11-10T06:53:00Z"/>
        </w:trPr>
        <w:tc>
          <w:tcPr>
            <w:tcW w:w="1152" w:type="dxa"/>
            <w:vMerge/>
            <w:tcBorders>
              <w:left w:val="nil"/>
              <w:bottom w:val="dotted" w:sz="4" w:space="0" w:color="auto"/>
              <w:right w:val="nil"/>
            </w:tcBorders>
            <w:vAlign w:val="center"/>
          </w:tcPr>
          <w:p w14:paraId="38938574" w14:textId="77777777" w:rsidR="009C3EDE" w:rsidRPr="00E9655F" w:rsidRDefault="009C3EDE" w:rsidP="00C6721E">
            <w:pPr>
              <w:pStyle w:val="TableBody"/>
              <w:rPr>
                <w:ins w:id="214" w:author="Brian Bohman" w:date="2022-11-10T06:53:00Z"/>
              </w:rPr>
            </w:pPr>
          </w:p>
        </w:tc>
        <w:tc>
          <w:tcPr>
            <w:tcW w:w="576" w:type="dxa"/>
            <w:tcBorders>
              <w:top w:val="nil"/>
              <w:left w:val="nil"/>
              <w:bottom w:val="dotted" w:sz="4" w:space="0" w:color="auto"/>
              <w:right w:val="nil"/>
            </w:tcBorders>
            <w:vAlign w:val="center"/>
          </w:tcPr>
          <w:p w14:paraId="0E73833E" w14:textId="77777777" w:rsidR="009C3EDE" w:rsidRPr="00E9655F" w:rsidRDefault="009C3EDE" w:rsidP="00C6721E">
            <w:pPr>
              <w:pStyle w:val="TableBody"/>
              <w:rPr>
                <w:ins w:id="215" w:author="Brian Bohman" w:date="2022-11-10T06:53:00Z"/>
              </w:rPr>
            </w:pPr>
            <w:ins w:id="216" w:author="Brian Bohman" w:date="2022-11-10T06:53:00Z">
              <w:r>
                <w:t>1992</w:t>
              </w:r>
            </w:ins>
          </w:p>
        </w:tc>
        <w:tc>
          <w:tcPr>
            <w:tcW w:w="720" w:type="dxa"/>
            <w:tcBorders>
              <w:left w:val="nil"/>
              <w:bottom w:val="dotted" w:sz="4" w:space="0" w:color="auto"/>
              <w:right w:val="nil"/>
            </w:tcBorders>
            <w:vAlign w:val="center"/>
          </w:tcPr>
          <w:p w14:paraId="007E9BAC" w14:textId="77777777" w:rsidR="009C3EDE" w:rsidRPr="00B91DE7" w:rsidRDefault="009C3EDE" w:rsidP="00C6721E">
            <w:pPr>
              <w:pStyle w:val="TableBody"/>
              <w:rPr>
                <w:ins w:id="217" w:author="Brian Bohman" w:date="2022-11-10T06:53:00Z"/>
              </w:rPr>
            </w:pPr>
            <w:ins w:id="218" w:author="Brian Bohman" w:date="2022-11-10T06:53:00Z">
              <w:r w:rsidRPr="00B91DE7">
                <w:t>10</w:t>
              </w:r>
            </w:ins>
          </w:p>
        </w:tc>
        <w:tc>
          <w:tcPr>
            <w:tcW w:w="1008" w:type="dxa"/>
            <w:tcBorders>
              <w:left w:val="nil"/>
              <w:bottom w:val="dotted" w:sz="4" w:space="0" w:color="auto"/>
              <w:right w:val="nil"/>
            </w:tcBorders>
            <w:vAlign w:val="center"/>
          </w:tcPr>
          <w:p w14:paraId="1426C72A" w14:textId="77777777" w:rsidR="009C3EDE" w:rsidRDefault="009C3EDE" w:rsidP="00C6721E">
            <w:pPr>
              <w:pStyle w:val="TableBody"/>
              <w:rPr>
                <w:ins w:id="219" w:author="Brian Bohman" w:date="2022-11-10T06:53:00Z"/>
              </w:rPr>
            </w:pPr>
            <w:ins w:id="220" w:author="Brian Bohman" w:date="2022-11-10T06:53:00Z">
              <w:r w:rsidRPr="00B91DE7">
                <w:t>0, 135,</w:t>
              </w:r>
            </w:ins>
          </w:p>
          <w:p w14:paraId="2EB35A25" w14:textId="77777777" w:rsidR="009C3EDE" w:rsidRDefault="009C3EDE" w:rsidP="00C6721E">
            <w:pPr>
              <w:pStyle w:val="TableBody"/>
              <w:rPr>
                <w:ins w:id="221" w:author="Brian Bohman" w:date="2022-11-10T06:53:00Z"/>
              </w:rPr>
            </w:pPr>
            <w:ins w:id="222" w:author="Brian Bohman" w:date="2022-11-10T06:53:00Z">
              <w:r w:rsidRPr="00B91DE7">
                <w:t>180, 225,</w:t>
              </w:r>
            </w:ins>
          </w:p>
          <w:p w14:paraId="31961226" w14:textId="77777777" w:rsidR="009C3EDE" w:rsidRPr="00B91DE7" w:rsidRDefault="009C3EDE" w:rsidP="00C6721E">
            <w:pPr>
              <w:pStyle w:val="TableBody"/>
              <w:rPr>
                <w:ins w:id="223" w:author="Brian Bohman" w:date="2022-11-10T06:53:00Z"/>
              </w:rPr>
            </w:pPr>
            <w:ins w:id="224" w:author="Brian Bohman" w:date="2022-11-10T06:53:00Z">
              <w:r w:rsidRPr="00B91DE7">
                <w:t>270</w:t>
              </w:r>
            </w:ins>
          </w:p>
        </w:tc>
        <w:tc>
          <w:tcPr>
            <w:tcW w:w="1584" w:type="dxa"/>
            <w:tcBorders>
              <w:left w:val="nil"/>
              <w:bottom w:val="dotted" w:sz="4" w:space="0" w:color="auto"/>
              <w:right w:val="nil"/>
            </w:tcBorders>
            <w:vAlign w:val="center"/>
          </w:tcPr>
          <w:p w14:paraId="65430FAF" w14:textId="77777777" w:rsidR="009C3EDE" w:rsidRPr="00B91DE7" w:rsidRDefault="009C3EDE" w:rsidP="00C6721E">
            <w:pPr>
              <w:pStyle w:val="TableBody"/>
              <w:rPr>
                <w:ins w:id="225" w:author="Brian Bohman" w:date="2022-11-10T06:53:00Z"/>
              </w:rPr>
            </w:pPr>
            <w:ins w:id="226" w:author="Brian Bohman" w:date="2022-11-10T06:53:00Z">
              <w:r w:rsidRPr="00B91DE7">
                <w:t>Russet Burbank</w:t>
              </w:r>
            </w:ins>
          </w:p>
        </w:tc>
        <w:tc>
          <w:tcPr>
            <w:tcW w:w="2304" w:type="dxa"/>
            <w:tcBorders>
              <w:left w:val="nil"/>
              <w:bottom w:val="dotted" w:sz="4" w:space="0" w:color="auto"/>
              <w:right w:val="nil"/>
            </w:tcBorders>
            <w:vAlign w:val="center"/>
          </w:tcPr>
          <w:p w14:paraId="58BDA6E5" w14:textId="77777777" w:rsidR="009C3EDE" w:rsidRDefault="009C3EDE" w:rsidP="00C6721E">
            <w:pPr>
              <w:pStyle w:val="TableBody"/>
              <w:rPr>
                <w:ins w:id="227" w:author="Brian Bohman" w:date="2022-11-10T06:53:00Z"/>
                <w:noProof/>
              </w:rPr>
            </w:pPr>
            <w:ins w:id="228" w:author="Brian Bohman" w:date="2022-11-10T06:53:00Z">
              <w:r w:rsidRPr="00BE366D">
                <w:rPr>
                  <w:noProof/>
                </w:rPr>
                <w:t>10 June, 25 June, 17 July,</w:t>
              </w:r>
            </w:ins>
          </w:p>
          <w:p w14:paraId="7EB87A27" w14:textId="77777777" w:rsidR="009C3EDE" w:rsidRDefault="009C3EDE" w:rsidP="00C6721E">
            <w:pPr>
              <w:pStyle w:val="TableBody"/>
              <w:rPr>
                <w:ins w:id="229" w:author="Brian Bohman" w:date="2022-11-10T06:53:00Z"/>
                <w:noProof/>
              </w:rPr>
            </w:pPr>
            <w:ins w:id="230" w:author="Brian Bohman" w:date="2022-11-10T06:53:00Z">
              <w:r w:rsidRPr="00BE366D">
                <w:rPr>
                  <w:noProof/>
                </w:rPr>
                <w:t>5 Aug., 26 Aug., 15 Sept.</w:t>
              </w:r>
            </w:ins>
          </w:p>
        </w:tc>
        <w:tc>
          <w:tcPr>
            <w:tcW w:w="2160" w:type="dxa"/>
            <w:vMerge/>
            <w:tcBorders>
              <w:left w:val="nil"/>
              <w:bottom w:val="dotted" w:sz="4" w:space="0" w:color="auto"/>
              <w:right w:val="nil"/>
            </w:tcBorders>
            <w:vAlign w:val="center"/>
          </w:tcPr>
          <w:p w14:paraId="063317A4" w14:textId="77777777" w:rsidR="009C3EDE" w:rsidRDefault="009C3EDE" w:rsidP="00C6721E">
            <w:pPr>
              <w:pStyle w:val="TableBody"/>
              <w:rPr>
                <w:ins w:id="231" w:author="Brian Bohman" w:date="2022-11-10T06:53:00Z"/>
                <w:noProof/>
              </w:rPr>
            </w:pPr>
          </w:p>
        </w:tc>
      </w:tr>
      <w:tr w:rsidR="009C3EDE" w:rsidRPr="00E9655F" w14:paraId="26064485" w14:textId="77777777" w:rsidTr="00C6721E">
        <w:trPr>
          <w:trHeight w:val="720"/>
          <w:ins w:id="232" w:author="Brian Bohman" w:date="2022-11-10T06:53:00Z"/>
        </w:trPr>
        <w:tc>
          <w:tcPr>
            <w:tcW w:w="1152" w:type="dxa"/>
            <w:vMerge w:val="restart"/>
            <w:tcBorders>
              <w:top w:val="dotted" w:sz="4" w:space="0" w:color="auto"/>
              <w:left w:val="nil"/>
              <w:right w:val="nil"/>
            </w:tcBorders>
            <w:vAlign w:val="center"/>
          </w:tcPr>
          <w:p w14:paraId="41696BAB" w14:textId="77777777" w:rsidR="009C3EDE" w:rsidRPr="00E9655F" w:rsidRDefault="009C3EDE" w:rsidP="00C6721E">
            <w:pPr>
              <w:pStyle w:val="TableBody"/>
              <w:rPr>
                <w:ins w:id="233" w:author="Brian Bohman" w:date="2022-11-10T06:53:00Z"/>
              </w:rPr>
            </w:pPr>
            <w:ins w:id="234" w:author="Brian Bohman" w:date="2022-11-10T06:53:00Z">
              <w:r w:rsidRPr="00E9655F">
                <w:t>MN-2</w:t>
              </w:r>
            </w:ins>
          </w:p>
        </w:tc>
        <w:tc>
          <w:tcPr>
            <w:tcW w:w="576" w:type="dxa"/>
            <w:tcBorders>
              <w:top w:val="dotted" w:sz="4" w:space="0" w:color="auto"/>
              <w:left w:val="nil"/>
              <w:bottom w:val="nil"/>
              <w:right w:val="nil"/>
            </w:tcBorders>
            <w:vAlign w:val="center"/>
          </w:tcPr>
          <w:p w14:paraId="04545EA9" w14:textId="77777777" w:rsidR="009C3EDE" w:rsidRPr="00E9655F" w:rsidRDefault="009C3EDE" w:rsidP="00C6721E">
            <w:pPr>
              <w:pStyle w:val="TableBody"/>
              <w:rPr>
                <w:ins w:id="235" w:author="Brian Bohman" w:date="2022-11-10T06:53:00Z"/>
              </w:rPr>
            </w:pPr>
            <w:ins w:id="236" w:author="Brian Bohman" w:date="2022-11-10T06:53:00Z">
              <w:r w:rsidRPr="00E9655F">
                <w:t>2014</w:t>
              </w:r>
            </w:ins>
          </w:p>
        </w:tc>
        <w:tc>
          <w:tcPr>
            <w:tcW w:w="720" w:type="dxa"/>
            <w:tcBorders>
              <w:top w:val="dotted" w:sz="4" w:space="0" w:color="auto"/>
              <w:left w:val="nil"/>
              <w:bottom w:val="nil"/>
              <w:right w:val="nil"/>
            </w:tcBorders>
            <w:vAlign w:val="center"/>
          </w:tcPr>
          <w:p w14:paraId="33C01D36" w14:textId="77777777" w:rsidR="009C3EDE" w:rsidRDefault="009C3EDE" w:rsidP="00C6721E">
            <w:pPr>
              <w:pStyle w:val="TableBody"/>
              <w:rPr>
                <w:ins w:id="237" w:author="Brian Bohman" w:date="2022-11-10T06:53:00Z"/>
                <w:noProof/>
              </w:rPr>
            </w:pPr>
            <w:ins w:id="238" w:author="Brian Bohman" w:date="2022-11-10T06:53:00Z">
              <w:r w:rsidRPr="00B91DE7">
                <w:t>5</w:t>
              </w:r>
            </w:ins>
          </w:p>
        </w:tc>
        <w:tc>
          <w:tcPr>
            <w:tcW w:w="1008" w:type="dxa"/>
            <w:tcBorders>
              <w:top w:val="dotted" w:sz="4" w:space="0" w:color="auto"/>
              <w:left w:val="nil"/>
              <w:bottom w:val="nil"/>
              <w:right w:val="nil"/>
            </w:tcBorders>
            <w:vAlign w:val="center"/>
          </w:tcPr>
          <w:p w14:paraId="6C2D73B6" w14:textId="77777777" w:rsidR="009C3EDE" w:rsidRDefault="009C3EDE" w:rsidP="00C6721E">
            <w:pPr>
              <w:pStyle w:val="TableBody"/>
              <w:rPr>
                <w:ins w:id="239" w:author="Brian Bohman" w:date="2022-11-10T06:53:00Z"/>
              </w:rPr>
            </w:pPr>
            <w:ins w:id="240" w:author="Brian Bohman" w:date="2022-11-10T06:53:00Z">
              <w:r w:rsidRPr="00B91DE7">
                <w:t>135, 200,</w:t>
              </w:r>
            </w:ins>
          </w:p>
          <w:p w14:paraId="26BCF7D1" w14:textId="77777777" w:rsidR="009C3EDE" w:rsidRDefault="009C3EDE" w:rsidP="00C6721E">
            <w:pPr>
              <w:pStyle w:val="TableBody"/>
              <w:rPr>
                <w:ins w:id="241" w:author="Brian Bohman" w:date="2022-11-10T06:53:00Z"/>
              </w:rPr>
            </w:pPr>
            <w:ins w:id="242" w:author="Brian Bohman" w:date="2022-11-10T06:53:00Z">
              <w:r w:rsidRPr="00B91DE7">
                <w:t>270, 335,</w:t>
              </w:r>
            </w:ins>
          </w:p>
          <w:p w14:paraId="3A7BD994" w14:textId="77777777" w:rsidR="009C3EDE" w:rsidRDefault="009C3EDE" w:rsidP="00C6721E">
            <w:pPr>
              <w:pStyle w:val="TableBody"/>
              <w:rPr>
                <w:ins w:id="243" w:author="Brian Bohman" w:date="2022-11-10T06:53:00Z"/>
                <w:noProof/>
              </w:rPr>
            </w:pPr>
            <w:ins w:id="244" w:author="Brian Bohman" w:date="2022-11-10T06:53:00Z">
              <w:r w:rsidRPr="00B91DE7">
                <w:t>400</w:t>
              </w:r>
            </w:ins>
          </w:p>
        </w:tc>
        <w:tc>
          <w:tcPr>
            <w:tcW w:w="1584" w:type="dxa"/>
            <w:tcBorders>
              <w:top w:val="dotted" w:sz="4" w:space="0" w:color="auto"/>
              <w:left w:val="nil"/>
              <w:bottom w:val="nil"/>
              <w:right w:val="nil"/>
            </w:tcBorders>
            <w:vAlign w:val="center"/>
          </w:tcPr>
          <w:p w14:paraId="3C56D5A3" w14:textId="77777777" w:rsidR="009C3EDE" w:rsidRDefault="009C3EDE" w:rsidP="00C6721E">
            <w:pPr>
              <w:pStyle w:val="TableBody"/>
              <w:rPr>
                <w:ins w:id="245" w:author="Brian Bohman" w:date="2022-11-10T06:53:00Z"/>
              </w:rPr>
            </w:pPr>
            <w:ins w:id="246" w:author="Brian Bohman" w:date="2022-11-10T06:53:00Z">
              <w:r w:rsidRPr="00B91DE7">
                <w:t>Russet Burbank,</w:t>
              </w:r>
            </w:ins>
          </w:p>
          <w:p w14:paraId="6A4EA401" w14:textId="77777777" w:rsidR="009C3EDE" w:rsidRDefault="009C3EDE" w:rsidP="00C6721E">
            <w:pPr>
              <w:pStyle w:val="TableBody"/>
              <w:rPr>
                <w:ins w:id="247" w:author="Brian Bohman" w:date="2022-11-10T06:53:00Z"/>
              </w:rPr>
            </w:pPr>
            <w:ins w:id="248" w:author="Brian Bohman" w:date="2022-11-10T06:53:00Z">
              <w:r w:rsidRPr="00B91DE7">
                <w:t>Dakota Russet,</w:t>
              </w:r>
            </w:ins>
          </w:p>
          <w:p w14:paraId="65F6B9BD" w14:textId="77777777" w:rsidR="009C3EDE" w:rsidRDefault="009C3EDE" w:rsidP="00C6721E">
            <w:pPr>
              <w:pStyle w:val="TableBody"/>
              <w:rPr>
                <w:ins w:id="249" w:author="Brian Bohman" w:date="2022-11-10T06:53:00Z"/>
                <w:noProof/>
              </w:rPr>
            </w:pPr>
            <w:ins w:id="250" w:author="Brian Bohman" w:date="2022-11-10T06:53:00Z">
              <w:r w:rsidRPr="00B91DE7">
                <w:t>Easton</w:t>
              </w:r>
            </w:ins>
          </w:p>
        </w:tc>
        <w:tc>
          <w:tcPr>
            <w:tcW w:w="2304" w:type="dxa"/>
            <w:tcBorders>
              <w:top w:val="dotted" w:sz="4" w:space="0" w:color="auto"/>
              <w:left w:val="nil"/>
              <w:bottom w:val="nil"/>
              <w:right w:val="nil"/>
            </w:tcBorders>
            <w:vAlign w:val="center"/>
          </w:tcPr>
          <w:p w14:paraId="45407FC5" w14:textId="77777777" w:rsidR="009C3EDE" w:rsidRDefault="009C3EDE" w:rsidP="00C6721E">
            <w:pPr>
              <w:pStyle w:val="TableBody"/>
              <w:rPr>
                <w:ins w:id="251" w:author="Brian Bohman" w:date="2022-11-10T06:53:00Z"/>
                <w:noProof/>
              </w:rPr>
            </w:pPr>
            <w:ins w:id="252" w:author="Brian Bohman" w:date="2022-11-10T06:53:00Z">
              <w:r w:rsidRPr="00BE366D">
                <w:rPr>
                  <w:noProof/>
                </w:rPr>
                <w:t>30 June, 15 July, 24 July,</w:t>
              </w:r>
            </w:ins>
          </w:p>
          <w:p w14:paraId="567288EC" w14:textId="77777777" w:rsidR="009C3EDE" w:rsidRDefault="009C3EDE" w:rsidP="00C6721E">
            <w:pPr>
              <w:pStyle w:val="TableBody"/>
              <w:rPr>
                <w:ins w:id="253" w:author="Brian Bohman" w:date="2022-11-10T06:53:00Z"/>
                <w:noProof/>
              </w:rPr>
            </w:pPr>
            <w:ins w:id="254" w:author="Brian Bohman" w:date="2022-11-10T06:53:00Z">
              <w:r w:rsidRPr="00BE366D">
                <w:rPr>
                  <w:noProof/>
                </w:rPr>
                <w:t>11 Aug., 26 Aug., 8 Sept.,</w:t>
              </w:r>
            </w:ins>
          </w:p>
          <w:p w14:paraId="02FBB635" w14:textId="77777777" w:rsidR="009C3EDE" w:rsidRDefault="009C3EDE" w:rsidP="00C6721E">
            <w:pPr>
              <w:pStyle w:val="TableBody"/>
              <w:rPr>
                <w:ins w:id="255" w:author="Brian Bohman" w:date="2022-11-10T06:53:00Z"/>
                <w:noProof/>
              </w:rPr>
            </w:pPr>
            <w:ins w:id="256" w:author="Brian Bohman" w:date="2022-11-10T06:53:00Z">
              <w:r w:rsidRPr="00BE366D">
                <w:rPr>
                  <w:noProof/>
                </w:rPr>
                <w:t>15 Sept.</w:t>
              </w:r>
            </w:ins>
          </w:p>
        </w:tc>
        <w:tc>
          <w:tcPr>
            <w:tcW w:w="2160" w:type="dxa"/>
            <w:vMerge w:val="restart"/>
            <w:tcBorders>
              <w:top w:val="dotted" w:sz="4" w:space="0" w:color="auto"/>
              <w:left w:val="nil"/>
              <w:right w:val="nil"/>
            </w:tcBorders>
            <w:vAlign w:val="center"/>
          </w:tcPr>
          <w:p w14:paraId="0D89B505" w14:textId="77777777" w:rsidR="009C3EDE" w:rsidRPr="009C7291" w:rsidRDefault="009C3EDE" w:rsidP="00C6721E">
            <w:pPr>
              <w:pStyle w:val="TableBody"/>
              <w:rPr>
                <w:ins w:id="257" w:author="Brian Bohman" w:date="2022-11-10T06:53:00Z"/>
                <w:noProof/>
                <w:lang w:val="fr-CA"/>
                <w:rPrChange w:id="258" w:author="Gilles Bélanger" w:date="2022-11-15T14:42:00Z">
                  <w:rPr>
                    <w:ins w:id="259" w:author="Brian Bohman" w:date="2022-11-10T06:53:00Z"/>
                    <w:noProof/>
                  </w:rPr>
                </w:rPrChange>
              </w:rPr>
            </w:pPr>
            <w:ins w:id="260" w:author="Brian Bohman" w:date="2022-11-10T06:53:00Z">
              <w:r w:rsidRPr="009C7291">
                <w:rPr>
                  <w:noProof/>
                  <w:lang w:val="fr-CA"/>
                  <w:rPrChange w:id="261" w:author="Gilles Bélanger" w:date="2022-11-15T14:42:00Z">
                    <w:rPr>
                      <w:noProof/>
                    </w:rPr>
                  </w:rPrChange>
                </w:rPr>
                <w:t>Sun (2017);</w:t>
              </w:r>
            </w:ins>
          </w:p>
          <w:p w14:paraId="76F24945" w14:textId="77777777" w:rsidR="009C3EDE" w:rsidRPr="009C7291" w:rsidRDefault="009C3EDE" w:rsidP="00C6721E">
            <w:pPr>
              <w:pStyle w:val="TableBody"/>
              <w:rPr>
                <w:ins w:id="262" w:author="Brian Bohman" w:date="2022-11-10T06:53:00Z"/>
                <w:noProof/>
                <w:lang w:val="fr-CA"/>
                <w:rPrChange w:id="263" w:author="Gilles Bélanger" w:date="2022-11-15T14:42:00Z">
                  <w:rPr>
                    <w:ins w:id="264" w:author="Brian Bohman" w:date="2022-11-10T06:53:00Z"/>
                    <w:noProof/>
                  </w:rPr>
                </w:rPrChange>
              </w:rPr>
            </w:pPr>
            <w:ins w:id="265" w:author="Brian Bohman" w:date="2022-11-10T06:53:00Z">
              <w:r w:rsidRPr="009C7291">
                <w:rPr>
                  <w:noProof/>
                  <w:lang w:val="fr-CA"/>
                  <w:rPrChange w:id="266" w:author="Gilles Bélanger" w:date="2022-11-15T14:42:00Z">
                    <w:rPr>
                      <w:noProof/>
                    </w:rPr>
                  </w:rPrChange>
                </w:rPr>
                <w:t>Sun et al. (2019);</w:t>
              </w:r>
            </w:ins>
          </w:p>
          <w:p w14:paraId="47F1E5B6" w14:textId="77777777" w:rsidR="009C3EDE" w:rsidRPr="00E9655F" w:rsidRDefault="009C3EDE" w:rsidP="00C6721E">
            <w:pPr>
              <w:pStyle w:val="TableBody"/>
              <w:rPr>
                <w:ins w:id="267" w:author="Brian Bohman" w:date="2022-11-10T06:53:00Z"/>
              </w:rPr>
            </w:pPr>
            <w:ins w:id="268" w:author="Brian Bohman" w:date="2022-11-10T06:53:00Z">
              <w:r w:rsidRPr="009C7291">
                <w:rPr>
                  <w:noProof/>
                  <w:lang w:val="fr-CA"/>
                  <w:rPrChange w:id="269" w:author="Gilles Bélanger" w:date="2022-11-15T14:42:00Z">
                    <w:rPr>
                      <w:noProof/>
                    </w:rPr>
                  </w:rPrChange>
                </w:rPr>
                <w:t xml:space="preserve">Sun et al. </w:t>
              </w:r>
              <w:r>
                <w:rPr>
                  <w:noProof/>
                </w:rPr>
                <w:t>(2020)</w:t>
              </w:r>
            </w:ins>
          </w:p>
        </w:tc>
      </w:tr>
      <w:tr w:rsidR="009C3EDE" w:rsidRPr="00E9655F" w14:paraId="3E85A135" w14:textId="77777777" w:rsidTr="00C6721E">
        <w:trPr>
          <w:trHeight w:val="720"/>
          <w:ins w:id="270" w:author="Brian Bohman" w:date="2022-11-10T06:53:00Z"/>
        </w:trPr>
        <w:tc>
          <w:tcPr>
            <w:tcW w:w="1152" w:type="dxa"/>
            <w:vMerge/>
            <w:tcBorders>
              <w:left w:val="nil"/>
              <w:bottom w:val="dotted" w:sz="4" w:space="0" w:color="auto"/>
              <w:right w:val="nil"/>
            </w:tcBorders>
            <w:vAlign w:val="center"/>
          </w:tcPr>
          <w:p w14:paraId="597F6E25" w14:textId="77777777" w:rsidR="009C3EDE" w:rsidRPr="00E9655F" w:rsidRDefault="009C3EDE" w:rsidP="00C6721E">
            <w:pPr>
              <w:pStyle w:val="TableBody"/>
              <w:rPr>
                <w:ins w:id="271" w:author="Brian Bohman" w:date="2022-11-10T06:53:00Z"/>
              </w:rPr>
            </w:pPr>
          </w:p>
        </w:tc>
        <w:tc>
          <w:tcPr>
            <w:tcW w:w="576" w:type="dxa"/>
            <w:tcBorders>
              <w:top w:val="nil"/>
              <w:left w:val="nil"/>
              <w:bottom w:val="dotted" w:sz="4" w:space="0" w:color="auto"/>
              <w:right w:val="nil"/>
            </w:tcBorders>
            <w:vAlign w:val="center"/>
          </w:tcPr>
          <w:p w14:paraId="08B15464" w14:textId="77777777" w:rsidR="009C3EDE" w:rsidRPr="00E9655F" w:rsidRDefault="009C3EDE" w:rsidP="00C6721E">
            <w:pPr>
              <w:pStyle w:val="TableBody"/>
              <w:rPr>
                <w:ins w:id="272" w:author="Brian Bohman" w:date="2022-11-10T06:53:00Z"/>
              </w:rPr>
            </w:pPr>
            <w:ins w:id="273" w:author="Brian Bohman" w:date="2022-11-10T06:53:00Z">
              <w:r>
                <w:t>2015</w:t>
              </w:r>
            </w:ins>
          </w:p>
        </w:tc>
        <w:tc>
          <w:tcPr>
            <w:tcW w:w="720" w:type="dxa"/>
            <w:tcBorders>
              <w:top w:val="nil"/>
              <w:left w:val="nil"/>
              <w:bottom w:val="dotted" w:sz="4" w:space="0" w:color="auto"/>
              <w:right w:val="nil"/>
            </w:tcBorders>
            <w:vAlign w:val="center"/>
          </w:tcPr>
          <w:p w14:paraId="15FF36BB" w14:textId="77777777" w:rsidR="009C3EDE" w:rsidRPr="00B91DE7" w:rsidRDefault="009C3EDE" w:rsidP="00C6721E">
            <w:pPr>
              <w:pStyle w:val="TableBody"/>
              <w:rPr>
                <w:ins w:id="274" w:author="Brian Bohman" w:date="2022-11-10T06:53:00Z"/>
              </w:rPr>
            </w:pPr>
            <w:ins w:id="275" w:author="Brian Bohman" w:date="2022-11-10T06:53:00Z">
              <w:r w:rsidRPr="00B91DE7">
                <w:t>5</w:t>
              </w:r>
            </w:ins>
          </w:p>
        </w:tc>
        <w:tc>
          <w:tcPr>
            <w:tcW w:w="1008" w:type="dxa"/>
            <w:tcBorders>
              <w:top w:val="nil"/>
              <w:left w:val="nil"/>
              <w:bottom w:val="dotted" w:sz="4" w:space="0" w:color="auto"/>
              <w:right w:val="nil"/>
            </w:tcBorders>
            <w:vAlign w:val="center"/>
          </w:tcPr>
          <w:p w14:paraId="7AE35276" w14:textId="77777777" w:rsidR="009C3EDE" w:rsidRDefault="009C3EDE" w:rsidP="00C6721E">
            <w:pPr>
              <w:pStyle w:val="TableBody"/>
              <w:rPr>
                <w:ins w:id="276" w:author="Brian Bohman" w:date="2022-11-10T06:53:00Z"/>
              </w:rPr>
            </w:pPr>
            <w:ins w:id="277" w:author="Brian Bohman" w:date="2022-11-10T06:53:00Z">
              <w:r w:rsidRPr="00B91DE7">
                <w:t>135, 200,</w:t>
              </w:r>
            </w:ins>
          </w:p>
          <w:p w14:paraId="7DDF7159" w14:textId="77777777" w:rsidR="009C3EDE" w:rsidRDefault="009C3EDE" w:rsidP="00C6721E">
            <w:pPr>
              <w:pStyle w:val="TableBody"/>
              <w:rPr>
                <w:ins w:id="278" w:author="Brian Bohman" w:date="2022-11-10T06:53:00Z"/>
              </w:rPr>
            </w:pPr>
            <w:ins w:id="279" w:author="Brian Bohman" w:date="2022-11-10T06:53:00Z">
              <w:r w:rsidRPr="00B91DE7">
                <w:t>270, 335,</w:t>
              </w:r>
            </w:ins>
          </w:p>
          <w:p w14:paraId="000C6689" w14:textId="77777777" w:rsidR="009C3EDE" w:rsidRPr="00B91DE7" w:rsidRDefault="009C3EDE" w:rsidP="00C6721E">
            <w:pPr>
              <w:pStyle w:val="TableBody"/>
              <w:rPr>
                <w:ins w:id="280" w:author="Brian Bohman" w:date="2022-11-10T06:53:00Z"/>
              </w:rPr>
            </w:pPr>
            <w:ins w:id="281" w:author="Brian Bohman" w:date="2022-11-10T06:53:00Z">
              <w:r w:rsidRPr="00B91DE7">
                <w:t>400</w:t>
              </w:r>
            </w:ins>
          </w:p>
        </w:tc>
        <w:tc>
          <w:tcPr>
            <w:tcW w:w="1584" w:type="dxa"/>
            <w:tcBorders>
              <w:top w:val="nil"/>
              <w:left w:val="nil"/>
              <w:bottom w:val="dotted" w:sz="4" w:space="0" w:color="auto"/>
              <w:right w:val="nil"/>
            </w:tcBorders>
            <w:vAlign w:val="center"/>
          </w:tcPr>
          <w:p w14:paraId="76C64B57" w14:textId="77777777" w:rsidR="009C3EDE" w:rsidRDefault="009C3EDE" w:rsidP="00C6721E">
            <w:pPr>
              <w:pStyle w:val="TableBody"/>
              <w:rPr>
                <w:ins w:id="282" w:author="Brian Bohman" w:date="2022-11-10T06:53:00Z"/>
              </w:rPr>
            </w:pPr>
            <w:ins w:id="283" w:author="Brian Bohman" w:date="2022-11-10T06:53:00Z">
              <w:r w:rsidRPr="00B91DE7">
                <w:t>Russet Burbank,</w:t>
              </w:r>
            </w:ins>
          </w:p>
          <w:p w14:paraId="304543F1" w14:textId="77777777" w:rsidR="009C3EDE" w:rsidRDefault="009C3EDE" w:rsidP="00C6721E">
            <w:pPr>
              <w:pStyle w:val="TableBody"/>
              <w:rPr>
                <w:ins w:id="284" w:author="Brian Bohman" w:date="2022-11-10T06:53:00Z"/>
              </w:rPr>
            </w:pPr>
            <w:ins w:id="285" w:author="Brian Bohman" w:date="2022-11-10T06:53:00Z">
              <w:r w:rsidRPr="00B91DE7">
                <w:t>Dakota Russet,</w:t>
              </w:r>
            </w:ins>
          </w:p>
          <w:p w14:paraId="6C4C3510" w14:textId="77777777" w:rsidR="009C3EDE" w:rsidRPr="00B91DE7" w:rsidRDefault="009C3EDE" w:rsidP="00C6721E">
            <w:pPr>
              <w:pStyle w:val="TableBody"/>
              <w:rPr>
                <w:ins w:id="286" w:author="Brian Bohman" w:date="2022-11-10T06:53:00Z"/>
              </w:rPr>
            </w:pPr>
            <w:ins w:id="287" w:author="Brian Bohman" w:date="2022-11-10T06:53:00Z">
              <w:r w:rsidRPr="00B91DE7">
                <w:t>Easton</w:t>
              </w:r>
            </w:ins>
          </w:p>
        </w:tc>
        <w:tc>
          <w:tcPr>
            <w:tcW w:w="2304" w:type="dxa"/>
            <w:tcBorders>
              <w:top w:val="nil"/>
              <w:left w:val="nil"/>
              <w:bottom w:val="dotted" w:sz="4" w:space="0" w:color="auto"/>
              <w:right w:val="nil"/>
            </w:tcBorders>
            <w:vAlign w:val="center"/>
          </w:tcPr>
          <w:p w14:paraId="429C8FB6" w14:textId="77777777" w:rsidR="009C3EDE" w:rsidRDefault="009C3EDE" w:rsidP="00C6721E">
            <w:pPr>
              <w:pStyle w:val="TableBody"/>
              <w:rPr>
                <w:ins w:id="288" w:author="Brian Bohman" w:date="2022-11-10T06:53:00Z"/>
                <w:noProof/>
              </w:rPr>
            </w:pPr>
            <w:ins w:id="289" w:author="Brian Bohman" w:date="2022-11-10T06:53:00Z">
              <w:r w:rsidRPr="00A87371">
                <w:rPr>
                  <w:noProof/>
                </w:rPr>
                <w:t>23 June, 7 July, 21 July,</w:t>
              </w:r>
            </w:ins>
          </w:p>
          <w:p w14:paraId="0B421E59" w14:textId="77777777" w:rsidR="009C3EDE" w:rsidRDefault="009C3EDE" w:rsidP="00C6721E">
            <w:pPr>
              <w:pStyle w:val="TableBody"/>
              <w:rPr>
                <w:ins w:id="290" w:author="Brian Bohman" w:date="2022-11-10T06:53:00Z"/>
                <w:noProof/>
              </w:rPr>
            </w:pPr>
            <w:ins w:id="291" w:author="Brian Bohman" w:date="2022-11-10T06:53:00Z">
              <w:r w:rsidRPr="00A87371">
                <w:rPr>
                  <w:noProof/>
                </w:rPr>
                <w:t>4 Aug., 17 Aug., 1 Sept.,</w:t>
              </w:r>
            </w:ins>
          </w:p>
          <w:p w14:paraId="0292FF06" w14:textId="77777777" w:rsidR="009C3EDE" w:rsidRDefault="009C3EDE" w:rsidP="00C6721E">
            <w:pPr>
              <w:pStyle w:val="TableBody"/>
              <w:rPr>
                <w:ins w:id="292" w:author="Brian Bohman" w:date="2022-11-10T06:53:00Z"/>
                <w:noProof/>
              </w:rPr>
            </w:pPr>
            <w:ins w:id="293" w:author="Brian Bohman" w:date="2022-11-10T06:53:00Z">
              <w:r w:rsidRPr="00A87371">
                <w:rPr>
                  <w:noProof/>
                </w:rPr>
                <w:t>16 Sept.</w:t>
              </w:r>
            </w:ins>
          </w:p>
        </w:tc>
        <w:tc>
          <w:tcPr>
            <w:tcW w:w="2160" w:type="dxa"/>
            <w:vMerge/>
            <w:tcBorders>
              <w:left w:val="nil"/>
              <w:bottom w:val="dotted" w:sz="4" w:space="0" w:color="auto"/>
              <w:right w:val="nil"/>
            </w:tcBorders>
            <w:vAlign w:val="center"/>
          </w:tcPr>
          <w:p w14:paraId="5C4E2F9E" w14:textId="77777777" w:rsidR="009C3EDE" w:rsidRDefault="009C3EDE" w:rsidP="00C6721E">
            <w:pPr>
              <w:pStyle w:val="TableBody"/>
              <w:rPr>
                <w:ins w:id="294" w:author="Brian Bohman" w:date="2022-11-10T06:53:00Z"/>
                <w:noProof/>
              </w:rPr>
            </w:pPr>
          </w:p>
        </w:tc>
      </w:tr>
      <w:tr w:rsidR="009C3EDE" w:rsidRPr="00E9655F" w14:paraId="43995095" w14:textId="77777777" w:rsidTr="00C6721E">
        <w:trPr>
          <w:trHeight w:val="720"/>
          <w:ins w:id="295" w:author="Brian Bohman" w:date="2022-11-10T06:53:00Z"/>
        </w:trPr>
        <w:tc>
          <w:tcPr>
            <w:tcW w:w="1152" w:type="dxa"/>
            <w:tcBorders>
              <w:top w:val="dotted" w:sz="4" w:space="0" w:color="auto"/>
              <w:left w:val="nil"/>
              <w:bottom w:val="dotted" w:sz="4" w:space="0" w:color="auto"/>
              <w:right w:val="nil"/>
            </w:tcBorders>
            <w:vAlign w:val="center"/>
          </w:tcPr>
          <w:p w14:paraId="278652CF" w14:textId="77777777" w:rsidR="009C3EDE" w:rsidRPr="00E9655F" w:rsidRDefault="009C3EDE" w:rsidP="00C6721E">
            <w:pPr>
              <w:pStyle w:val="TableBody"/>
              <w:rPr>
                <w:ins w:id="296" w:author="Brian Bohman" w:date="2022-11-10T06:53:00Z"/>
              </w:rPr>
            </w:pPr>
            <w:ins w:id="297" w:author="Brian Bohman" w:date="2022-11-10T06:53:00Z">
              <w:r w:rsidRPr="00E9655F">
                <w:t>MN-3</w:t>
              </w:r>
            </w:ins>
          </w:p>
        </w:tc>
        <w:tc>
          <w:tcPr>
            <w:tcW w:w="576" w:type="dxa"/>
            <w:tcBorders>
              <w:top w:val="dotted" w:sz="4" w:space="0" w:color="auto"/>
              <w:left w:val="nil"/>
              <w:bottom w:val="dotted" w:sz="4" w:space="0" w:color="auto"/>
              <w:right w:val="nil"/>
            </w:tcBorders>
            <w:vAlign w:val="center"/>
          </w:tcPr>
          <w:p w14:paraId="67239FE5" w14:textId="77777777" w:rsidR="009C3EDE" w:rsidRPr="00E9655F" w:rsidRDefault="009C3EDE" w:rsidP="00C6721E">
            <w:pPr>
              <w:pStyle w:val="TableBody"/>
              <w:rPr>
                <w:ins w:id="298" w:author="Brian Bohman" w:date="2022-11-10T06:53:00Z"/>
              </w:rPr>
            </w:pPr>
            <w:ins w:id="299" w:author="Brian Bohman" w:date="2022-11-10T06:53:00Z">
              <w:r w:rsidRPr="00E9655F">
                <w:t>2016</w:t>
              </w:r>
            </w:ins>
          </w:p>
        </w:tc>
        <w:tc>
          <w:tcPr>
            <w:tcW w:w="720" w:type="dxa"/>
            <w:tcBorders>
              <w:top w:val="dotted" w:sz="4" w:space="0" w:color="auto"/>
              <w:left w:val="nil"/>
              <w:bottom w:val="dotted" w:sz="4" w:space="0" w:color="auto"/>
              <w:right w:val="nil"/>
            </w:tcBorders>
            <w:vAlign w:val="center"/>
          </w:tcPr>
          <w:p w14:paraId="5CBA0615" w14:textId="77777777" w:rsidR="009C3EDE" w:rsidRDefault="009C3EDE" w:rsidP="00C6721E">
            <w:pPr>
              <w:pStyle w:val="TableBody"/>
              <w:rPr>
                <w:ins w:id="300" w:author="Brian Bohman" w:date="2022-11-10T06:53:00Z"/>
                <w:noProof/>
              </w:rPr>
            </w:pPr>
            <w:ins w:id="301" w:author="Brian Bohman" w:date="2022-11-10T06:53:00Z">
              <w:r w:rsidRPr="00B91DE7">
                <w:t>4</w:t>
              </w:r>
            </w:ins>
          </w:p>
        </w:tc>
        <w:tc>
          <w:tcPr>
            <w:tcW w:w="1008" w:type="dxa"/>
            <w:tcBorders>
              <w:top w:val="dotted" w:sz="4" w:space="0" w:color="auto"/>
              <w:left w:val="nil"/>
              <w:bottom w:val="dotted" w:sz="4" w:space="0" w:color="auto"/>
              <w:right w:val="nil"/>
            </w:tcBorders>
            <w:vAlign w:val="center"/>
          </w:tcPr>
          <w:p w14:paraId="67883110" w14:textId="77777777" w:rsidR="009C3EDE" w:rsidRDefault="009C3EDE" w:rsidP="00C6721E">
            <w:pPr>
              <w:pStyle w:val="TableBody"/>
              <w:rPr>
                <w:ins w:id="302" w:author="Brian Bohman" w:date="2022-11-10T06:53:00Z"/>
              </w:rPr>
            </w:pPr>
            <w:ins w:id="303" w:author="Brian Bohman" w:date="2022-11-10T06:53:00Z">
              <w:r w:rsidRPr="00B91DE7">
                <w:t>45, 180,</w:t>
              </w:r>
            </w:ins>
          </w:p>
          <w:p w14:paraId="6ECF200E" w14:textId="77777777" w:rsidR="009C3EDE" w:rsidRDefault="009C3EDE" w:rsidP="00C6721E">
            <w:pPr>
              <w:pStyle w:val="TableBody"/>
              <w:rPr>
                <w:ins w:id="304" w:author="Brian Bohman" w:date="2022-11-10T06:53:00Z"/>
                <w:noProof/>
              </w:rPr>
            </w:pPr>
            <w:ins w:id="305" w:author="Brian Bohman" w:date="2022-11-10T06:53:00Z">
              <w:r w:rsidRPr="00B91DE7">
                <w:t>245, 335</w:t>
              </w:r>
            </w:ins>
          </w:p>
        </w:tc>
        <w:tc>
          <w:tcPr>
            <w:tcW w:w="1584" w:type="dxa"/>
            <w:tcBorders>
              <w:top w:val="dotted" w:sz="4" w:space="0" w:color="auto"/>
              <w:left w:val="nil"/>
              <w:bottom w:val="dotted" w:sz="4" w:space="0" w:color="auto"/>
              <w:right w:val="nil"/>
            </w:tcBorders>
            <w:vAlign w:val="center"/>
          </w:tcPr>
          <w:p w14:paraId="1B0DB2D9" w14:textId="77777777" w:rsidR="009C3EDE" w:rsidRDefault="009C3EDE" w:rsidP="00C6721E">
            <w:pPr>
              <w:pStyle w:val="TableBody"/>
              <w:rPr>
                <w:ins w:id="306" w:author="Brian Bohman" w:date="2022-11-10T06:53:00Z"/>
                <w:noProof/>
              </w:rPr>
            </w:pPr>
            <w:ins w:id="307" w:author="Brian Bohman" w:date="2022-11-10T06:53:00Z">
              <w:r w:rsidRPr="00B91DE7">
                <w:t>Russet Burbank</w:t>
              </w:r>
            </w:ins>
          </w:p>
        </w:tc>
        <w:tc>
          <w:tcPr>
            <w:tcW w:w="2304" w:type="dxa"/>
            <w:tcBorders>
              <w:top w:val="dotted" w:sz="4" w:space="0" w:color="auto"/>
              <w:left w:val="nil"/>
              <w:bottom w:val="dotted" w:sz="4" w:space="0" w:color="auto"/>
              <w:right w:val="nil"/>
            </w:tcBorders>
            <w:vAlign w:val="center"/>
          </w:tcPr>
          <w:p w14:paraId="7792E8C0" w14:textId="77777777" w:rsidR="009C3EDE" w:rsidRDefault="009C3EDE" w:rsidP="00C6721E">
            <w:pPr>
              <w:pStyle w:val="TableBody"/>
              <w:rPr>
                <w:ins w:id="308" w:author="Brian Bohman" w:date="2022-11-10T06:53:00Z"/>
                <w:noProof/>
              </w:rPr>
            </w:pPr>
            <w:ins w:id="309" w:author="Brian Bohman" w:date="2022-11-10T06:53:00Z">
              <w:r w:rsidRPr="00A87371">
                <w:rPr>
                  <w:noProof/>
                </w:rPr>
                <w:t>28 June, 13 July, 26 July,</w:t>
              </w:r>
            </w:ins>
          </w:p>
          <w:p w14:paraId="59F7F73F" w14:textId="77777777" w:rsidR="009C3EDE" w:rsidRDefault="009C3EDE" w:rsidP="00C6721E">
            <w:pPr>
              <w:pStyle w:val="TableBody"/>
              <w:rPr>
                <w:ins w:id="310" w:author="Brian Bohman" w:date="2022-11-10T06:53:00Z"/>
                <w:noProof/>
              </w:rPr>
            </w:pPr>
            <w:ins w:id="311" w:author="Brian Bohman" w:date="2022-11-10T06:53:00Z">
              <w:r w:rsidRPr="00A87371">
                <w:rPr>
                  <w:noProof/>
                </w:rPr>
                <w:t>3 Aug., 10 Aug., 13 Sept.</w:t>
              </w:r>
            </w:ins>
          </w:p>
        </w:tc>
        <w:tc>
          <w:tcPr>
            <w:tcW w:w="2160" w:type="dxa"/>
            <w:tcBorders>
              <w:top w:val="dotted" w:sz="4" w:space="0" w:color="auto"/>
              <w:left w:val="nil"/>
              <w:bottom w:val="dotted" w:sz="4" w:space="0" w:color="auto"/>
              <w:right w:val="nil"/>
            </w:tcBorders>
            <w:vAlign w:val="center"/>
          </w:tcPr>
          <w:p w14:paraId="18D52280" w14:textId="77777777" w:rsidR="009C3EDE" w:rsidRPr="00E9655F" w:rsidRDefault="009C3EDE" w:rsidP="00C6721E">
            <w:pPr>
              <w:pStyle w:val="TableBody"/>
              <w:rPr>
                <w:ins w:id="312" w:author="Brian Bohman" w:date="2022-11-10T06:53:00Z"/>
              </w:rPr>
            </w:pPr>
            <w:ins w:id="313" w:author="Brian Bohman" w:date="2022-11-10T06:53:00Z">
              <w:r>
                <w:rPr>
                  <w:noProof/>
                </w:rPr>
                <w:t>Crants et al. (2017)</w:t>
              </w:r>
            </w:ins>
          </w:p>
        </w:tc>
      </w:tr>
      <w:tr w:rsidR="009C3EDE" w:rsidRPr="00E9655F" w14:paraId="77445D68" w14:textId="77777777" w:rsidTr="00C6721E">
        <w:trPr>
          <w:trHeight w:val="720"/>
          <w:ins w:id="314" w:author="Brian Bohman" w:date="2022-11-10T06:53:00Z"/>
        </w:trPr>
        <w:tc>
          <w:tcPr>
            <w:tcW w:w="1152" w:type="dxa"/>
            <w:vMerge w:val="restart"/>
            <w:tcBorders>
              <w:top w:val="dotted" w:sz="4" w:space="0" w:color="auto"/>
              <w:left w:val="nil"/>
              <w:right w:val="nil"/>
            </w:tcBorders>
            <w:vAlign w:val="center"/>
          </w:tcPr>
          <w:p w14:paraId="6BB533ED" w14:textId="77777777" w:rsidR="009C3EDE" w:rsidRPr="00E9655F" w:rsidRDefault="009C3EDE" w:rsidP="00C6721E">
            <w:pPr>
              <w:pStyle w:val="TableBody"/>
              <w:rPr>
                <w:ins w:id="315" w:author="Brian Bohman" w:date="2022-11-10T06:53:00Z"/>
              </w:rPr>
            </w:pPr>
            <w:ins w:id="316" w:author="Brian Bohman" w:date="2022-11-10T06:53:00Z">
              <w:r w:rsidRPr="00E9655F">
                <w:t>MN-4</w:t>
              </w:r>
            </w:ins>
          </w:p>
        </w:tc>
        <w:tc>
          <w:tcPr>
            <w:tcW w:w="576" w:type="dxa"/>
            <w:tcBorders>
              <w:top w:val="dotted" w:sz="4" w:space="0" w:color="auto"/>
              <w:left w:val="nil"/>
              <w:bottom w:val="nil"/>
              <w:right w:val="nil"/>
            </w:tcBorders>
            <w:vAlign w:val="center"/>
          </w:tcPr>
          <w:p w14:paraId="2195F619" w14:textId="77777777" w:rsidR="009C3EDE" w:rsidRPr="00E9655F" w:rsidRDefault="009C3EDE" w:rsidP="00C6721E">
            <w:pPr>
              <w:pStyle w:val="TableBody"/>
              <w:rPr>
                <w:ins w:id="317" w:author="Brian Bohman" w:date="2022-11-10T06:53:00Z"/>
              </w:rPr>
            </w:pPr>
            <w:ins w:id="318" w:author="Brian Bohman" w:date="2022-11-10T06:53:00Z">
              <w:r w:rsidRPr="00E9655F">
                <w:t>2018</w:t>
              </w:r>
            </w:ins>
          </w:p>
        </w:tc>
        <w:tc>
          <w:tcPr>
            <w:tcW w:w="720" w:type="dxa"/>
            <w:tcBorders>
              <w:top w:val="dotted" w:sz="4" w:space="0" w:color="auto"/>
              <w:left w:val="nil"/>
              <w:bottom w:val="nil"/>
              <w:right w:val="nil"/>
            </w:tcBorders>
            <w:vAlign w:val="center"/>
          </w:tcPr>
          <w:p w14:paraId="110EDF3F" w14:textId="77777777" w:rsidR="009C3EDE" w:rsidRDefault="009C3EDE" w:rsidP="00C6721E">
            <w:pPr>
              <w:pStyle w:val="TableBody"/>
              <w:rPr>
                <w:ins w:id="319" w:author="Brian Bohman" w:date="2022-11-10T06:53:00Z"/>
                <w:noProof/>
              </w:rPr>
            </w:pPr>
            <w:ins w:id="320" w:author="Brian Bohman" w:date="2022-11-10T06:53:00Z">
              <w:r w:rsidRPr="00B91DE7">
                <w:t>3</w:t>
              </w:r>
            </w:ins>
          </w:p>
        </w:tc>
        <w:tc>
          <w:tcPr>
            <w:tcW w:w="1008" w:type="dxa"/>
            <w:tcBorders>
              <w:top w:val="dotted" w:sz="4" w:space="0" w:color="auto"/>
              <w:left w:val="nil"/>
              <w:bottom w:val="nil"/>
              <w:right w:val="nil"/>
            </w:tcBorders>
            <w:vAlign w:val="center"/>
          </w:tcPr>
          <w:p w14:paraId="02973647" w14:textId="77777777" w:rsidR="009C3EDE" w:rsidRDefault="009C3EDE" w:rsidP="00C6721E">
            <w:pPr>
              <w:pStyle w:val="TableBody"/>
              <w:rPr>
                <w:ins w:id="321" w:author="Brian Bohman" w:date="2022-11-10T06:53:00Z"/>
              </w:rPr>
            </w:pPr>
            <w:ins w:id="322" w:author="Brian Bohman" w:date="2022-11-10T06:53:00Z">
              <w:r w:rsidRPr="00B91DE7">
                <w:t>135, 270,</w:t>
              </w:r>
            </w:ins>
          </w:p>
          <w:p w14:paraId="7E09F2B8" w14:textId="77777777" w:rsidR="009C3EDE" w:rsidRDefault="009C3EDE" w:rsidP="00C6721E">
            <w:pPr>
              <w:pStyle w:val="TableBody"/>
              <w:rPr>
                <w:ins w:id="323" w:author="Brian Bohman" w:date="2022-11-10T06:53:00Z"/>
                <w:noProof/>
              </w:rPr>
            </w:pPr>
            <w:ins w:id="324" w:author="Brian Bohman" w:date="2022-11-10T06:53:00Z">
              <w:r w:rsidRPr="00B91DE7">
                <w:t>400</w:t>
              </w:r>
            </w:ins>
          </w:p>
        </w:tc>
        <w:tc>
          <w:tcPr>
            <w:tcW w:w="1584" w:type="dxa"/>
            <w:tcBorders>
              <w:top w:val="dotted" w:sz="4" w:space="0" w:color="auto"/>
              <w:left w:val="nil"/>
              <w:bottom w:val="nil"/>
              <w:right w:val="nil"/>
            </w:tcBorders>
            <w:vAlign w:val="center"/>
          </w:tcPr>
          <w:p w14:paraId="5EB16E23" w14:textId="77777777" w:rsidR="009C3EDE" w:rsidRDefault="009C3EDE" w:rsidP="00C6721E">
            <w:pPr>
              <w:pStyle w:val="TableBody"/>
              <w:rPr>
                <w:ins w:id="325" w:author="Brian Bohman" w:date="2022-11-10T06:53:00Z"/>
              </w:rPr>
            </w:pPr>
            <w:ins w:id="326" w:author="Brian Bohman" w:date="2022-11-10T06:53:00Z">
              <w:r w:rsidRPr="00B91DE7">
                <w:t>Russet Burbank,</w:t>
              </w:r>
            </w:ins>
          </w:p>
          <w:p w14:paraId="57DB17D8" w14:textId="77777777" w:rsidR="009C3EDE" w:rsidRDefault="009C3EDE" w:rsidP="00C6721E">
            <w:pPr>
              <w:pStyle w:val="TableBody"/>
              <w:rPr>
                <w:ins w:id="327" w:author="Brian Bohman" w:date="2022-11-10T06:53:00Z"/>
              </w:rPr>
            </w:pPr>
            <w:ins w:id="328" w:author="Brian Bohman" w:date="2022-11-10T06:53:00Z">
              <w:r w:rsidRPr="00B91DE7">
                <w:t>Clearwater,</w:t>
              </w:r>
            </w:ins>
          </w:p>
          <w:p w14:paraId="0B2E9F3A" w14:textId="77777777" w:rsidR="009C3EDE" w:rsidRDefault="009C3EDE" w:rsidP="00C6721E">
            <w:pPr>
              <w:pStyle w:val="TableBody"/>
              <w:rPr>
                <w:ins w:id="329" w:author="Brian Bohman" w:date="2022-11-10T06:53:00Z"/>
                <w:noProof/>
              </w:rPr>
            </w:pPr>
            <w:ins w:id="330" w:author="Brian Bohman" w:date="2022-11-10T06:53:00Z">
              <w:r w:rsidRPr="00B91DE7">
                <w:t>Umatilla Russet</w:t>
              </w:r>
            </w:ins>
          </w:p>
        </w:tc>
        <w:tc>
          <w:tcPr>
            <w:tcW w:w="2304" w:type="dxa"/>
            <w:tcBorders>
              <w:top w:val="dotted" w:sz="4" w:space="0" w:color="auto"/>
              <w:left w:val="nil"/>
              <w:bottom w:val="nil"/>
              <w:right w:val="nil"/>
            </w:tcBorders>
            <w:vAlign w:val="center"/>
          </w:tcPr>
          <w:p w14:paraId="169F1AD0" w14:textId="77777777" w:rsidR="009C3EDE" w:rsidRDefault="009C3EDE" w:rsidP="00C6721E">
            <w:pPr>
              <w:pStyle w:val="TableBody"/>
              <w:rPr>
                <w:ins w:id="331" w:author="Brian Bohman" w:date="2022-11-10T06:53:00Z"/>
                <w:noProof/>
              </w:rPr>
            </w:pPr>
            <w:ins w:id="332" w:author="Brian Bohman" w:date="2022-11-10T06:53:00Z">
              <w:r w:rsidRPr="00A87371">
                <w:rPr>
                  <w:noProof/>
                </w:rPr>
                <w:t>26 June, 10 July, 18 July,</w:t>
              </w:r>
            </w:ins>
          </w:p>
          <w:p w14:paraId="70D44D84" w14:textId="77777777" w:rsidR="009C3EDE" w:rsidRDefault="009C3EDE" w:rsidP="00C6721E">
            <w:pPr>
              <w:pStyle w:val="TableBody"/>
              <w:rPr>
                <w:ins w:id="333" w:author="Brian Bohman" w:date="2022-11-10T06:53:00Z"/>
                <w:noProof/>
              </w:rPr>
            </w:pPr>
            <w:ins w:id="334" w:author="Brian Bohman" w:date="2022-11-10T06:53:00Z">
              <w:r w:rsidRPr="00A87371">
                <w:rPr>
                  <w:noProof/>
                </w:rPr>
                <w:t>1 Aug., 13 Sept.</w:t>
              </w:r>
            </w:ins>
          </w:p>
        </w:tc>
        <w:tc>
          <w:tcPr>
            <w:tcW w:w="2160" w:type="dxa"/>
            <w:vMerge w:val="restart"/>
            <w:tcBorders>
              <w:top w:val="dotted" w:sz="4" w:space="0" w:color="auto"/>
              <w:left w:val="nil"/>
              <w:right w:val="nil"/>
            </w:tcBorders>
            <w:vAlign w:val="center"/>
          </w:tcPr>
          <w:p w14:paraId="1BAEA463" w14:textId="77777777" w:rsidR="009C3EDE" w:rsidRDefault="009C3EDE" w:rsidP="00C6721E">
            <w:pPr>
              <w:pStyle w:val="TableBody"/>
              <w:rPr>
                <w:ins w:id="335" w:author="Brian Bohman" w:date="2022-11-10T06:53:00Z"/>
                <w:noProof/>
              </w:rPr>
            </w:pPr>
            <w:ins w:id="336" w:author="Brian Bohman" w:date="2022-11-10T06:53:00Z">
              <w:r>
                <w:rPr>
                  <w:noProof/>
                </w:rPr>
                <w:t>Gupta and Rosen (2019);</w:t>
              </w:r>
            </w:ins>
          </w:p>
          <w:p w14:paraId="15E51EF1" w14:textId="77777777" w:rsidR="009C3EDE" w:rsidRDefault="009C3EDE" w:rsidP="00C6721E">
            <w:pPr>
              <w:pStyle w:val="TableBody"/>
              <w:rPr>
                <w:ins w:id="337" w:author="Brian Bohman" w:date="2022-11-10T06:53:00Z"/>
                <w:noProof/>
              </w:rPr>
            </w:pPr>
            <w:ins w:id="338" w:author="Brian Bohman" w:date="2022-11-10T06:53:00Z">
              <w:r>
                <w:rPr>
                  <w:noProof/>
                </w:rPr>
                <w:t>Gupta et al. (2020);</w:t>
              </w:r>
            </w:ins>
          </w:p>
          <w:p w14:paraId="11E0C724" w14:textId="77777777" w:rsidR="009C3EDE" w:rsidRPr="00E9655F" w:rsidRDefault="009C3EDE" w:rsidP="00C6721E">
            <w:pPr>
              <w:pStyle w:val="TableBody"/>
              <w:rPr>
                <w:ins w:id="339" w:author="Brian Bohman" w:date="2022-11-10T06:53:00Z"/>
              </w:rPr>
            </w:pPr>
            <w:ins w:id="340" w:author="Brian Bohman" w:date="2022-11-10T06:53:00Z">
              <w:r>
                <w:rPr>
                  <w:noProof/>
                </w:rPr>
                <w:t>Li et al. (2021)</w:t>
              </w:r>
            </w:ins>
          </w:p>
        </w:tc>
      </w:tr>
      <w:tr w:rsidR="009C3EDE" w:rsidRPr="00E9655F" w14:paraId="40034953" w14:textId="77777777" w:rsidTr="00C6721E">
        <w:trPr>
          <w:trHeight w:val="720"/>
          <w:ins w:id="341" w:author="Brian Bohman" w:date="2022-11-10T06:53:00Z"/>
        </w:trPr>
        <w:tc>
          <w:tcPr>
            <w:tcW w:w="1152" w:type="dxa"/>
            <w:vMerge/>
            <w:tcBorders>
              <w:left w:val="nil"/>
              <w:bottom w:val="dotted" w:sz="4" w:space="0" w:color="auto"/>
              <w:right w:val="nil"/>
            </w:tcBorders>
            <w:vAlign w:val="center"/>
          </w:tcPr>
          <w:p w14:paraId="14C05ADE" w14:textId="77777777" w:rsidR="009C3EDE" w:rsidRPr="00E9655F" w:rsidRDefault="009C3EDE" w:rsidP="00C6721E">
            <w:pPr>
              <w:pStyle w:val="TableBody"/>
              <w:rPr>
                <w:ins w:id="342" w:author="Brian Bohman" w:date="2022-11-10T06:53:00Z"/>
              </w:rPr>
            </w:pPr>
          </w:p>
        </w:tc>
        <w:tc>
          <w:tcPr>
            <w:tcW w:w="576" w:type="dxa"/>
            <w:tcBorders>
              <w:top w:val="nil"/>
              <w:left w:val="nil"/>
              <w:bottom w:val="dotted" w:sz="4" w:space="0" w:color="auto"/>
              <w:right w:val="nil"/>
            </w:tcBorders>
            <w:vAlign w:val="center"/>
          </w:tcPr>
          <w:p w14:paraId="326AA255" w14:textId="77777777" w:rsidR="009C3EDE" w:rsidRPr="00E9655F" w:rsidRDefault="009C3EDE" w:rsidP="00C6721E">
            <w:pPr>
              <w:pStyle w:val="TableBody"/>
              <w:rPr>
                <w:ins w:id="343" w:author="Brian Bohman" w:date="2022-11-10T06:53:00Z"/>
              </w:rPr>
            </w:pPr>
            <w:ins w:id="344" w:author="Brian Bohman" w:date="2022-11-10T06:53:00Z">
              <w:r>
                <w:t>2019</w:t>
              </w:r>
            </w:ins>
          </w:p>
        </w:tc>
        <w:tc>
          <w:tcPr>
            <w:tcW w:w="720" w:type="dxa"/>
            <w:tcBorders>
              <w:top w:val="nil"/>
              <w:left w:val="nil"/>
              <w:bottom w:val="dotted" w:sz="4" w:space="0" w:color="auto"/>
              <w:right w:val="nil"/>
            </w:tcBorders>
            <w:vAlign w:val="center"/>
          </w:tcPr>
          <w:p w14:paraId="3FE26CBF" w14:textId="77777777" w:rsidR="009C3EDE" w:rsidRPr="00B91DE7" w:rsidRDefault="009C3EDE" w:rsidP="00C6721E">
            <w:pPr>
              <w:pStyle w:val="TableBody"/>
              <w:rPr>
                <w:ins w:id="345" w:author="Brian Bohman" w:date="2022-11-10T06:53:00Z"/>
              </w:rPr>
            </w:pPr>
            <w:ins w:id="346" w:author="Brian Bohman" w:date="2022-11-10T06:53:00Z">
              <w:r>
                <w:t>3</w:t>
              </w:r>
            </w:ins>
          </w:p>
        </w:tc>
        <w:tc>
          <w:tcPr>
            <w:tcW w:w="1008" w:type="dxa"/>
            <w:tcBorders>
              <w:top w:val="nil"/>
              <w:left w:val="nil"/>
              <w:bottom w:val="dotted" w:sz="4" w:space="0" w:color="auto"/>
              <w:right w:val="nil"/>
            </w:tcBorders>
            <w:vAlign w:val="center"/>
          </w:tcPr>
          <w:p w14:paraId="6C72BB5E" w14:textId="77777777" w:rsidR="009C3EDE" w:rsidRDefault="009C3EDE" w:rsidP="00C6721E">
            <w:pPr>
              <w:pStyle w:val="TableBody"/>
              <w:rPr>
                <w:ins w:id="347" w:author="Brian Bohman" w:date="2022-11-10T06:53:00Z"/>
              </w:rPr>
            </w:pPr>
            <w:ins w:id="348" w:author="Brian Bohman" w:date="2022-11-10T06:53:00Z">
              <w:r w:rsidRPr="00B91DE7">
                <w:t>135, 270,</w:t>
              </w:r>
            </w:ins>
          </w:p>
          <w:p w14:paraId="088AF924" w14:textId="77777777" w:rsidR="009C3EDE" w:rsidRPr="00B91DE7" w:rsidRDefault="009C3EDE" w:rsidP="00C6721E">
            <w:pPr>
              <w:pStyle w:val="TableBody"/>
              <w:rPr>
                <w:ins w:id="349" w:author="Brian Bohman" w:date="2022-11-10T06:53:00Z"/>
              </w:rPr>
            </w:pPr>
            <w:ins w:id="350" w:author="Brian Bohman" w:date="2022-11-10T06:53:00Z">
              <w:r w:rsidRPr="00B91DE7">
                <w:t>400</w:t>
              </w:r>
            </w:ins>
          </w:p>
        </w:tc>
        <w:tc>
          <w:tcPr>
            <w:tcW w:w="1584" w:type="dxa"/>
            <w:tcBorders>
              <w:top w:val="nil"/>
              <w:left w:val="nil"/>
              <w:bottom w:val="dotted" w:sz="4" w:space="0" w:color="auto"/>
              <w:right w:val="nil"/>
            </w:tcBorders>
            <w:vAlign w:val="center"/>
          </w:tcPr>
          <w:p w14:paraId="56849472" w14:textId="77777777" w:rsidR="009C3EDE" w:rsidRDefault="009C3EDE" w:rsidP="00C6721E">
            <w:pPr>
              <w:pStyle w:val="TableBody"/>
              <w:rPr>
                <w:ins w:id="351" w:author="Brian Bohman" w:date="2022-11-10T06:53:00Z"/>
              </w:rPr>
            </w:pPr>
            <w:ins w:id="352" w:author="Brian Bohman" w:date="2022-11-10T06:53:00Z">
              <w:r w:rsidRPr="00B91DE7">
                <w:t>Russet Burbank,</w:t>
              </w:r>
            </w:ins>
          </w:p>
          <w:p w14:paraId="373FC65C" w14:textId="77777777" w:rsidR="009C3EDE" w:rsidRDefault="009C3EDE" w:rsidP="00C6721E">
            <w:pPr>
              <w:pStyle w:val="TableBody"/>
              <w:rPr>
                <w:ins w:id="353" w:author="Brian Bohman" w:date="2022-11-10T06:53:00Z"/>
              </w:rPr>
            </w:pPr>
            <w:ins w:id="354" w:author="Brian Bohman" w:date="2022-11-10T06:53:00Z">
              <w:r w:rsidRPr="00B91DE7">
                <w:t>Clearwater,</w:t>
              </w:r>
            </w:ins>
          </w:p>
          <w:p w14:paraId="24A9954F" w14:textId="77777777" w:rsidR="009C3EDE" w:rsidRPr="00B91DE7" w:rsidRDefault="009C3EDE" w:rsidP="00C6721E">
            <w:pPr>
              <w:pStyle w:val="TableBody"/>
              <w:rPr>
                <w:ins w:id="355" w:author="Brian Bohman" w:date="2022-11-10T06:53:00Z"/>
              </w:rPr>
            </w:pPr>
            <w:ins w:id="356" w:author="Brian Bohman" w:date="2022-11-10T06:53:00Z">
              <w:r w:rsidRPr="00B91DE7">
                <w:t>Umatilla Russet</w:t>
              </w:r>
            </w:ins>
          </w:p>
        </w:tc>
        <w:tc>
          <w:tcPr>
            <w:tcW w:w="2304" w:type="dxa"/>
            <w:tcBorders>
              <w:top w:val="nil"/>
              <w:left w:val="nil"/>
              <w:bottom w:val="dotted" w:sz="4" w:space="0" w:color="auto"/>
              <w:right w:val="nil"/>
            </w:tcBorders>
            <w:vAlign w:val="center"/>
          </w:tcPr>
          <w:p w14:paraId="18D1C208" w14:textId="77777777" w:rsidR="009C3EDE" w:rsidRDefault="009C3EDE" w:rsidP="00C6721E">
            <w:pPr>
              <w:pStyle w:val="TableBody"/>
              <w:rPr>
                <w:ins w:id="357" w:author="Brian Bohman" w:date="2022-11-10T06:53:00Z"/>
                <w:noProof/>
              </w:rPr>
            </w:pPr>
            <w:ins w:id="358" w:author="Brian Bohman" w:date="2022-11-10T06:53:00Z">
              <w:r w:rsidRPr="00A87371">
                <w:rPr>
                  <w:noProof/>
                </w:rPr>
                <w:t>26 June, 11 July, 24 July,</w:t>
              </w:r>
            </w:ins>
          </w:p>
          <w:p w14:paraId="420D6793" w14:textId="77777777" w:rsidR="009C3EDE" w:rsidRDefault="009C3EDE" w:rsidP="00C6721E">
            <w:pPr>
              <w:pStyle w:val="TableBody"/>
              <w:rPr>
                <w:ins w:id="359" w:author="Brian Bohman" w:date="2022-11-10T06:53:00Z"/>
                <w:noProof/>
              </w:rPr>
            </w:pPr>
            <w:ins w:id="360" w:author="Brian Bohman" w:date="2022-11-10T06:53:00Z">
              <w:r w:rsidRPr="00A87371">
                <w:rPr>
                  <w:noProof/>
                </w:rPr>
                <w:t>7 Aug, 16 Sept.</w:t>
              </w:r>
            </w:ins>
          </w:p>
        </w:tc>
        <w:tc>
          <w:tcPr>
            <w:tcW w:w="2160" w:type="dxa"/>
            <w:vMerge/>
            <w:tcBorders>
              <w:left w:val="nil"/>
              <w:bottom w:val="dotted" w:sz="4" w:space="0" w:color="auto"/>
              <w:right w:val="nil"/>
            </w:tcBorders>
            <w:vAlign w:val="center"/>
          </w:tcPr>
          <w:p w14:paraId="174B54DC" w14:textId="77777777" w:rsidR="009C3EDE" w:rsidRDefault="009C3EDE" w:rsidP="00C6721E">
            <w:pPr>
              <w:pStyle w:val="TableBody"/>
              <w:rPr>
                <w:ins w:id="361" w:author="Brian Bohman" w:date="2022-11-10T06:53:00Z"/>
                <w:noProof/>
              </w:rPr>
            </w:pPr>
          </w:p>
        </w:tc>
      </w:tr>
      <w:tr w:rsidR="009C3EDE" w:rsidRPr="00E9655F" w14:paraId="6C821E3C" w14:textId="77777777" w:rsidTr="00C6721E">
        <w:trPr>
          <w:trHeight w:val="720"/>
          <w:ins w:id="362" w:author="Brian Bohman" w:date="2022-11-10T06:53:00Z"/>
        </w:trPr>
        <w:tc>
          <w:tcPr>
            <w:tcW w:w="1152" w:type="dxa"/>
            <w:tcBorders>
              <w:top w:val="dotted" w:sz="4" w:space="0" w:color="auto"/>
              <w:left w:val="nil"/>
              <w:bottom w:val="dotted" w:sz="4" w:space="0" w:color="auto"/>
              <w:right w:val="nil"/>
            </w:tcBorders>
            <w:vAlign w:val="center"/>
            <w:hideMark/>
          </w:tcPr>
          <w:p w14:paraId="5920C0FB" w14:textId="77777777" w:rsidR="009C3EDE" w:rsidRPr="00E9655F" w:rsidRDefault="009C3EDE" w:rsidP="00C6721E">
            <w:pPr>
              <w:pStyle w:val="TableBody"/>
              <w:rPr>
                <w:ins w:id="363" w:author="Brian Bohman" w:date="2022-11-10T06:53:00Z"/>
              </w:rPr>
            </w:pPr>
            <w:ins w:id="364" w:author="Brian Bohman" w:date="2022-11-10T06:53:00Z">
              <w:r w:rsidRPr="00E9655F">
                <w:t>MN-5</w:t>
              </w:r>
            </w:ins>
          </w:p>
        </w:tc>
        <w:tc>
          <w:tcPr>
            <w:tcW w:w="576" w:type="dxa"/>
            <w:tcBorders>
              <w:top w:val="dotted" w:sz="4" w:space="0" w:color="auto"/>
              <w:left w:val="nil"/>
              <w:bottom w:val="dotted" w:sz="4" w:space="0" w:color="auto"/>
              <w:right w:val="nil"/>
            </w:tcBorders>
            <w:vAlign w:val="center"/>
            <w:hideMark/>
          </w:tcPr>
          <w:p w14:paraId="58983021" w14:textId="77777777" w:rsidR="009C3EDE" w:rsidRPr="00E9655F" w:rsidRDefault="009C3EDE" w:rsidP="00C6721E">
            <w:pPr>
              <w:pStyle w:val="TableBody"/>
              <w:rPr>
                <w:ins w:id="365" w:author="Brian Bohman" w:date="2022-11-10T06:53:00Z"/>
              </w:rPr>
            </w:pPr>
            <w:ins w:id="366" w:author="Brian Bohman" w:date="2022-11-10T06:53:00Z">
              <w:r w:rsidRPr="00E9655F">
                <w:t>2019</w:t>
              </w:r>
            </w:ins>
          </w:p>
        </w:tc>
        <w:tc>
          <w:tcPr>
            <w:tcW w:w="720" w:type="dxa"/>
            <w:tcBorders>
              <w:top w:val="dotted" w:sz="4" w:space="0" w:color="auto"/>
              <w:left w:val="nil"/>
              <w:bottom w:val="dotted" w:sz="4" w:space="0" w:color="auto"/>
              <w:right w:val="nil"/>
            </w:tcBorders>
            <w:vAlign w:val="center"/>
          </w:tcPr>
          <w:p w14:paraId="617B3EBF" w14:textId="77777777" w:rsidR="009C3EDE" w:rsidRDefault="009C3EDE" w:rsidP="00C6721E">
            <w:pPr>
              <w:pStyle w:val="TableBody"/>
              <w:rPr>
                <w:ins w:id="367" w:author="Brian Bohman" w:date="2022-11-10T06:53:00Z"/>
                <w:noProof/>
              </w:rPr>
            </w:pPr>
            <w:ins w:id="368" w:author="Brian Bohman" w:date="2022-11-10T06:53:00Z">
              <w:r w:rsidRPr="00B91DE7">
                <w:t>8</w:t>
              </w:r>
            </w:ins>
          </w:p>
        </w:tc>
        <w:tc>
          <w:tcPr>
            <w:tcW w:w="1008" w:type="dxa"/>
            <w:tcBorders>
              <w:top w:val="dotted" w:sz="4" w:space="0" w:color="auto"/>
              <w:left w:val="nil"/>
              <w:bottom w:val="dotted" w:sz="4" w:space="0" w:color="auto"/>
              <w:right w:val="nil"/>
            </w:tcBorders>
            <w:vAlign w:val="center"/>
          </w:tcPr>
          <w:p w14:paraId="502320A5" w14:textId="77777777" w:rsidR="009C3EDE" w:rsidRDefault="009C3EDE" w:rsidP="00C6721E">
            <w:pPr>
              <w:pStyle w:val="TableBody"/>
              <w:rPr>
                <w:ins w:id="369" w:author="Brian Bohman" w:date="2022-11-10T06:53:00Z"/>
              </w:rPr>
            </w:pPr>
            <w:ins w:id="370" w:author="Brian Bohman" w:date="2022-11-10T06:53:00Z">
              <w:r w:rsidRPr="00B91DE7">
                <w:t>45, 155,</w:t>
              </w:r>
            </w:ins>
          </w:p>
          <w:p w14:paraId="6EA82C0F" w14:textId="77777777" w:rsidR="009C3EDE" w:rsidRDefault="009C3EDE" w:rsidP="00C6721E">
            <w:pPr>
              <w:pStyle w:val="TableBody"/>
              <w:rPr>
                <w:ins w:id="371" w:author="Brian Bohman" w:date="2022-11-10T06:53:00Z"/>
              </w:rPr>
            </w:pPr>
            <w:ins w:id="372" w:author="Brian Bohman" w:date="2022-11-10T06:53:00Z">
              <w:r w:rsidRPr="00B91DE7">
                <w:t>245, 290,</w:t>
              </w:r>
            </w:ins>
          </w:p>
          <w:p w14:paraId="44AF3EA6" w14:textId="77777777" w:rsidR="009C3EDE" w:rsidRDefault="009C3EDE" w:rsidP="00C6721E">
            <w:pPr>
              <w:pStyle w:val="TableBody"/>
              <w:rPr>
                <w:ins w:id="373" w:author="Brian Bohman" w:date="2022-11-10T06:53:00Z"/>
                <w:noProof/>
              </w:rPr>
            </w:pPr>
            <w:ins w:id="374" w:author="Brian Bohman" w:date="2022-11-10T06:53:00Z">
              <w:r w:rsidRPr="00B91DE7">
                <w:t>335</w:t>
              </w:r>
            </w:ins>
          </w:p>
        </w:tc>
        <w:tc>
          <w:tcPr>
            <w:tcW w:w="1584" w:type="dxa"/>
            <w:tcBorders>
              <w:top w:val="dotted" w:sz="4" w:space="0" w:color="auto"/>
              <w:left w:val="nil"/>
              <w:bottom w:val="dotted" w:sz="4" w:space="0" w:color="auto"/>
              <w:right w:val="nil"/>
            </w:tcBorders>
            <w:vAlign w:val="center"/>
          </w:tcPr>
          <w:p w14:paraId="1203423F" w14:textId="77777777" w:rsidR="009C3EDE" w:rsidRDefault="009C3EDE" w:rsidP="00C6721E">
            <w:pPr>
              <w:pStyle w:val="TableBody"/>
              <w:rPr>
                <w:ins w:id="375" w:author="Brian Bohman" w:date="2022-11-10T06:53:00Z"/>
                <w:noProof/>
              </w:rPr>
            </w:pPr>
            <w:ins w:id="376" w:author="Brian Bohman" w:date="2022-11-10T06:53:00Z">
              <w:r w:rsidRPr="00B91DE7">
                <w:t>Russet Burbank</w:t>
              </w:r>
            </w:ins>
          </w:p>
        </w:tc>
        <w:tc>
          <w:tcPr>
            <w:tcW w:w="2304" w:type="dxa"/>
            <w:tcBorders>
              <w:top w:val="dotted" w:sz="4" w:space="0" w:color="auto"/>
              <w:left w:val="nil"/>
              <w:bottom w:val="dotted" w:sz="4" w:space="0" w:color="auto"/>
              <w:right w:val="nil"/>
            </w:tcBorders>
            <w:vAlign w:val="center"/>
          </w:tcPr>
          <w:p w14:paraId="2211197F" w14:textId="77777777" w:rsidR="009C3EDE" w:rsidRDefault="009C3EDE" w:rsidP="00C6721E">
            <w:pPr>
              <w:pStyle w:val="TableBody"/>
              <w:rPr>
                <w:ins w:id="377" w:author="Brian Bohman" w:date="2022-11-10T06:53:00Z"/>
                <w:noProof/>
              </w:rPr>
            </w:pPr>
            <w:ins w:id="378" w:author="Brian Bohman" w:date="2022-11-10T06:53:00Z">
              <w:r w:rsidRPr="00EE0940">
                <w:rPr>
                  <w:noProof/>
                </w:rPr>
                <w:t>25 June, 9 July, 23 July,</w:t>
              </w:r>
            </w:ins>
          </w:p>
          <w:p w14:paraId="050BCFDE" w14:textId="77777777" w:rsidR="009C3EDE" w:rsidRDefault="009C3EDE" w:rsidP="00C6721E">
            <w:pPr>
              <w:pStyle w:val="TableBody"/>
              <w:rPr>
                <w:ins w:id="379" w:author="Brian Bohman" w:date="2022-11-10T06:53:00Z"/>
                <w:noProof/>
              </w:rPr>
            </w:pPr>
            <w:ins w:id="380" w:author="Brian Bohman" w:date="2022-11-10T06:53:00Z">
              <w:r w:rsidRPr="00EE0940">
                <w:rPr>
                  <w:noProof/>
                </w:rPr>
                <w:t>6 Aug, 21 Aug, 16 Sept</w:t>
              </w:r>
            </w:ins>
          </w:p>
        </w:tc>
        <w:tc>
          <w:tcPr>
            <w:tcW w:w="2160" w:type="dxa"/>
            <w:tcBorders>
              <w:top w:val="dotted" w:sz="4" w:space="0" w:color="auto"/>
              <w:left w:val="nil"/>
              <w:bottom w:val="dotted" w:sz="4" w:space="0" w:color="auto"/>
              <w:right w:val="nil"/>
            </w:tcBorders>
            <w:vAlign w:val="center"/>
            <w:hideMark/>
          </w:tcPr>
          <w:p w14:paraId="31322A00" w14:textId="77777777" w:rsidR="009C3EDE" w:rsidRPr="00E9655F" w:rsidRDefault="009C3EDE" w:rsidP="00C6721E">
            <w:pPr>
              <w:pStyle w:val="TableBody"/>
              <w:rPr>
                <w:ins w:id="381" w:author="Brian Bohman" w:date="2022-11-10T06:53:00Z"/>
              </w:rPr>
            </w:pPr>
            <w:ins w:id="382" w:author="Brian Bohman" w:date="2022-11-10T06:53:00Z">
              <w:r>
                <w:rPr>
                  <w:noProof/>
                </w:rPr>
                <w:t>Bohman et al. (2020)</w:t>
              </w:r>
            </w:ins>
          </w:p>
        </w:tc>
      </w:tr>
      <w:tr w:rsidR="009C3EDE" w:rsidRPr="00E9655F" w14:paraId="2424F8E6" w14:textId="77777777" w:rsidTr="00C6721E">
        <w:trPr>
          <w:trHeight w:val="720"/>
          <w:ins w:id="383" w:author="Brian Bohman" w:date="2022-11-10T06:53:00Z"/>
        </w:trPr>
        <w:tc>
          <w:tcPr>
            <w:tcW w:w="1152" w:type="dxa"/>
            <w:tcBorders>
              <w:top w:val="dotted" w:sz="4" w:space="0" w:color="auto"/>
              <w:left w:val="nil"/>
              <w:bottom w:val="single" w:sz="4" w:space="0" w:color="auto"/>
              <w:right w:val="nil"/>
            </w:tcBorders>
            <w:vAlign w:val="center"/>
          </w:tcPr>
          <w:p w14:paraId="56CED4A3" w14:textId="77777777" w:rsidR="009C3EDE" w:rsidRPr="00E9655F" w:rsidRDefault="009C3EDE" w:rsidP="00C6721E">
            <w:pPr>
              <w:pStyle w:val="TableBody"/>
              <w:rPr>
                <w:ins w:id="384" w:author="Brian Bohman" w:date="2022-11-10T06:53:00Z"/>
              </w:rPr>
            </w:pPr>
            <w:ins w:id="385" w:author="Brian Bohman" w:date="2022-11-10T06:53:00Z">
              <w:r w:rsidRPr="00E9655F">
                <w:t>MN-6</w:t>
              </w:r>
            </w:ins>
          </w:p>
        </w:tc>
        <w:tc>
          <w:tcPr>
            <w:tcW w:w="576" w:type="dxa"/>
            <w:tcBorders>
              <w:top w:val="dotted" w:sz="4" w:space="0" w:color="auto"/>
              <w:left w:val="nil"/>
              <w:bottom w:val="single" w:sz="4" w:space="0" w:color="auto"/>
              <w:right w:val="nil"/>
            </w:tcBorders>
            <w:vAlign w:val="center"/>
          </w:tcPr>
          <w:p w14:paraId="57C06055" w14:textId="77777777" w:rsidR="009C3EDE" w:rsidRPr="00E9655F" w:rsidRDefault="009C3EDE" w:rsidP="00C6721E">
            <w:pPr>
              <w:pStyle w:val="TableBody"/>
              <w:rPr>
                <w:ins w:id="386" w:author="Brian Bohman" w:date="2022-11-10T06:53:00Z"/>
              </w:rPr>
            </w:pPr>
            <w:ins w:id="387" w:author="Brian Bohman" w:date="2022-11-10T06:53:00Z">
              <w:r w:rsidRPr="00E9655F">
                <w:t>2020</w:t>
              </w:r>
            </w:ins>
          </w:p>
        </w:tc>
        <w:tc>
          <w:tcPr>
            <w:tcW w:w="720" w:type="dxa"/>
            <w:tcBorders>
              <w:top w:val="dotted" w:sz="4" w:space="0" w:color="auto"/>
              <w:left w:val="nil"/>
              <w:bottom w:val="single" w:sz="4" w:space="0" w:color="auto"/>
              <w:right w:val="nil"/>
            </w:tcBorders>
            <w:vAlign w:val="center"/>
          </w:tcPr>
          <w:p w14:paraId="0A3C8508" w14:textId="77777777" w:rsidR="009C3EDE" w:rsidRDefault="009C3EDE" w:rsidP="00C6721E">
            <w:pPr>
              <w:pStyle w:val="TableBody"/>
              <w:rPr>
                <w:ins w:id="388" w:author="Brian Bohman" w:date="2022-11-10T06:53:00Z"/>
                <w:noProof/>
              </w:rPr>
            </w:pPr>
            <w:ins w:id="389" w:author="Brian Bohman" w:date="2022-11-10T06:53:00Z">
              <w:r w:rsidRPr="00B91DE7">
                <w:t>8</w:t>
              </w:r>
            </w:ins>
          </w:p>
        </w:tc>
        <w:tc>
          <w:tcPr>
            <w:tcW w:w="1008" w:type="dxa"/>
            <w:tcBorders>
              <w:top w:val="dotted" w:sz="4" w:space="0" w:color="auto"/>
              <w:left w:val="nil"/>
              <w:bottom w:val="single" w:sz="4" w:space="0" w:color="auto"/>
              <w:right w:val="nil"/>
            </w:tcBorders>
            <w:vAlign w:val="center"/>
          </w:tcPr>
          <w:p w14:paraId="4EC849D0" w14:textId="77777777" w:rsidR="009C3EDE" w:rsidRDefault="009C3EDE" w:rsidP="00C6721E">
            <w:pPr>
              <w:pStyle w:val="TableBody"/>
              <w:rPr>
                <w:ins w:id="390" w:author="Brian Bohman" w:date="2022-11-10T06:53:00Z"/>
              </w:rPr>
            </w:pPr>
            <w:ins w:id="391" w:author="Brian Bohman" w:date="2022-11-10T06:53:00Z">
              <w:r w:rsidRPr="00B91DE7">
                <w:t>55, 155,</w:t>
              </w:r>
            </w:ins>
          </w:p>
          <w:p w14:paraId="74C49C75" w14:textId="77777777" w:rsidR="009C3EDE" w:rsidRDefault="009C3EDE" w:rsidP="00C6721E">
            <w:pPr>
              <w:pStyle w:val="TableBody"/>
              <w:rPr>
                <w:ins w:id="392" w:author="Brian Bohman" w:date="2022-11-10T06:53:00Z"/>
              </w:rPr>
            </w:pPr>
            <w:ins w:id="393" w:author="Brian Bohman" w:date="2022-11-10T06:53:00Z">
              <w:r w:rsidRPr="00B91DE7">
                <w:t>245, 270,</w:t>
              </w:r>
            </w:ins>
          </w:p>
          <w:p w14:paraId="35B323EC" w14:textId="77777777" w:rsidR="009C3EDE" w:rsidRDefault="009C3EDE" w:rsidP="00C6721E">
            <w:pPr>
              <w:pStyle w:val="TableBody"/>
              <w:rPr>
                <w:ins w:id="394" w:author="Brian Bohman" w:date="2022-11-10T06:53:00Z"/>
                <w:noProof/>
              </w:rPr>
            </w:pPr>
            <w:ins w:id="395" w:author="Brian Bohman" w:date="2022-11-10T06:53:00Z">
              <w:r w:rsidRPr="00B91DE7">
                <w:t>290, 335</w:t>
              </w:r>
            </w:ins>
          </w:p>
        </w:tc>
        <w:tc>
          <w:tcPr>
            <w:tcW w:w="1584" w:type="dxa"/>
            <w:tcBorders>
              <w:top w:val="dotted" w:sz="4" w:space="0" w:color="auto"/>
              <w:left w:val="nil"/>
              <w:bottom w:val="single" w:sz="4" w:space="0" w:color="auto"/>
              <w:right w:val="nil"/>
            </w:tcBorders>
            <w:vAlign w:val="center"/>
          </w:tcPr>
          <w:p w14:paraId="3475F278" w14:textId="77777777" w:rsidR="009C3EDE" w:rsidRDefault="009C3EDE" w:rsidP="00C6721E">
            <w:pPr>
              <w:pStyle w:val="TableBody"/>
              <w:rPr>
                <w:ins w:id="396" w:author="Brian Bohman" w:date="2022-11-10T06:53:00Z"/>
                <w:noProof/>
              </w:rPr>
            </w:pPr>
            <w:ins w:id="397" w:author="Brian Bohman" w:date="2022-11-10T06:53:00Z">
              <w:r w:rsidRPr="00B91DE7">
                <w:t>Russet Burbank</w:t>
              </w:r>
            </w:ins>
          </w:p>
        </w:tc>
        <w:tc>
          <w:tcPr>
            <w:tcW w:w="2304" w:type="dxa"/>
            <w:tcBorders>
              <w:top w:val="dotted" w:sz="4" w:space="0" w:color="auto"/>
              <w:left w:val="nil"/>
              <w:bottom w:val="single" w:sz="4" w:space="0" w:color="auto"/>
              <w:right w:val="nil"/>
            </w:tcBorders>
            <w:vAlign w:val="center"/>
          </w:tcPr>
          <w:p w14:paraId="2BE3C85A" w14:textId="77777777" w:rsidR="009C3EDE" w:rsidRDefault="009C3EDE" w:rsidP="00C6721E">
            <w:pPr>
              <w:pStyle w:val="TableBody"/>
              <w:rPr>
                <w:ins w:id="398" w:author="Brian Bohman" w:date="2022-11-10T06:53:00Z"/>
                <w:noProof/>
              </w:rPr>
            </w:pPr>
            <w:ins w:id="399" w:author="Brian Bohman" w:date="2022-11-10T06:53:00Z">
              <w:r w:rsidRPr="00EE0940">
                <w:rPr>
                  <w:noProof/>
                </w:rPr>
                <w:t>24 June, 7 July, 22 July,</w:t>
              </w:r>
            </w:ins>
          </w:p>
          <w:p w14:paraId="5C89E79B" w14:textId="77777777" w:rsidR="009C3EDE" w:rsidRDefault="009C3EDE" w:rsidP="00C6721E">
            <w:pPr>
              <w:pStyle w:val="TableBody"/>
              <w:rPr>
                <w:ins w:id="400" w:author="Brian Bohman" w:date="2022-11-10T06:53:00Z"/>
                <w:noProof/>
              </w:rPr>
            </w:pPr>
            <w:ins w:id="401" w:author="Brian Bohman" w:date="2022-11-10T06:53:00Z">
              <w:r w:rsidRPr="00EE0940">
                <w:rPr>
                  <w:noProof/>
                </w:rPr>
                <w:t>4 Aug, 16 Sept.</w:t>
              </w:r>
            </w:ins>
          </w:p>
        </w:tc>
        <w:tc>
          <w:tcPr>
            <w:tcW w:w="2160" w:type="dxa"/>
            <w:tcBorders>
              <w:top w:val="dotted" w:sz="4" w:space="0" w:color="auto"/>
              <w:left w:val="nil"/>
              <w:bottom w:val="single" w:sz="4" w:space="0" w:color="auto"/>
              <w:right w:val="nil"/>
            </w:tcBorders>
            <w:vAlign w:val="center"/>
          </w:tcPr>
          <w:p w14:paraId="31870704" w14:textId="77777777" w:rsidR="009C3EDE" w:rsidRPr="00E9655F" w:rsidRDefault="009C3EDE" w:rsidP="00C6721E">
            <w:pPr>
              <w:pStyle w:val="TableBody"/>
              <w:rPr>
                <w:ins w:id="402" w:author="Brian Bohman" w:date="2022-11-10T06:53:00Z"/>
              </w:rPr>
            </w:pPr>
            <w:ins w:id="403" w:author="Brian Bohman" w:date="2022-11-10T06:53:00Z">
              <w:r>
                <w:rPr>
                  <w:noProof/>
                </w:rPr>
                <w:t>Rosen et al. (2021)</w:t>
              </w:r>
            </w:ins>
          </w:p>
        </w:tc>
      </w:tr>
      <w:tr w:rsidR="009C3EDE" w:rsidRPr="00E9655F" w14:paraId="33C4CCA2" w14:textId="77777777" w:rsidTr="00C6721E">
        <w:trPr>
          <w:trHeight w:val="288"/>
          <w:ins w:id="404" w:author="Brian Bohman" w:date="2022-11-10T06:53:00Z"/>
        </w:trPr>
        <w:tc>
          <w:tcPr>
            <w:tcW w:w="9504" w:type="dxa"/>
            <w:gridSpan w:val="7"/>
            <w:tcBorders>
              <w:top w:val="single" w:sz="4" w:space="0" w:color="auto"/>
              <w:left w:val="nil"/>
              <w:bottom w:val="nil"/>
              <w:right w:val="nil"/>
            </w:tcBorders>
            <w:vAlign w:val="center"/>
          </w:tcPr>
          <w:p w14:paraId="396D5E3B" w14:textId="77777777" w:rsidR="009C3EDE" w:rsidRDefault="009C3EDE" w:rsidP="00C6721E">
            <w:pPr>
              <w:pStyle w:val="TableBody"/>
              <w:rPr>
                <w:ins w:id="405" w:author="Brian Bohman" w:date="2022-11-10T06:53:00Z"/>
                <w:noProof/>
              </w:rPr>
            </w:pPr>
            <w:ins w:id="406" w:author="Brian Bohman" w:date="2022-11-10T06:53:00Z">
              <w:r w:rsidRPr="00585017">
                <w:rPr>
                  <w:b/>
                  <w:noProof/>
                  <w:vertAlign w:val="superscript"/>
                </w:rPr>
                <w:t>†</w:t>
              </w:r>
              <w:r w:rsidRPr="00585017">
                <w:rPr>
                  <w:noProof/>
                </w:rPr>
                <w:t xml:space="preserve"> Including N source, timing, and placement combinations occurring at an equivalent N rate</w:t>
              </w:r>
            </w:ins>
          </w:p>
        </w:tc>
      </w:tr>
    </w:tbl>
    <w:p w14:paraId="0C1CBBA1" w14:textId="354E091D" w:rsidR="009C3EDE" w:rsidDel="00A21DED" w:rsidRDefault="009C3EDE" w:rsidP="00C6721E">
      <w:pPr>
        <w:pStyle w:val="Body"/>
        <w:rPr>
          <w:del w:id="407" w:author="Brian Bohman" w:date="2022-11-10T06:57:00Z"/>
        </w:rPr>
      </w:pPr>
    </w:p>
    <w:p w14:paraId="3E918DCF" w14:textId="0DC06791" w:rsidR="00DC704C" w:rsidRPr="00457EF3" w:rsidDel="00A21DED" w:rsidRDefault="009835AF" w:rsidP="009835AF">
      <w:pPr>
        <w:jc w:val="left"/>
        <w:rPr>
          <w:del w:id="408" w:author="Brian Bohman" w:date="2022-11-10T06:57:00Z"/>
        </w:rPr>
      </w:pPr>
      <w:del w:id="409" w:author="Brian Bohman" w:date="2022-11-10T06:57:00Z">
        <w:r w:rsidDel="00A21DED">
          <w:br w:type="page"/>
        </w:r>
      </w:del>
    </w:p>
    <w:tbl>
      <w:tblPr>
        <w:tblW w:w="792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80"/>
        <w:gridCol w:w="2464"/>
        <w:gridCol w:w="3024"/>
      </w:tblGrid>
      <w:tr w:rsidR="00DC704C" w:rsidRPr="00B91DE7" w:rsidDel="00742854" w14:paraId="1A8E254F" w14:textId="6B406995" w:rsidTr="00C6721E">
        <w:trPr>
          <w:trHeight w:val="288"/>
          <w:del w:id="410" w:author="Brian Bohman" w:date="2022-11-09T18:54:00Z"/>
        </w:trPr>
        <w:tc>
          <w:tcPr>
            <w:tcW w:w="7920" w:type="dxa"/>
            <w:gridSpan w:val="4"/>
            <w:tcBorders>
              <w:top w:val="nil"/>
              <w:left w:val="nil"/>
              <w:bottom w:val="single" w:sz="4" w:space="0" w:color="auto"/>
              <w:right w:val="nil"/>
            </w:tcBorders>
            <w:vAlign w:val="center"/>
          </w:tcPr>
          <w:p w14:paraId="253FC5A6" w14:textId="76530DAC" w:rsidR="00DC704C" w:rsidRPr="00B91DE7" w:rsidDel="00742854" w:rsidRDefault="00DC704C" w:rsidP="00C6721E">
            <w:pPr>
              <w:pStyle w:val="TableCaption"/>
              <w:rPr>
                <w:del w:id="411" w:author="Brian Bohman" w:date="2022-11-09T18:54:00Z"/>
              </w:rPr>
            </w:pPr>
            <w:bookmarkStart w:id="412" w:name="_Ref78280011"/>
            <w:bookmarkStart w:id="413" w:name="_Toc78909888"/>
            <w:bookmarkStart w:id="414" w:name="_Toc80706204"/>
            <w:del w:id="415" w:author="Brian Bohman" w:date="2022-11-09T18:54:00Z">
              <w:r w:rsidRPr="00457EF3" w:rsidDel="00742854">
                <w:rPr>
                  <w:bCs/>
                </w:rPr>
                <w:delText xml:space="preserve">Table </w:delText>
              </w:r>
              <w:r w:rsidRPr="00457EF3" w:rsidDel="00742854">
                <w:rPr>
                  <w:b w:val="0"/>
                  <w:bCs/>
                </w:rPr>
                <w:fldChar w:fldCharType="begin"/>
              </w:r>
              <w:r w:rsidRPr="00457EF3" w:rsidDel="00742854">
                <w:rPr>
                  <w:bCs/>
                </w:rPr>
                <w:delInstrText xml:space="preserve"> SEQ Table \* ARABIC </w:delInstrText>
              </w:r>
              <w:r w:rsidDel="00742854">
                <w:rPr>
                  <w:bCs/>
                </w:rPr>
                <w:delInstrText xml:space="preserve">\s 1 </w:delInstrText>
              </w:r>
              <w:r w:rsidRPr="00457EF3" w:rsidDel="00742854">
                <w:rPr>
                  <w:b w:val="0"/>
                  <w:bCs/>
                </w:rPr>
                <w:fldChar w:fldCharType="separate"/>
              </w:r>
              <w:r w:rsidDel="00742854">
                <w:rPr>
                  <w:bCs/>
                  <w:noProof/>
                </w:rPr>
                <w:delText>3</w:delText>
              </w:r>
              <w:r w:rsidRPr="00457EF3" w:rsidDel="00742854">
                <w:rPr>
                  <w:b w:val="0"/>
                  <w:bCs/>
                </w:rPr>
                <w:fldChar w:fldCharType="end"/>
              </w:r>
              <w:bookmarkEnd w:id="412"/>
              <w:r w:rsidRPr="00457EF3" w:rsidDel="00742854">
                <w:rPr>
                  <w:bCs/>
                </w:rPr>
                <w:delText>.</w:delText>
              </w:r>
              <w:r w:rsidRPr="00BD6250" w:rsidDel="00742854">
                <w:rPr>
                  <w:b w:val="0"/>
                  <w:bCs/>
                </w:rPr>
                <w:delText xml:space="preserve"> Summary of experimental treatments evaluated in small-plot trials in Minnesota, USA</w:delText>
              </w:r>
              <w:r w:rsidDel="00742854">
                <w:rPr>
                  <w:b w:val="0"/>
                  <w:bCs/>
                </w:rPr>
                <w:delText>.</w:delText>
              </w:r>
              <w:bookmarkEnd w:id="413"/>
              <w:bookmarkEnd w:id="414"/>
            </w:del>
          </w:p>
        </w:tc>
      </w:tr>
      <w:tr w:rsidR="00DC704C" w:rsidRPr="00B91DE7" w:rsidDel="00742854" w14:paraId="18B59661" w14:textId="2B6991DD" w:rsidTr="00C6721E">
        <w:trPr>
          <w:trHeight w:val="288"/>
          <w:del w:id="416" w:author="Brian Bohman" w:date="2022-11-09T18:54:00Z"/>
        </w:trPr>
        <w:tc>
          <w:tcPr>
            <w:tcW w:w="1152" w:type="dxa"/>
            <w:tcBorders>
              <w:top w:val="single" w:sz="8" w:space="0" w:color="auto"/>
              <w:left w:val="nil"/>
              <w:bottom w:val="single" w:sz="4" w:space="0" w:color="auto"/>
              <w:right w:val="nil"/>
            </w:tcBorders>
            <w:vAlign w:val="center"/>
            <w:hideMark/>
          </w:tcPr>
          <w:p w14:paraId="5A39FD6C" w14:textId="4AE9B864" w:rsidR="00DC704C" w:rsidRPr="007B2569" w:rsidDel="00742854" w:rsidRDefault="00DC704C" w:rsidP="00C6721E">
            <w:pPr>
              <w:pStyle w:val="TableBody"/>
              <w:jc w:val="left"/>
              <w:rPr>
                <w:del w:id="417" w:author="Brian Bohman" w:date="2022-11-09T18:54:00Z"/>
                <w:b/>
                <w:bCs/>
              </w:rPr>
            </w:pPr>
            <w:del w:id="418" w:author="Brian Bohman" w:date="2022-11-09T18:54:00Z">
              <w:r w:rsidRPr="007B2569" w:rsidDel="00742854">
                <w:rPr>
                  <w:b/>
                  <w:bCs/>
                </w:rPr>
                <w:delText>Experiment</w:delText>
              </w:r>
            </w:del>
          </w:p>
        </w:tc>
        <w:tc>
          <w:tcPr>
            <w:tcW w:w="1280" w:type="dxa"/>
            <w:tcBorders>
              <w:top w:val="single" w:sz="8" w:space="0" w:color="auto"/>
              <w:left w:val="nil"/>
              <w:bottom w:val="single" w:sz="4" w:space="0" w:color="auto"/>
              <w:right w:val="nil"/>
            </w:tcBorders>
            <w:vAlign w:val="center"/>
            <w:hideMark/>
          </w:tcPr>
          <w:p w14:paraId="7DBBFB23" w14:textId="14ECA1C0" w:rsidR="00DC704C" w:rsidRPr="007B2569" w:rsidDel="00742854" w:rsidRDefault="00DC704C" w:rsidP="00C6721E">
            <w:pPr>
              <w:pStyle w:val="TableBody"/>
              <w:jc w:val="left"/>
              <w:rPr>
                <w:del w:id="419" w:author="Brian Bohman" w:date="2022-11-09T18:54:00Z"/>
                <w:b/>
                <w:bCs/>
              </w:rPr>
            </w:pPr>
            <w:del w:id="420" w:author="Brian Bohman" w:date="2022-11-09T18:54:00Z">
              <w:r w:rsidRPr="007B2569" w:rsidDel="00742854">
                <w:rPr>
                  <w:b/>
                  <w:bCs/>
                </w:rPr>
                <w:delText>N treatments</w:delText>
              </w:r>
              <w:r w:rsidRPr="004975C4" w:rsidDel="00742854">
                <w:rPr>
                  <w:b/>
                  <w:bCs/>
                  <w:vertAlign w:val="superscript"/>
                </w:rPr>
                <w:delText>†</w:delText>
              </w:r>
            </w:del>
          </w:p>
        </w:tc>
        <w:tc>
          <w:tcPr>
            <w:tcW w:w="2464" w:type="dxa"/>
            <w:tcBorders>
              <w:top w:val="single" w:sz="8" w:space="0" w:color="auto"/>
              <w:left w:val="nil"/>
              <w:bottom w:val="single" w:sz="4" w:space="0" w:color="auto"/>
              <w:right w:val="nil"/>
            </w:tcBorders>
            <w:vAlign w:val="center"/>
          </w:tcPr>
          <w:p w14:paraId="2F9E64ED" w14:textId="12DF554B" w:rsidR="00DC704C" w:rsidRPr="009569C7" w:rsidDel="00742854" w:rsidRDefault="00DC704C" w:rsidP="00C6721E">
            <w:pPr>
              <w:pStyle w:val="TableBody"/>
              <w:jc w:val="left"/>
              <w:rPr>
                <w:del w:id="421" w:author="Brian Bohman" w:date="2022-11-09T18:54:00Z"/>
                <w:b/>
                <w:bCs/>
              </w:rPr>
            </w:pPr>
            <w:del w:id="422" w:author="Brian Bohman" w:date="2022-11-09T18:54:00Z">
              <w:r w:rsidRPr="007B2569" w:rsidDel="00742854">
                <w:rPr>
                  <w:b/>
                  <w:bCs/>
                </w:rPr>
                <w:delText>N rates</w:delText>
              </w:r>
              <w:r w:rsidR="009569C7" w:rsidDel="00742854">
                <w:rPr>
                  <w:b/>
                  <w:bCs/>
                </w:rPr>
                <w:delText xml:space="preserve"> [kg ha</w:delText>
              </w:r>
              <w:r w:rsidR="009569C7" w:rsidRPr="009569C7" w:rsidDel="00742854">
                <w:rPr>
                  <w:b/>
                  <w:bCs/>
                  <w:vertAlign w:val="superscript"/>
                </w:rPr>
                <w:delText>-1</w:delText>
              </w:r>
              <w:r w:rsidR="009569C7" w:rsidDel="00742854">
                <w:rPr>
                  <w:b/>
                  <w:bCs/>
                </w:rPr>
                <w:delText>]</w:delText>
              </w:r>
            </w:del>
          </w:p>
        </w:tc>
        <w:tc>
          <w:tcPr>
            <w:tcW w:w="3024" w:type="dxa"/>
            <w:tcBorders>
              <w:top w:val="single" w:sz="8" w:space="0" w:color="auto"/>
              <w:left w:val="nil"/>
              <w:bottom w:val="single" w:sz="4" w:space="0" w:color="auto"/>
              <w:right w:val="nil"/>
            </w:tcBorders>
            <w:vAlign w:val="center"/>
          </w:tcPr>
          <w:p w14:paraId="6A92B1A2" w14:textId="22838A9E" w:rsidR="00DC704C" w:rsidRPr="007B2569" w:rsidDel="00742854" w:rsidRDefault="00DC704C" w:rsidP="00C6721E">
            <w:pPr>
              <w:pStyle w:val="TableBody"/>
              <w:jc w:val="left"/>
              <w:rPr>
                <w:del w:id="423" w:author="Brian Bohman" w:date="2022-11-09T18:54:00Z"/>
                <w:b/>
                <w:bCs/>
              </w:rPr>
            </w:pPr>
            <w:del w:id="424" w:author="Brian Bohman" w:date="2022-11-09T18:54:00Z">
              <w:r w:rsidRPr="007B2569" w:rsidDel="00742854">
                <w:rPr>
                  <w:b/>
                  <w:bCs/>
                </w:rPr>
                <w:delText>Varieties</w:delText>
              </w:r>
            </w:del>
          </w:p>
        </w:tc>
      </w:tr>
      <w:tr w:rsidR="00DC704C" w:rsidRPr="00B91DE7" w:rsidDel="00742854" w14:paraId="0A166812" w14:textId="268F0595" w:rsidTr="00C6721E">
        <w:trPr>
          <w:trHeight w:val="504"/>
          <w:del w:id="425" w:author="Brian Bohman" w:date="2022-11-09T18:54:00Z"/>
        </w:trPr>
        <w:tc>
          <w:tcPr>
            <w:tcW w:w="1152" w:type="dxa"/>
            <w:tcBorders>
              <w:top w:val="single" w:sz="4" w:space="0" w:color="auto"/>
              <w:left w:val="nil"/>
              <w:bottom w:val="dotted" w:sz="4" w:space="0" w:color="auto"/>
              <w:right w:val="nil"/>
            </w:tcBorders>
            <w:vAlign w:val="center"/>
            <w:hideMark/>
          </w:tcPr>
          <w:p w14:paraId="0956CAC1" w14:textId="7D6E68E1" w:rsidR="00DC704C" w:rsidRPr="00B91DE7" w:rsidDel="00742854" w:rsidRDefault="00DC704C" w:rsidP="00C6721E">
            <w:pPr>
              <w:pStyle w:val="TableBody"/>
              <w:rPr>
                <w:del w:id="426" w:author="Brian Bohman" w:date="2022-11-09T18:54:00Z"/>
              </w:rPr>
            </w:pPr>
            <w:del w:id="427" w:author="Brian Bohman" w:date="2022-11-09T18:54:00Z">
              <w:r w:rsidRPr="00B91DE7" w:rsidDel="00742854">
                <w:delText>MN-1</w:delText>
              </w:r>
            </w:del>
          </w:p>
        </w:tc>
        <w:tc>
          <w:tcPr>
            <w:tcW w:w="1280" w:type="dxa"/>
            <w:tcBorders>
              <w:top w:val="single" w:sz="4" w:space="0" w:color="auto"/>
              <w:left w:val="nil"/>
              <w:bottom w:val="dotted" w:sz="4" w:space="0" w:color="auto"/>
              <w:right w:val="nil"/>
            </w:tcBorders>
            <w:vAlign w:val="center"/>
            <w:hideMark/>
          </w:tcPr>
          <w:p w14:paraId="61ACF47A" w14:textId="7EC8895E" w:rsidR="00DC704C" w:rsidRPr="00B91DE7" w:rsidDel="00742854" w:rsidRDefault="00DC704C" w:rsidP="00C6721E">
            <w:pPr>
              <w:pStyle w:val="TableBody"/>
              <w:rPr>
                <w:del w:id="428" w:author="Brian Bohman" w:date="2022-11-09T18:54:00Z"/>
              </w:rPr>
            </w:pPr>
            <w:del w:id="429" w:author="Brian Bohman" w:date="2022-11-09T18:54:00Z">
              <w:r w:rsidRPr="00B91DE7" w:rsidDel="00742854">
                <w:delText>10</w:delText>
              </w:r>
            </w:del>
          </w:p>
        </w:tc>
        <w:tc>
          <w:tcPr>
            <w:tcW w:w="2464" w:type="dxa"/>
            <w:tcBorders>
              <w:top w:val="single" w:sz="4" w:space="0" w:color="auto"/>
              <w:left w:val="nil"/>
              <w:bottom w:val="dotted" w:sz="4" w:space="0" w:color="auto"/>
              <w:right w:val="nil"/>
            </w:tcBorders>
            <w:vAlign w:val="center"/>
          </w:tcPr>
          <w:p w14:paraId="432BC629" w14:textId="4A0CEF29" w:rsidR="00DC704C" w:rsidRPr="00B91DE7" w:rsidDel="00742854" w:rsidRDefault="00DC704C" w:rsidP="00C6721E">
            <w:pPr>
              <w:pStyle w:val="TableBody"/>
              <w:rPr>
                <w:del w:id="430" w:author="Brian Bohman" w:date="2022-11-09T18:54:00Z"/>
              </w:rPr>
            </w:pPr>
            <w:del w:id="431" w:author="Brian Bohman" w:date="2022-11-09T18:54:00Z">
              <w:r w:rsidRPr="00B91DE7" w:rsidDel="00742854">
                <w:delText>0, 135, 180, 225, 270</w:delText>
              </w:r>
            </w:del>
          </w:p>
        </w:tc>
        <w:tc>
          <w:tcPr>
            <w:tcW w:w="3024" w:type="dxa"/>
            <w:tcBorders>
              <w:top w:val="single" w:sz="4" w:space="0" w:color="auto"/>
              <w:left w:val="nil"/>
              <w:bottom w:val="dotted" w:sz="4" w:space="0" w:color="auto"/>
              <w:right w:val="nil"/>
            </w:tcBorders>
            <w:vAlign w:val="center"/>
          </w:tcPr>
          <w:p w14:paraId="015DE492" w14:textId="46D64E84" w:rsidR="00DC704C" w:rsidRPr="00B91DE7" w:rsidDel="00742854" w:rsidRDefault="00DC704C" w:rsidP="00C6721E">
            <w:pPr>
              <w:pStyle w:val="TableBody"/>
              <w:jc w:val="left"/>
              <w:rPr>
                <w:del w:id="432" w:author="Brian Bohman" w:date="2022-11-09T18:54:00Z"/>
              </w:rPr>
            </w:pPr>
            <w:del w:id="433" w:author="Brian Bohman" w:date="2022-11-09T18:54:00Z">
              <w:r w:rsidRPr="00B91DE7" w:rsidDel="00742854">
                <w:delText>Russet Burbank</w:delText>
              </w:r>
            </w:del>
          </w:p>
        </w:tc>
      </w:tr>
      <w:tr w:rsidR="00DC704C" w:rsidRPr="00B91DE7" w:rsidDel="00742854" w14:paraId="3E6EBCF5" w14:textId="5C01D259" w:rsidTr="00C6721E">
        <w:trPr>
          <w:trHeight w:val="504"/>
          <w:del w:id="434" w:author="Brian Bohman" w:date="2022-11-09T18:54:00Z"/>
        </w:trPr>
        <w:tc>
          <w:tcPr>
            <w:tcW w:w="1152" w:type="dxa"/>
            <w:tcBorders>
              <w:top w:val="dotted" w:sz="4" w:space="0" w:color="auto"/>
              <w:left w:val="nil"/>
              <w:bottom w:val="dotted" w:sz="4" w:space="0" w:color="auto"/>
              <w:right w:val="nil"/>
            </w:tcBorders>
            <w:vAlign w:val="center"/>
          </w:tcPr>
          <w:p w14:paraId="18A32268" w14:textId="43171625" w:rsidR="00DC704C" w:rsidRPr="00B91DE7" w:rsidDel="00742854" w:rsidRDefault="00DC704C" w:rsidP="00C6721E">
            <w:pPr>
              <w:pStyle w:val="TableBody"/>
              <w:rPr>
                <w:del w:id="435" w:author="Brian Bohman" w:date="2022-11-09T18:54:00Z"/>
              </w:rPr>
            </w:pPr>
            <w:del w:id="436" w:author="Brian Bohman" w:date="2022-11-09T18:54:00Z">
              <w:r w:rsidRPr="00B91DE7" w:rsidDel="00742854">
                <w:delText>MN-2</w:delText>
              </w:r>
            </w:del>
          </w:p>
        </w:tc>
        <w:tc>
          <w:tcPr>
            <w:tcW w:w="1280" w:type="dxa"/>
            <w:tcBorders>
              <w:top w:val="dotted" w:sz="4" w:space="0" w:color="auto"/>
              <w:left w:val="nil"/>
              <w:bottom w:val="dotted" w:sz="4" w:space="0" w:color="auto"/>
              <w:right w:val="nil"/>
            </w:tcBorders>
            <w:vAlign w:val="center"/>
          </w:tcPr>
          <w:p w14:paraId="456BA0AC" w14:textId="4B3A1453" w:rsidR="00DC704C" w:rsidRPr="00B91DE7" w:rsidDel="00742854" w:rsidRDefault="00DC704C" w:rsidP="00C6721E">
            <w:pPr>
              <w:pStyle w:val="TableBody"/>
              <w:rPr>
                <w:del w:id="437" w:author="Brian Bohman" w:date="2022-11-09T18:54:00Z"/>
              </w:rPr>
            </w:pPr>
            <w:del w:id="438" w:author="Brian Bohman" w:date="2022-11-09T18:54:00Z">
              <w:r w:rsidRPr="00B91DE7" w:rsidDel="00742854">
                <w:delText>5</w:delText>
              </w:r>
            </w:del>
          </w:p>
        </w:tc>
        <w:tc>
          <w:tcPr>
            <w:tcW w:w="2464" w:type="dxa"/>
            <w:tcBorders>
              <w:top w:val="dotted" w:sz="4" w:space="0" w:color="auto"/>
              <w:left w:val="nil"/>
              <w:bottom w:val="dotted" w:sz="4" w:space="0" w:color="auto"/>
              <w:right w:val="nil"/>
            </w:tcBorders>
            <w:vAlign w:val="center"/>
          </w:tcPr>
          <w:p w14:paraId="4CFFC11C" w14:textId="107F477E" w:rsidR="00DC704C" w:rsidRPr="00B91DE7" w:rsidDel="00742854" w:rsidRDefault="00DC704C" w:rsidP="00C6721E">
            <w:pPr>
              <w:pStyle w:val="TableBody"/>
              <w:rPr>
                <w:del w:id="439" w:author="Brian Bohman" w:date="2022-11-09T18:54:00Z"/>
              </w:rPr>
            </w:pPr>
            <w:del w:id="440" w:author="Brian Bohman" w:date="2022-11-09T18:54:00Z">
              <w:r w:rsidRPr="00B91DE7" w:rsidDel="00742854">
                <w:delText>135, 200, 270, 335, 400</w:delText>
              </w:r>
            </w:del>
          </w:p>
        </w:tc>
        <w:tc>
          <w:tcPr>
            <w:tcW w:w="3024" w:type="dxa"/>
            <w:tcBorders>
              <w:top w:val="dotted" w:sz="4" w:space="0" w:color="auto"/>
              <w:left w:val="nil"/>
              <w:bottom w:val="dotted" w:sz="4" w:space="0" w:color="auto"/>
              <w:right w:val="nil"/>
            </w:tcBorders>
            <w:vAlign w:val="center"/>
          </w:tcPr>
          <w:p w14:paraId="0AA0306F" w14:textId="0C600DE5" w:rsidR="00DC704C" w:rsidRPr="00B91DE7" w:rsidDel="00742854" w:rsidRDefault="00DC704C" w:rsidP="00C6721E">
            <w:pPr>
              <w:pStyle w:val="TableBody"/>
              <w:jc w:val="left"/>
              <w:rPr>
                <w:del w:id="441" w:author="Brian Bohman" w:date="2022-11-09T18:54:00Z"/>
              </w:rPr>
            </w:pPr>
            <w:del w:id="442" w:author="Brian Bohman" w:date="2022-11-09T18:54:00Z">
              <w:r w:rsidRPr="00B91DE7" w:rsidDel="00742854">
                <w:delText>Russet Burbank, Dakota Russet, Easton</w:delText>
              </w:r>
            </w:del>
          </w:p>
        </w:tc>
      </w:tr>
      <w:tr w:rsidR="00DC704C" w:rsidRPr="00B91DE7" w:rsidDel="00742854" w14:paraId="225EC8D5" w14:textId="4626EC63" w:rsidTr="00C6721E">
        <w:trPr>
          <w:trHeight w:val="504"/>
          <w:del w:id="443" w:author="Brian Bohman" w:date="2022-11-09T18:54:00Z"/>
        </w:trPr>
        <w:tc>
          <w:tcPr>
            <w:tcW w:w="1152" w:type="dxa"/>
            <w:tcBorders>
              <w:top w:val="dotted" w:sz="4" w:space="0" w:color="auto"/>
              <w:left w:val="nil"/>
              <w:bottom w:val="dotted" w:sz="4" w:space="0" w:color="auto"/>
              <w:right w:val="nil"/>
            </w:tcBorders>
            <w:vAlign w:val="center"/>
          </w:tcPr>
          <w:p w14:paraId="3953EA68" w14:textId="19B8E0F6" w:rsidR="00DC704C" w:rsidRPr="00B91DE7" w:rsidDel="00742854" w:rsidRDefault="00DC704C" w:rsidP="00C6721E">
            <w:pPr>
              <w:pStyle w:val="TableBody"/>
              <w:rPr>
                <w:del w:id="444" w:author="Brian Bohman" w:date="2022-11-09T18:54:00Z"/>
              </w:rPr>
            </w:pPr>
            <w:del w:id="445" w:author="Brian Bohman" w:date="2022-11-09T18:54:00Z">
              <w:r w:rsidRPr="00B91DE7" w:rsidDel="00742854">
                <w:delText>MN-3</w:delText>
              </w:r>
            </w:del>
          </w:p>
        </w:tc>
        <w:tc>
          <w:tcPr>
            <w:tcW w:w="1280" w:type="dxa"/>
            <w:tcBorders>
              <w:top w:val="dotted" w:sz="4" w:space="0" w:color="auto"/>
              <w:left w:val="nil"/>
              <w:bottom w:val="dotted" w:sz="4" w:space="0" w:color="auto"/>
              <w:right w:val="nil"/>
            </w:tcBorders>
            <w:vAlign w:val="center"/>
          </w:tcPr>
          <w:p w14:paraId="635464BB" w14:textId="29582626" w:rsidR="00DC704C" w:rsidRPr="00B91DE7" w:rsidDel="00742854" w:rsidRDefault="00DC704C" w:rsidP="00C6721E">
            <w:pPr>
              <w:pStyle w:val="TableBody"/>
              <w:rPr>
                <w:del w:id="446" w:author="Brian Bohman" w:date="2022-11-09T18:54:00Z"/>
              </w:rPr>
            </w:pPr>
            <w:del w:id="447" w:author="Brian Bohman" w:date="2022-11-09T18:54:00Z">
              <w:r w:rsidRPr="00B91DE7" w:rsidDel="00742854">
                <w:delText>4</w:delText>
              </w:r>
            </w:del>
          </w:p>
        </w:tc>
        <w:tc>
          <w:tcPr>
            <w:tcW w:w="2464" w:type="dxa"/>
            <w:tcBorders>
              <w:top w:val="dotted" w:sz="4" w:space="0" w:color="auto"/>
              <w:left w:val="nil"/>
              <w:bottom w:val="dotted" w:sz="4" w:space="0" w:color="auto"/>
              <w:right w:val="nil"/>
            </w:tcBorders>
            <w:vAlign w:val="center"/>
          </w:tcPr>
          <w:p w14:paraId="37A948AE" w14:textId="124FA894" w:rsidR="00DC704C" w:rsidRPr="00B91DE7" w:rsidDel="00742854" w:rsidRDefault="00DC704C" w:rsidP="00C6721E">
            <w:pPr>
              <w:pStyle w:val="TableBody"/>
              <w:rPr>
                <w:del w:id="448" w:author="Brian Bohman" w:date="2022-11-09T18:54:00Z"/>
              </w:rPr>
            </w:pPr>
            <w:del w:id="449" w:author="Brian Bohman" w:date="2022-11-09T18:54:00Z">
              <w:r w:rsidRPr="00B91DE7" w:rsidDel="00742854">
                <w:delText>45, 180, 245, 335</w:delText>
              </w:r>
            </w:del>
          </w:p>
        </w:tc>
        <w:tc>
          <w:tcPr>
            <w:tcW w:w="3024" w:type="dxa"/>
            <w:tcBorders>
              <w:top w:val="dotted" w:sz="4" w:space="0" w:color="auto"/>
              <w:left w:val="nil"/>
              <w:bottom w:val="dotted" w:sz="4" w:space="0" w:color="auto"/>
              <w:right w:val="nil"/>
            </w:tcBorders>
            <w:vAlign w:val="center"/>
          </w:tcPr>
          <w:p w14:paraId="74560084" w14:textId="2CC6152B" w:rsidR="00DC704C" w:rsidRPr="00B91DE7" w:rsidDel="00742854" w:rsidRDefault="00DC704C" w:rsidP="00C6721E">
            <w:pPr>
              <w:pStyle w:val="TableBody"/>
              <w:jc w:val="left"/>
              <w:rPr>
                <w:del w:id="450" w:author="Brian Bohman" w:date="2022-11-09T18:54:00Z"/>
              </w:rPr>
            </w:pPr>
            <w:del w:id="451" w:author="Brian Bohman" w:date="2022-11-09T18:54:00Z">
              <w:r w:rsidRPr="00B91DE7" w:rsidDel="00742854">
                <w:delText>Russet Burbank</w:delText>
              </w:r>
            </w:del>
          </w:p>
        </w:tc>
      </w:tr>
      <w:tr w:rsidR="00DC704C" w:rsidRPr="00B91DE7" w:rsidDel="00742854" w14:paraId="08E0FC33" w14:textId="77A250CC" w:rsidTr="00C6721E">
        <w:trPr>
          <w:trHeight w:val="504"/>
          <w:del w:id="452" w:author="Brian Bohman" w:date="2022-11-09T18:54:00Z"/>
        </w:trPr>
        <w:tc>
          <w:tcPr>
            <w:tcW w:w="1152" w:type="dxa"/>
            <w:tcBorders>
              <w:top w:val="dotted" w:sz="4" w:space="0" w:color="auto"/>
              <w:left w:val="nil"/>
              <w:bottom w:val="dotted" w:sz="4" w:space="0" w:color="auto"/>
              <w:right w:val="nil"/>
            </w:tcBorders>
            <w:vAlign w:val="center"/>
          </w:tcPr>
          <w:p w14:paraId="294B570A" w14:textId="72BAE9A1" w:rsidR="00DC704C" w:rsidRPr="00B91DE7" w:rsidDel="00742854" w:rsidRDefault="00DC704C" w:rsidP="00C6721E">
            <w:pPr>
              <w:pStyle w:val="TableBody"/>
              <w:rPr>
                <w:del w:id="453" w:author="Brian Bohman" w:date="2022-11-09T18:54:00Z"/>
              </w:rPr>
            </w:pPr>
            <w:del w:id="454" w:author="Brian Bohman" w:date="2022-11-09T18:54:00Z">
              <w:r w:rsidRPr="00B91DE7" w:rsidDel="00742854">
                <w:delText>MN-4</w:delText>
              </w:r>
            </w:del>
          </w:p>
        </w:tc>
        <w:tc>
          <w:tcPr>
            <w:tcW w:w="1280" w:type="dxa"/>
            <w:tcBorders>
              <w:top w:val="dotted" w:sz="4" w:space="0" w:color="auto"/>
              <w:left w:val="nil"/>
              <w:bottom w:val="dotted" w:sz="4" w:space="0" w:color="auto"/>
              <w:right w:val="nil"/>
            </w:tcBorders>
            <w:vAlign w:val="center"/>
          </w:tcPr>
          <w:p w14:paraId="4A56F54C" w14:textId="625DFDBD" w:rsidR="00DC704C" w:rsidRPr="00B91DE7" w:rsidDel="00742854" w:rsidRDefault="00DC704C" w:rsidP="00C6721E">
            <w:pPr>
              <w:pStyle w:val="TableBody"/>
              <w:rPr>
                <w:del w:id="455" w:author="Brian Bohman" w:date="2022-11-09T18:54:00Z"/>
              </w:rPr>
            </w:pPr>
            <w:del w:id="456" w:author="Brian Bohman" w:date="2022-11-09T18:54:00Z">
              <w:r w:rsidRPr="00B91DE7" w:rsidDel="00742854">
                <w:delText>3</w:delText>
              </w:r>
            </w:del>
          </w:p>
        </w:tc>
        <w:tc>
          <w:tcPr>
            <w:tcW w:w="2464" w:type="dxa"/>
            <w:tcBorders>
              <w:top w:val="dotted" w:sz="4" w:space="0" w:color="auto"/>
              <w:left w:val="nil"/>
              <w:bottom w:val="dotted" w:sz="4" w:space="0" w:color="auto"/>
              <w:right w:val="nil"/>
            </w:tcBorders>
            <w:vAlign w:val="center"/>
          </w:tcPr>
          <w:p w14:paraId="050D3636" w14:textId="7A3FA981" w:rsidR="00DC704C" w:rsidRPr="00B91DE7" w:rsidDel="00742854" w:rsidRDefault="00DC704C" w:rsidP="00C6721E">
            <w:pPr>
              <w:pStyle w:val="TableBody"/>
              <w:rPr>
                <w:del w:id="457" w:author="Brian Bohman" w:date="2022-11-09T18:54:00Z"/>
              </w:rPr>
            </w:pPr>
            <w:del w:id="458" w:author="Brian Bohman" w:date="2022-11-09T18:54:00Z">
              <w:r w:rsidRPr="00B91DE7" w:rsidDel="00742854">
                <w:delText>135, 270, 400</w:delText>
              </w:r>
            </w:del>
          </w:p>
        </w:tc>
        <w:tc>
          <w:tcPr>
            <w:tcW w:w="3024" w:type="dxa"/>
            <w:tcBorders>
              <w:top w:val="dotted" w:sz="4" w:space="0" w:color="auto"/>
              <w:left w:val="nil"/>
              <w:bottom w:val="dotted" w:sz="4" w:space="0" w:color="auto"/>
              <w:right w:val="nil"/>
            </w:tcBorders>
            <w:vAlign w:val="center"/>
          </w:tcPr>
          <w:p w14:paraId="66E561AC" w14:textId="5152FC35" w:rsidR="00DC704C" w:rsidRPr="00B91DE7" w:rsidDel="00742854" w:rsidRDefault="00DC704C" w:rsidP="00C6721E">
            <w:pPr>
              <w:pStyle w:val="TableBody"/>
              <w:jc w:val="left"/>
              <w:rPr>
                <w:del w:id="459" w:author="Brian Bohman" w:date="2022-11-09T18:54:00Z"/>
              </w:rPr>
            </w:pPr>
            <w:del w:id="460" w:author="Brian Bohman" w:date="2022-11-09T18:54:00Z">
              <w:r w:rsidRPr="00B91DE7" w:rsidDel="00742854">
                <w:delText>Russet Burbank, Clearwater, Umatilla Russet</w:delText>
              </w:r>
            </w:del>
          </w:p>
        </w:tc>
      </w:tr>
      <w:tr w:rsidR="00DC704C" w:rsidRPr="00B91DE7" w:rsidDel="00742854" w14:paraId="3E0F7C4C" w14:textId="36215D4F" w:rsidTr="00C6721E">
        <w:trPr>
          <w:trHeight w:val="504"/>
          <w:del w:id="461" w:author="Brian Bohman" w:date="2022-11-09T18:54:00Z"/>
        </w:trPr>
        <w:tc>
          <w:tcPr>
            <w:tcW w:w="1152" w:type="dxa"/>
            <w:tcBorders>
              <w:top w:val="dotted" w:sz="4" w:space="0" w:color="auto"/>
              <w:left w:val="nil"/>
              <w:bottom w:val="dotted" w:sz="4" w:space="0" w:color="auto"/>
              <w:right w:val="nil"/>
            </w:tcBorders>
            <w:vAlign w:val="center"/>
            <w:hideMark/>
          </w:tcPr>
          <w:p w14:paraId="3A37D58B" w14:textId="6264E80D" w:rsidR="00DC704C" w:rsidRPr="00B91DE7" w:rsidDel="00742854" w:rsidRDefault="00DC704C" w:rsidP="00C6721E">
            <w:pPr>
              <w:pStyle w:val="TableBody"/>
              <w:rPr>
                <w:del w:id="462" w:author="Brian Bohman" w:date="2022-11-09T18:54:00Z"/>
              </w:rPr>
            </w:pPr>
            <w:del w:id="463" w:author="Brian Bohman" w:date="2022-11-09T18:54:00Z">
              <w:r w:rsidRPr="00B91DE7" w:rsidDel="00742854">
                <w:delText>MN-5</w:delText>
              </w:r>
            </w:del>
          </w:p>
        </w:tc>
        <w:tc>
          <w:tcPr>
            <w:tcW w:w="1280" w:type="dxa"/>
            <w:tcBorders>
              <w:top w:val="dotted" w:sz="4" w:space="0" w:color="auto"/>
              <w:left w:val="nil"/>
              <w:bottom w:val="dotted" w:sz="4" w:space="0" w:color="auto"/>
              <w:right w:val="nil"/>
            </w:tcBorders>
            <w:vAlign w:val="center"/>
            <w:hideMark/>
          </w:tcPr>
          <w:p w14:paraId="0B080500" w14:textId="7BAE3A13" w:rsidR="00DC704C" w:rsidRPr="00B91DE7" w:rsidDel="00742854" w:rsidRDefault="00DC704C" w:rsidP="00C6721E">
            <w:pPr>
              <w:pStyle w:val="TableBody"/>
              <w:rPr>
                <w:del w:id="464" w:author="Brian Bohman" w:date="2022-11-09T18:54:00Z"/>
              </w:rPr>
            </w:pPr>
            <w:del w:id="465" w:author="Brian Bohman" w:date="2022-11-09T18:54:00Z">
              <w:r w:rsidRPr="00B91DE7" w:rsidDel="00742854">
                <w:delText>8</w:delText>
              </w:r>
            </w:del>
          </w:p>
        </w:tc>
        <w:tc>
          <w:tcPr>
            <w:tcW w:w="2464" w:type="dxa"/>
            <w:tcBorders>
              <w:top w:val="dotted" w:sz="4" w:space="0" w:color="auto"/>
              <w:left w:val="nil"/>
              <w:bottom w:val="dotted" w:sz="4" w:space="0" w:color="auto"/>
              <w:right w:val="nil"/>
            </w:tcBorders>
            <w:vAlign w:val="center"/>
          </w:tcPr>
          <w:p w14:paraId="4DB479C3" w14:textId="4B5BAB5A" w:rsidR="00DC704C" w:rsidRPr="00B91DE7" w:rsidDel="00742854" w:rsidRDefault="00DC704C" w:rsidP="00C6721E">
            <w:pPr>
              <w:pStyle w:val="TableBody"/>
              <w:rPr>
                <w:del w:id="466" w:author="Brian Bohman" w:date="2022-11-09T18:54:00Z"/>
              </w:rPr>
            </w:pPr>
            <w:del w:id="467" w:author="Brian Bohman" w:date="2022-11-09T18:54:00Z">
              <w:r w:rsidRPr="00B91DE7" w:rsidDel="00742854">
                <w:delText>45, 155, 245, 290, 335</w:delText>
              </w:r>
            </w:del>
          </w:p>
        </w:tc>
        <w:tc>
          <w:tcPr>
            <w:tcW w:w="3024" w:type="dxa"/>
            <w:tcBorders>
              <w:top w:val="dotted" w:sz="4" w:space="0" w:color="auto"/>
              <w:left w:val="nil"/>
              <w:bottom w:val="dotted" w:sz="4" w:space="0" w:color="auto"/>
              <w:right w:val="nil"/>
            </w:tcBorders>
            <w:vAlign w:val="center"/>
          </w:tcPr>
          <w:p w14:paraId="1FB0007D" w14:textId="4BA5E3CF" w:rsidR="00DC704C" w:rsidRPr="00B91DE7" w:rsidDel="00742854" w:rsidRDefault="00DC704C" w:rsidP="00C6721E">
            <w:pPr>
              <w:pStyle w:val="TableBody"/>
              <w:jc w:val="left"/>
              <w:rPr>
                <w:del w:id="468" w:author="Brian Bohman" w:date="2022-11-09T18:54:00Z"/>
              </w:rPr>
            </w:pPr>
            <w:del w:id="469" w:author="Brian Bohman" w:date="2022-11-09T18:54:00Z">
              <w:r w:rsidRPr="00B91DE7" w:rsidDel="00742854">
                <w:delText>Russet Burbank</w:delText>
              </w:r>
            </w:del>
          </w:p>
        </w:tc>
      </w:tr>
      <w:tr w:rsidR="00DC704C" w:rsidRPr="00B91DE7" w:rsidDel="00742854" w14:paraId="47DF198F" w14:textId="5200A3E7" w:rsidTr="00C6721E">
        <w:trPr>
          <w:trHeight w:val="504"/>
          <w:del w:id="470" w:author="Brian Bohman" w:date="2022-11-09T18:54:00Z"/>
        </w:trPr>
        <w:tc>
          <w:tcPr>
            <w:tcW w:w="1152" w:type="dxa"/>
            <w:tcBorders>
              <w:top w:val="dotted" w:sz="4" w:space="0" w:color="auto"/>
              <w:left w:val="nil"/>
              <w:bottom w:val="single" w:sz="4" w:space="0" w:color="auto"/>
              <w:right w:val="nil"/>
            </w:tcBorders>
            <w:vAlign w:val="center"/>
          </w:tcPr>
          <w:p w14:paraId="732054FC" w14:textId="1EAA9C1F" w:rsidR="00DC704C" w:rsidRPr="00B91DE7" w:rsidDel="00742854" w:rsidRDefault="00DC704C" w:rsidP="00C6721E">
            <w:pPr>
              <w:pStyle w:val="TableBody"/>
              <w:rPr>
                <w:del w:id="471" w:author="Brian Bohman" w:date="2022-11-09T18:54:00Z"/>
              </w:rPr>
            </w:pPr>
            <w:del w:id="472" w:author="Brian Bohman" w:date="2022-11-09T18:54:00Z">
              <w:r w:rsidRPr="00B91DE7" w:rsidDel="00742854">
                <w:delText>MN-6</w:delText>
              </w:r>
            </w:del>
          </w:p>
        </w:tc>
        <w:tc>
          <w:tcPr>
            <w:tcW w:w="1280" w:type="dxa"/>
            <w:tcBorders>
              <w:top w:val="dotted" w:sz="4" w:space="0" w:color="auto"/>
              <w:left w:val="nil"/>
              <w:bottom w:val="single" w:sz="4" w:space="0" w:color="auto"/>
              <w:right w:val="nil"/>
            </w:tcBorders>
            <w:vAlign w:val="center"/>
          </w:tcPr>
          <w:p w14:paraId="3A693E89" w14:textId="745B2DA7" w:rsidR="00DC704C" w:rsidRPr="00B91DE7" w:rsidDel="00742854" w:rsidRDefault="00DC704C" w:rsidP="00C6721E">
            <w:pPr>
              <w:pStyle w:val="TableBody"/>
              <w:rPr>
                <w:del w:id="473" w:author="Brian Bohman" w:date="2022-11-09T18:54:00Z"/>
              </w:rPr>
            </w:pPr>
            <w:del w:id="474" w:author="Brian Bohman" w:date="2022-11-09T18:54:00Z">
              <w:r w:rsidRPr="00B91DE7" w:rsidDel="00742854">
                <w:delText>8</w:delText>
              </w:r>
            </w:del>
          </w:p>
        </w:tc>
        <w:tc>
          <w:tcPr>
            <w:tcW w:w="2464" w:type="dxa"/>
            <w:tcBorders>
              <w:top w:val="dotted" w:sz="4" w:space="0" w:color="auto"/>
              <w:left w:val="nil"/>
              <w:bottom w:val="single" w:sz="4" w:space="0" w:color="auto"/>
              <w:right w:val="nil"/>
            </w:tcBorders>
            <w:vAlign w:val="center"/>
          </w:tcPr>
          <w:p w14:paraId="7290D253" w14:textId="242CB7A4" w:rsidR="00DC704C" w:rsidRPr="00B91DE7" w:rsidDel="00742854" w:rsidRDefault="00DC704C" w:rsidP="00C6721E">
            <w:pPr>
              <w:pStyle w:val="TableBody"/>
              <w:rPr>
                <w:del w:id="475" w:author="Brian Bohman" w:date="2022-11-09T18:54:00Z"/>
              </w:rPr>
            </w:pPr>
            <w:del w:id="476" w:author="Brian Bohman" w:date="2022-11-09T18:54:00Z">
              <w:r w:rsidRPr="00B91DE7" w:rsidDel="00742854">
                <w:delText>55, 155, 245, 270, 290, 335</w:delText>
              </w:r>
            </w:del>
          </w:p>
        </w:tc>
        <w:tc>
          <w:tcPr>
            <w:tcW w:w="3024" w:type="dxa"/>
            <w:tcBorders>
              <w:top w:val="dotted" w:sz="4" w:space="0" w:color="auto"/>
              <w:left w:val="nil"/>
              <w:bottom w:val="single" w:sz="4" w:space="0" w:color="auto"/>
              <w:right w:val="nil"/>
            </w:tcBorders>
            <w:vAlign w:val="center"/>
          </w:tcPr>
          <w:p w14:paraId="38E1C213" w14:textId="74FE11E0" w:rsidR="00DC704C" w:rsidRPr="00B91DE7" w:rsidDel="00742854" w:rsidRDefault="00DC704C" w:rsidP="00C6721E">
            <w:pPr>
              <w:pStyle w:val="TableBody"/>
              <w:jc w:val="left"/>
              <w:rPr>
                <w:del w:id="477" w:author="Brian Bohman" w:date="2022-11-09T18:54:00Z"/>
              </w:rPr>
            </w:pPr>
            <w:del w:id="478" w:author="Brian Bohman" w:date="2022-11-09T18:54:00Z">
              <w:r w:rsidRPr="00B91DE7" w:rsidDel="00742854">
                <w:delText>Russet Burbank</w:delText>
              </w:r>
            </w:del>
          </w:p>
        </w:tc>
      </w:tr>
      <w:tr w:rsidR="00DC704C" w:rsidRPr="00B91DE7" w:rsidDel="00742854" w14:paraId="596F100B" w14:textId="27C4022F" w:rsidTr="00C6721E">
        <w:trPr>
          <w:trHeight w:val="288"/>
          <w:del w:id="479" w:author="Brian Bohman" w:date="2022-11-09T18:54:00Z"/>
        </w:trPr>
        <w:tc>
          <w:tcPr>
            <w:tcW w:w="7920" w:type="dxa"/>
            <w:gridSpan w:val="4"/>
            <w:tcBorders>
              <w:top w:val="single" w:sz="4" w:space="0" w:color="auto"/>
              <w:left w:val="nil"/>
              <w:bottom w:val="nil"/>
              <w:right w:val="nil"/>
            </w:tcBorders>
            <w:vAlign w:val="center"/>
          </w:tcPr>
          <w:p w14:paraId="54E467CD" w14:textId="61377658" w:rsidR="00DC704C" w:rsidRPr="00B91DE7" w:rsidDel="00742854" w:rsidRDefault="00DC704C" w:rsidP="00C6721E">
            <w:pPr>
              <w:pStyle w:val="TableFootnote"/>
              <w:rPr>
                <w:del w:id="480" w:author="Brian Bohman" w:date="2022-11-09T18:54:00Z"/>
              </w:rPr>
            </w:pPr>
            <w:del w:id="481" w:author="Brian Bohman" w:date="2022-11-09T18:54:00Z">
              <w:r w:rsidRPr="004975C4" w:rsidDel="00742854">
                <w:rPr>
                  <w:b/>
                  <w:vertAlign w:val="superscript"/>
                </w:rPr>
                <w:delText>†</w:delText>
              </w:r>
              <w:r w:rsidRPr="00646724" w:rsidDel="00742854">
                <w:delText xml:space="preserve"> Including N source, timing, and placement combinations occurring at an equivalent N rate</w:delText>
              </w:r>
            </w:del>
          </w:p>
        </w:tc>
      </w:tr>
    </w:tbl>
    <w:p w14:paraId="14C75768" w14:textId="77777777" w:rsidR="00DC704C" w:rsidDel="00742854" w:rsidRDefault="00DC704C" w:rsidP="00DC704C">
      <w:pPr>
        <w:rPr>
          <w:del w:id="482" w:author="Brian Bohman" w:date="2022-11-09T18:54:00Z"/>
        </w:rPr>
      </w:pPr>
    </w:p>
    <w:p w14:paraId="523A1504" w14:textId="77777777" w:rsidR="009F018B" w:rsidRPr="00AA520B" w:rsidRDefault="009F018B" w:rsidP="00C6721E">
      <w:pPr>
        <w:pStyle w:val="Body"/>
      </w:pPr>
      <w:r w:rsidRPr="00EC0E19">
        <w:t>Samples of vine biomass were harvested immediately prior to mechanical termination for determination of fresh weight vine yield</w:t>
      </w:r>
      <w:r>
        <w:t xml:space="preserve">. </w:t>
      </w:r>
      <w:r w:rsidRPr="00EC0E19">
        <w:t>Harvested tubers were mechanically sorted into weight classes and graded</w:t>
      </w:r>
      <w:r>
        <w:t xml:space="preserve"> </w:t>
      </w:r>
      <w:r>
        <w:rPr>
          <w:noProof/>
        </w:rPr>
        <w:t>(USDA, 1997)</w:t>
      </w:r>
      <w:r w:rsidRPr="00EC0E19">
        <w:t>, and fresh weight tuber yield was determined as the sum of all weight classes and tuber grades. Harvested biomass was oven dried at 60ºC to determine dry matter content of vines and tubers</w:t>
      </w:r>
      <w:r>
        <w:t xml:space="preserve">. </w:t>
      </w:r>
      <w:r w:rsidRPr="00EC0E19">
        <w:t>Dry weight tuber</w:t>
      </w:r>
      <w:r>
        <w:t xml:space="preserve"> and vine</w:t>
      </w:r>
      <w:r w:rsidRPr="00EC0E19">
        <w:t xml:space="preserve"> biomass w</w:t>
      </w:r>
      <w:r>
        <w:t xml:space="preserve">as </w:t>
      </w:r>
      <w:r w:rsidRPr="00EC0E19">
        <w:t xml:space="preserve">calculated as the product of </w:t>
      </w:r>
      <w:r>
        <w:t xml:space="preserve">fresh weight and dry matter content for each tissue respectively. </w:t>
      </w:r>
      <w:r w:rsidRPr="00EC0E19">
        <w:t xml:space="preserve">Total N concentration of vines and tubers was determined from subsamples of plant tissues with either combustion analysis (Elementar Vario EL III, Elementar Americas Inc., Mt. Laurel, NJ) using standard methods </w:t>
      </w:r>
      <w:r>
        <w:rPr>
          <w:noProof/>
        </w:rPr>
        <w:t>(Horneck &amp; Miller, 1998)</w:t>
      </w:r>
      <w:r w:rsidRPr="00EC0E19">
        <w:t>, or with the salicylic Kjeldahl method</w:t>
      </w:r>
      <w:r>
        <w:t xml:space="preserve"> </w:t>
      </w:r>
      <w:r>
        <w:rPr>
          <w:noProof/>
        </w:rPr>
        <w:t>(Horwitz et al., 1970)</w:t>
      </w:r>
      <w:r w:rsidRPr="00EC0E19">
        <w:t>.</w:t>
      </w:r>
      <w:r>
        <w:t xml:space="preserve"> </w:t>
      </w:r>
      <w:r w:rsidRPr="00EC0E19">
        <w:t xml:space="preserve">Total N content of </w:t>
      </w:r>
      <w:r>
        <w:t xml:space="preserve">vines and tubers </w:t>
      </w:r>
      <w:r w:rsidRPr="00EC0E19">
        <w:t>w</w:t>
      </w:r>
      <w:r>
        <w:t xml:space="preserve">as </w:t>
      </w:r>
      <w:r w:rsidRPr="00EC0E19">
        <w:t xml:space="preserve">calculated as the product of </w:t>
      </w:r>
      <w:r>
        <w:t xml:space="preserve">N concentration and dry weight biomass for each tissue respectively. Total plant N content </w:t>
      </w:r>
      <w:r w:rsidRPr="00EC0E19">
        <w:t>[N</w:t>
      </w:r>
      <w:r w:rsidRPr="00CB7F9E">
        <w:rPr>
          <w:vertAlign w:val="subscript"/>
        </w:rPr>
        <w:t>Plant</w:t>
      </w:r>
      <w:r w:rsidRPr="00EC0E19">
        <w:t>] (kg N ha</w:t>
      </w:r>
      <w:r w:rsidRPr="00336092">
        <w:rPr>
          <w:vertAlign w:val="superscript"/>
        </w:rPr>
        <w:t>-1</w:t>
      </w:r>
      <w:r w:rsidRPr="00EC0E19">
        <w:t>)</w:t>
      </w:r>
      <w:r>
        <w:t xml:space="preserve"> was calculated from the sum of tuber and vine N content. To</w:t>
      </w:r>
      <w:r w:rsidRPr="00EC0E19">
        <w:t>tal plant dry weight biomass [W] (Mg dry wt. ha</w:t>
      </w:r>
      <w:r w:rsidRPr="00336092">
        <w:rPr>
          <w:vertAlign w:val="superscript"/>
        </w:rPr>
        <w:t>-1</w:t>
      </w:r>
      <w:r w:rsidRPr="00EC0E19">
        <w:t xml:space="preserve">) was </w:t>
      </w:r>
      <w:r>
        <w:t>calculated</w:t>
      </w:r>
      <w:r w:rsidRPr="00EC0E19">
        <w:t xml:space="preserve"> from the sum of</w:t>
      </w:r>
      <w:r>
        <w:t xml:space="preserve"> vine and tuber </w:t>
      </w:r>
      <w:r w:rsidRPr="00EC0E19">
        <w:t>dry weight biomass</w:t>
      </w:r>
      <w:r>
        <w:t>. Plant N concentration [%N</w:t>
      </w:r>
      <w:r>
        <w:rPr>
          <w:vertAlign w:val="subscript"/>
        </w:rPr>
        <w:t>Plant</w:t>
      </w:r>
      <w:r>
        <w:t>] (g N 100 g</w:t>
      </w:r>
      <w:r>
        <w:rPr>
          <w:vertAlign w:val="superscript"/>
        </w:rPr>
        <w:t>-1</w:t>
      </w:r>
      <w:r>
        <w:t xml:space="preserve"> dry wt.) was calculated as the ratio of N</w:t>
      </w:r>
      <w:r>
        <w:rPr>
          <w:vertAlign w:val="subscript"/>
        </w:rPr>
        <w:t>Plant</w:t>
      </w:r>
      <w:r>
        <w:t xml:space="preserve"> to W.</w:t>
      </w:r>
    </w:p>
    <w:p w14:paraId="194518B7" w14:textId="770130AD" w:rsidR="009F018B" w:rsidDel="00862BC0" w:rsidRDefault="009F018B" w:rsidP="00C6721E">
      <w:pPr>
        <w:pStyle w:val="Body"/>
        <w:rPr>
          <w:del w:id="483" w:author="Brian Bohman" w:date="2022-11-09T10:04:00Z"/>
        </w:rPr>
      </w:pPr>
      <w:r w:rsidRPr="001C4771">
        <w:t>Whole-plant samples were</w:t>
      </w:r>
      <w:r>
        <w:t xml:space="preserve"> also</w:t>
      </w:r>
      <w:r w:rsidRPr="001C4771">
        <w:t xml:space="preserve"> regularly collected during the period of late-May to early-September</w:t>
      </w:r>
      <w:r>
        <w:t xml:space="preserve"> </w:t>
      </w:r>
      <w:r w:rsidRPr="00DA5F05">
        <w:t>(</w:t>
      </w:r>
      <w:r w:rsidR="00E62DC7">
        <w:t xml:space="preserve">Table </w:t>
      </w:r>
      <w:ins w:id="484" w:author="Brian Bohman" w:date="2022-11-09T18:55:00Z">
        <w:r w:rsidR="009F5779">
          <w:t>2</w:t>
        </w:r>
      </w:ins>
      <w:del w:id="485" w:author="Brian Bohman" w:date="2022-11-09T18:55:00Z">
        <w:r w:rsidR="00E62DC7" w:rsidDel="009F5779">
          <w:delText>4</w:delText>
        </w:r>
      </w:del>
      <w:r w:rsidRPr="00DA5F05">
        <w:t>).</w:t>
      </w:r>
      <w:r w:rsidRPr="001C4771">
        <w:t xml:space="preserve"> Two to three plants were harvested from each plot on four to six dates each year with vines, roots, and tubers</w:t>
      </w:r>
      <w:r>
        <w:t xml:space="preserve"> each measured separately</w:t>
      </w:r>
      <w:r w:rsidRPr="001C4771">
        <w:t>. Dry weight biomass, N concentration, and N content for vines and tubers were determined for these in-season plant tissue samples using the methods described above</w:t>
      </w:r>
      <w:r>
        <w:t>. Calculations for W, N</w:t>
      </w:r>
      <w:r>
        <w:rPr>
          <w:vertAlign w:val="subscript"/>
        </w:rPr>
        <w:t>Plant</w:t>
      </w:r>
      <w:r>
        <w:t>, and %N</w:t>
      </w:r>
      <w:r>
        <w:rPr>
          <w:vertAlign w:val="subscript"/>
        </w:rPr>
        <w:t>Plant</w:t>
      </w:r>
      <w:r>
        <w:t xml:space="preserve"> were the same as methods previously described above.</w:t>
      </w:r>
    </w:p>
    <w:p w14:paraId="65040BF4" w14:textId="77777777" w:rsidR="0093066E" w:rsidRPr="00E03EEA" w:rsidRDefault="0093066E">
      <w:pPr>
        <w:pStyle w:val="Body"/>
        <w:pPrChange w:id="486" w:author="Brian Bohman" w:date="2022-11-09T10:04:00Z">
          <w:pPr/>
        </w:pPrChange>
      </w:pPr>
    </w:p>
    <w:tbl>
      <w:tblPr>
        <w:tblW w:w="792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720"/>
        <w:gridCol w:w="864"/>
        <w:gridCol w:w="864"/>
        <w:gridCol w:w="864"/>
        <w:gridCol w:w="864"/>
        <w:gridCol w:w="864"/>
        <w:gridCol w:w="864"/>
        <w:gridCol w:w="864"/>
      </w:tblGrid>
      <w:tr w:rsidR="001B72CC" w:rsidRPr="00F13BC2" w:rsidDel="00742854" w14:paraId="5670BE29" w14:textId="0BA43859" w:rsidTr="00C6721E">
        <w:trPr>
          <w:trHeight w:val="576"/>
          <w:del w:id="487" w:author="Brian Bohman" w:date="2022-11-09T18:54:00Z"/>
        </w:trPr>
        <w:tc>
          <w:tcPr>
            <w:tcW w:w="7920" w:type="dxa"/>
            <w:gridSpan w:val="9"/>
            <w:tcBorders>
              <w:top w:val="nil"/>
              <w:left w:val="nil"/>
              <w:bottom w:val="single" w:sz="4" w:space="0" w:color="auto"/>
              <w:right w:val="nil"/>
            </w:tcBorders>
            <w:vAlign w:val="center"/>
          </w:tcPr>
          <w:p w14:paraId="07655B6B" w14:textId="18C6547F" w:rsidR="001B72CC" w:rsidRPr="00623D78" w:rsidDel="00742854" w:rsidRDefault="001B72CC" w:rsidP="00C6721E">
            <w:pPr>
              <w:pStyle w:val="TableCaption"/>
              <w:rPr>
                <w:del w:id="488" w:author="Brian Bohman" w:date="2022-11-09T18:54:00Z"/>
                <w:bCs/>
              </w:rPr>
            </w:pPr>
            <w:bookmarkStart w:id="489" w:name="_Ref78280041"/>
            <w:bookmarkStart w:id="490" w:name="_Toc78909889"/>
            <w:bookmarkStart w:id="491" w:name="_Toc80706205"/>
            <w:del w:id="492" w:author="Brian Bohman" w:date="2022-11-09T18:54:00Z">
              <w:r w:rsidRPr="00E03EEA" w:rsidDel="00742854">
                <w:rPr>
                  <w:bCs/>
                </w:rPr>
                <w:delText xml:space="preserve">Table </w:delText>
              </w:r>
              <w:r w:rsidRPr="00E03EEA" w:rsidDel="00742854">
                <w:rPr>
                  <w:b w:val="0"/>
                  <w:bCs/>
                </w:rPr>
                <w:fldChar w:fldCharType="begin"/>
              </w:r>
              <w:r w:rsidRPr="00E03EEA" w:rsidDel="00742854">
                <w:rPr>
                  <w:bCs/>
                </w:rPr>
                <w:delInstrText xml:space="preserve"> SEQ Table \* ARABIC </w:delInstrText>
              </w:r>
              <w:r w:rsidDel="00742854">
                <w:rPr>
                  <w:bCs/>
                </w:rPr>
                <w:delInstrText xml:space="preserve">\s 1 </w:delInstrText>
              </w:r>
              <w:r w:rsidRPr="00E03EEA" w:rsidDel="00742854">
                <w:rPr>
                  <w:b w:val="0"/>
                  <w:bCs/>
                </w:rPr>
                <w:fldChar w:fldCharType="separate"/>
              </w:r>
              <w:r w:rsidDel="00742854">
                <w:rPr>
                  <w:bCs/>
                  <w:noProof/>
                </w:rPr>
                <w:delText>4</w:delText>
              </w:r>
              <w:r w:rsidRPr="00E03EEA" w:rsidDel="00742854">
                <w:rPr>
                  <w:b w:val="0"/>
                  <w:bCs/>
                </w:rPr>
                <w:fldChar w:fldCharType="end"/>
              </w:r>
              <w:bookmarkEnd w:id="489"/>
              <w:r w:rsidRPr="00E03EEA" w:rsidDel="00742854">
                <w:rPr>
                  <w:bCs/>
                </w:rPr>
                <w:delText>.</w:delText>
              </w:r>
              <w:r w:rsidRPr="003F1318" w:rsidDel="00742854">
                <w:rPr>
                  <w:b w:val="0"/>
                  <w:bCs/>
                </w:rPr>
                <w:delText xml:space="preserve"> In-season and harvest sampling dates for the experimental small-plot trials in Minnesota, USA</w:delText>
              </w:r>
              <w:r w:rsidDel="00742854">
                <w:rPr>
                  <w:b w:val="0"/>
                  <w:bCs/>
                </w:rPr>
                <w:delText>.</w:delText>
              </w:r>
              <w:bookmarkEnd w:id="490"/>
              <w:bookmarkEnd w:id="491"/>
            </w:del>
          </w:p>
        </w:tc>
      </w:tr>
      <w:tr w:rsidR="001B72CC" w:rsidRPr="00F13BC2" w:rsidDel="00742854" w14:paraId="424D92DE" w14:textId="5EE1106D" w:rsidTr="00C6721E">
        <w:trPr>
          <w:del w:id="493" w:author="Brian Bohman" w:date="2022-11-09T18:54:00Z"/>
        </w:trPr>
        <w:tc>
          <w:tcPr>
            <w:tcW w:w="1152" w:type="dxa"/>
            <w:vMerge w:val="restart"/>
            <w:tcBorders>
              <w:top w:val="single" w:sz="4" w:space="0" w:color="auto"/>
              <w:left w:val="nil"/>
              <w:right w:val="nil"/>
            </w:tcBorders>
            <w:vAlign w:val="center"/>
          </w:tcPr>
          <w:p w14:paraId="3E3BFDC4" w14:textId="7B3648BF" w:rsidR="001B72CC" w:rsidRPr="00623D78" w:rsidDel="00742854" w:rsidRDefault="001B72CC" w:rsidP="00C6721E">
            <w:pPr>
              <w:pStyle w:val="TableBody"/>
              <w:rPr>
                <w:del w:id="494" w:author="Brian Bohman" w:date="2022-11-09T18:54:00Z"/>
                <w:b/>
                <w:bCs/>
              </w:rPr>
            </w:pPr>
            <w:del w:id="495" w:author="Brian Bohman" w:date="2022-11-09T18:54:00Z">
              <w:r w:rsidRPr="00623D78" w:rsidDel="00742854">
                <w:rPr>
                  <w:b/>
                  <w:bCs/>
                </w:rPr>
                <w:delText>Experiment</w:delText>
              </w:r>
            </w:del>
          </w:p>
        </w:tc>
        <w:tc>
          <w:tcPr>
            <w:tcW w:w="720" w:type="dxa"/>
            <w:vMerge w:val="restart"/>
            <w:tcBorders>
              <w:top w:val="single" w:sz="4" w:space="0" w:color="auto"/>
              <w:left w:val="nil"/>
              <w:right w:val="nil"/>
            </w:tcBorders>
            <w:vAlign w:val="center"/>
          </w:tcPr>
          <w:p w14:paraId="1E831E00" w14:textId="2E32CE28" w:rsidR="001B72CC" w:rsidRPr="00623D78" w:rsidDel="00742854" w:rsidRDefault="001B72CC" w:rsidP="00C6721E">
            <w:pPr>
              <w:pStyle w:val="TableBody"/>
              <w:rPr>
                <w:del w:id="496" w:author="Brian Bohman" w:date="2022-11-09T18:54:00Z"/>
                <w:b/>
                <w:bCs/>
              </w:rPr>
            </w:pPr>
            <w:del w:id="497" w:author="Brian Bohman" w:date="2022-11-09T18:54:00Z">
              <w:r w:rsidRPr="00623D78" w:rsidDel="00742854">
                <w:rPr>
                  <w:b/>
                  <w:bCs/>
                </w:rPr>
                <w:delText>Year</w:delText>
              </w:r>
            </w:del>
          </w:p>
        </w:tc>
        <w:tc>
          <w:tcPr>
            <w:tcW w:w="5184" w:type="dxa"/>
            <w:gridSpan w:val="6"/>
            <w:tcBorders>
              <w:top w:val="single" w:sz="4" w:space="0" w:color="auto"/>
              <w:left w:val="nil"/>
              <w:bottom w:val="nil"/>
              <w:right w:val="nil"/>
            </w:tcBorders>
            <w:vAlign w:val="center"/>
          </w:tcPr>
          <w:p w14:paraId="272298A7" w14:textId="368A495C" w:rsidR="001B72CC" w:rsidRPr="00623D78" w:rsidDel="00742854" w:rsidRDefault="001B72CC" w:rsidP="00C6721E">
            <w:pPr>
              <w:pStyle w:val="TableBody"/>
              <w:jc w:val="center"/>
              <w:rPr>
                <w:del w:id="498" w:author="Brian Bohman" w:date="2022-11-09T18:54:00Z"/>
                <w:b/>
                <w:bCs/>
              </w:rPr>
            </w:pPr>
            <w:del w:id="499" w:author="Brian Bohman" w:date="2022-11-09T18:54:00Z">
              <w:r w:rsidRPr="00623D78" w:rsidDel="00742854">
                <w:rPr>
                  <w:b/>
                  <w:bCs/>
                </w:rPr>
                <w:delText>In-Season</w:delText>
              </w:r>
            </w:del>
          </w:p>
        </w:tc>
        <w:tc>
          <w:tcPr>
            <w:tcW w:w="864" w:type="dxa"/>
            <w:vMerge w:val="restart"/>
            <w:tcBorders>
              <w:top w:val="single" w:sz="4" w:space="0" w:color="auto"/>
              <w:left w:val="nil"/>
              <w:right w:val="nil"/>
            </w:tcBorders>
            <w:vAlign w:val="center"/>
          </w:tcPr>
          <w:p w14:paraId="75471069" w14:textId="45581316" w:rsidR="001B72CC" w:rsidRPr="00623D78" w:rsidDel="00742854" w:rsidRDefault="001B72CC" w:rsidP="00C6721E">
            <w:pPr>
              <w:pStyle w:val="TableBody"/>
              <w:rPr>
                <w:del w:id="500" w:author="Brian Bohman" w:date="2022-11-09T18:54:00Z"/>
                <w:b/>
                <w:bCs/>
              </w:rPr>
            </w:pPr>
            <w:del w:id="501" w:author="Brian Bohman" w:date="2022-11-09T18:54:00Z">
              <w:r w:rsidRPr="00623D78" w:rsidDel="00742854">
                <w:rPr>
                  <w:b/>
                  <w:bCs/>
                </w:rPr>
                <w:delText>Harvest</w:delText>
              </w:r>
            </w:del>
          </w:p>
        </w:tc>
      </w:tr>
      <w:tr w:rsidR="001B72CC" w:rsidRPr="00F13BC2" w:rsidDel="00742854" w14:paraId="38AD2EE7" w14:textId="1F4E83DD" w:rsidTr="00C6721E">
        <w:trPr>
          <w:del w:id="502" w:author="Brian Bohman" w:date="2022-11-09T18:54:00Z"/>
        </w:trPr>
        <w:tc>
          <w:tcPr>
            <w:tcW w:w="1152" w:type="dxa"/>
            <w:vMerge/>
            <w:tcBorders>
              <w:left w:val="nil"/>
              <w:bottom w:val="single" w:sz="4" w:space="0" w:color="auto"/>
              <w:right w:val="nil"/>
            </w:tcBorders>
            <w:vAlign w:val="center"/>
            <w:hideMark/>
          </w:tcPr>
          <w:p w14:paraId="350818E7" w14:textId="7B4012D7" w:rsidR="001B72CC" w:rsidRPr="00623D78" w:rsidDel="00742854" w:rsidRDefault="001B72CC" w:rsidP="00C6721E">
            <w:pPr>
              <w:pStyle w:val="TableBody"/>
              <w:rPr>
                <w:del w:id="503" w:author="Brian Bohman" w:date="2022-11-09T18:54:00Z"/>
                <w:b/>
                <w:bCs/>
              </w:rPr>
            </w:pPr>
          </w:p>
        </w:tc>
        <w:tc>
          <w:tcPr>
            <w:tcW w:w="720" w:type="dxa"/>
            <w:vMerge/>
            <w:tcBorders>
              <w:left w:val="nil"/>
              <w:bottom w:val="single" w:sz="4" w:space="0" w:color="auto"/>
              <w:right w:val="nil"/>
            </w:tcBorders>
            <w:vAlign w:val="center"/>
            <w:hideMark/>
          </w:tcPr>
          <w:p w14:paraId="12B02FFC" w14:textId="641FBBDD" w:rsidR="001B72CC" w:rsidRPr="00623D78" w:rsidDel="00742854" w:rsidRDefault="001B72CC" w:rsidP="00C6721E">
            <w:pPr>
              <w:pStyle w:val="TableBody"/>
              <w:rPr>
                <w:del w:id="504" w:author="Brian Bohman" w:date="2022-11-09T18:54:00Z"/>
                <w:b/>
                <w:bCs/>
              </w:rPr>
            </w:pPr>
          </w:p>
        </w:tc>
        <w:tc>
          <w:tcPr>
            <w:tcW w:w="864" w:type="dxa"/>
            <w:tcBorders>
              <w:top w:val="nil"/>
              <w:left w:val="nil"/>
              <w:bottom w:val="single" w:sz="4" w:space="0" w:color="auto"/>
              <w:right w:val="nil"/>
            </w:tcBorders>
            <w:vAlign w:val="center"/>
          </w:tcPr>
          <w:p w14:paraId="0C2D96C4" w14:textId="5D84BD2C" w:rsidR="001B72CC" w:rsidRPr="00623D78" w:rsidDel="00742854" w:rsidRDefault="001B72CC" w:rsidP="00C6721E">
            <w:pPr>
              <w:pStyle w:val="TableBody"/>
              <w:jc w:val="center"/>
              <w:rPr>
                <w:del w:id="505" w:author="Brian Bohman" w:date="2022-11-09T18:54:00Z"/>
                <w:b/>
                <w:bCs/>
              </w:rPr>
            </w:pPr>
            <w:del w:id="506" w:author="Brian Bohman" w:date="2022-11-09T18:54:00Z">
              <w:r w:rsidRPr="00623D78" w:rsidDel="00742854">
                <w:rPr>
                  <w:b/>
                  <w:bCs/>
                </w:rPr>
                <w:delText>1</w:delText>
              </w:r>
            </w:del>
          </w:p>
        </w:tc>
        <w:tc>
          <w:tcPr>
            <w:tcW w:w="864" w:type="dxa"/>
            <w:tcBorders>
              <w:top w:val="nil"/>
              <w:left w:val="nil"/>
              <w:bottom w:val="single" w:sz="4" w:space="0" w:color="auto"/>
              <w:right w:val="nil"/>
            </w:tcBorders>
            <w:vAlign w:val="center"/>
          </w:tcPr>
          <w:p w14:paraId="4BFD83DE" w14:textId="4813B0AA" w:rsidR="001B72CC" w:rsidRPr="00623D78" w:rsidDel="00742854" w:rsidRDefault="001B72CC" w:rsidP="00C6721E">
            <w:pPr>
              <w:pStyle w:val="TableBody"/>
              <w:jc w:val="center"/>
              <w:rPr>
                <w:del w:id="507" w:author="Brian Bohman" w:date="2022-11-09T18:54:00Z"/>
                <w:b/>
                <w:bCs/>
              </w:rPr>
            </w:pPr>
            <w:del w:id="508" w:author="Brian Bohman" w:date="2022-11-09T18:54:00Z">
              <w:r w:rsidRPr="00623D78" w:rsidDel="00742854">
                <w:rPr>
                  <w:b/>
                  <w:bCs/>
                </w:rPr>
                <w:delText>2</w:delText>
              </w:r>
            </w:del>
          </w:p>
        </w:tc>
        <w:tc>
          <w:tcPr>
            <w:tcW w:w="864" w:type="dxa"/>
            <w:tcBorders>
              <w:top w:val="nil"/>
              <w:left w:val="nil"/>
              <w:bottom w:val="single" w:sz="4" w:space="0" w:color="auto"/>
              <w:right w:val="nil"/>
            </w:tcBorders>
            <w:vAlign w:val="center"/>
          </w:tcPr>
          <w:p w14:paraId="57B8AAFF" w14:textId="1745E796" w:rsidR="001B72CC" w:rsidRPr="00623D78" w:rsidDel="00742854" w:rsidRDefault="001B72CC" w:rsidP="00C6721E">
            <w:pPr>
              <w:pStyle w:val="TableBody"/>
              <w:jc w:val="center"/>
              <w:rPr>
                <w:del w:id="509" w:author="Brian Bohman" w:date="2022-11-09T18:54:00Z"/>
                <w:b/>
                <w:bCs/>
              </w:rPr>
            </w:pPr>
            <w:del w:id="510" w:author="Brian Bohman" w:date="2022-11-09T18:54:00Z">
              <w:r w:rsidRPr="00623D78" w:rsidDel="00742854">
                <w:rPr>
                  <w:b/>
                  <w:bCs/>
                </w:rPr>
                <w:delText>3</w:delText>
              </w:r>
            </w:del>
          </w:p>
        </w:tc>
        <w:tc>
          <w:tcPr>
            <w:tcW w:w="864" w:type="dxa"/>
            <w:tcBorders>
              <w:top w:val="nil"/>
              <w:left w:val="nil"/>
              <w:bottom w:val="single" w:sz="4" w:space="0" w:color="auto"/>
              <w:right w:val="nil"/>
            </w:tcBorders>
            <w:vAlign w:val="center"/>
          </w:tcPr>
          <w:p w14:paraId="6284E030" w14:textId="6C481A6A" w:rsidR="001B72CC" w:rsidRPr="00623D78" w:rsidDel="00742854" w:rsidRDefault="001B72CC" w:rsidP="00C6721E">
            <w:pPr>
              <w:pStyle w:val="TableBody"/>
              <w:jc w:val="center"/>
              <w:rPr>
                <w:del w:id="511" w:author="Brian Bohman" w:date="2022-11-09T18:54:00Z"/>
                <w:b/>
                <w:bCs/>
              </w:rPr>
            </w:pPr>
            <w:del w:id="512" w:author="Brian Bohman" w:date="2022-11-09T18:54:00Z">
              <w:r w:rsidRPr="00623D78" w:rsidDel="00742854">
                <w:rPr>
                  <w:b/>
                  <w:bCs/>
                </w:rPr>
                <w:delText>4</w:delText>
              </w:r>
            </w:del>
          </w:p>
        </w:tc>
        <w:tc>
          <w:tcPr>
            <w:tcW w:w="864" w:type="dxa"/>
            <w:tcBorders>
              <w:top w:val="nil"/>
              <w:left w:val="nil"/>
              <w:bottom w:val="single" w:sz="4" w:space="0" w:color="auto"/>
              <w:right w:val="nil"/>
            </w:tcBorders>
            <w:vAlign w:val="center"/>
          </w:tcPr>
          <w:p w14:paraId="1E996C54" w14:textId="63A4A000" w:rsidR="001B72CC" w:rsidRPr="00623D78" w:rsidDel="00742854" w:rsidRDefault="001B72CC" w:rsidP="00C6721E">
            <w:pPr>
              <w:pStyle w:val="TableBody"/>
              <w:jc w:val="center"/>
              <w:rPr>
                <w:del w:id="513" w:author="Brian Bohman" w:date="2022-11-09T18:54:00Z"/>
                <w:b/>
                <w:bCs/>
              </w:rPr>
            </w:pPr>
            <w:del w:id="514" w:author="Brian Bohman" w:date="2022-11-09T18:54:00Z">
              <w:r w:rsidRPr="00623D78" w:rsidDel="00742854">
                <w:rPr>
                  <w:b/>
                  <w:bCs/>
                </w:rPr>
                <w:delText>5</w:delText>
              </w:r>
            </w:del>
          </w:p>
        </w:tc>
        <w:tc>
          <w:tcPr>
            <w:tcW w:w="864" w:type="dxa"/>
            <w:tcBorders>
              <w:top w:val="nil"/>
              <w:left w:val="nil"/>
              <w:bottom w:val="single" w:sz="4" w:space="0" w:color="auto"/>
              <w:right w:val="nil"/>
            </w:tcBorders>
            <w:vAlign w:val="center"/>
          </w:tcPr>
          <w:p w14:paraId="7EDD92A7" w14:textId="00ED7690" w:rsidR="001B72CC" w:rsidRPr="00623D78" w:rsidDel="00742854" w:rsidRDefault="001B72CC" w:rsidP="00C6721E">
            <w:pPr>
              <w:pStyle w:val="TableBody"/>
              <w:jc w:val="center"/>
              <w:rPr>
                <w:del w:id="515" w:author="Brian Bohman" w:date="2022-11-09T18:54:00Z"/>
                <w:b/>
                <w:bCs/>
              </w:rPr>
            </w:pPr>
            <w:del w:id="516" w:author="Brian Bohman" w:date="2022-11-09T18:54:00Z">
              <w:r w:rsidRPr="00623D78" w:rsidDel="00742854">
                <w:rPr>
                  <w:b/>
                  <w:bCs/>
                </w:rPr>
                <w:delText>6</w:delText>
              </w:r>
            </w:del>
          </w:p>
        </w:tc>
        <w:tc>
          <w:tcPr>
            <w:tcW w:w="864" w:type="dxa"/>
            <w:vMerge/>
            <w:tcBorders>
              <w:left w:val="nil"/>
              <w:bottom w:val="single" w:sz="4" w:space="0" w:color="auto"/>
              <w:right w:val="nil"/>
            </w:tcBorders>
            <w:vAlign w:val="center"/>
          </w:tcPr>
          <w:p w14:paraId="154FFD18" w14:textId="30EA15AE" w:rsidR="001B72CC" w:rsidRPr="00F13BC2" w:rsidDel="00742854" w:rsidRDefault="001B72CC" w:rsidP="00C6721E">
            <w:pPr>
              <w:pStyle w:val="TableBody"/>
              <w:rPr>
                <w:del w:id="517" w:author="Brian Bohman" w:date="2022-11-09T18:54:00Z"/>
              </w:rPr>
            </w:pPr>
          </w:p>
        </w:tc>
      </w:tr>
      <w:tr w:rsidR="001B72CC" w:rsidRPr="00F13BC2" w:rsidDel="00742854" w14:paraId="7C063DB2" w14:textId="0ED127D2" w:rsidTr="00C6721E">
        <w:trPr>
          <w:trHeight w:val="288"/>
          <w:del w:id="518" w:author="Brian Bohman" w:date="2022-11-09T18:54:00Z"/>
        </w:trPr>
        <w:tc>
          <w:tcPr>
            <w:tcW w:w="1152" w:type="dxa"/>
            <w:tcBorders>
              <w:top w:val="nil"/>
              <w:left w:val="nil"/>
              <w:bottom w:val="nil"/>
              <w:right w:val="nil"/>
            </w:tcBorders>
            <w:vAlign w:val="center"/>
            <w:hideMark/>
          </w:tcPr>
          <w:p w14:paraId="66ED1BB2" w14:textId="1265A91A" w:rsidR="001B72CC" w:rsidRPr="00F13BC2" w:rsidDel="00742854" w:rsidRDefault="001B72CC" w:rsidP="00C6721E">
            <w:pPr>
              <w:pStyle w:val="TableBody"/>
              <w:rPr>
                <w:del w:id="519" w:author="Brian Bohman" w:date="2022-11-09T18:54:00Z"/>
              </w:rPr>
            </w:pPr>
            <w:del w:id="520" w:author="Brian Bohman" w:date="2022-11-09T18:54:00Z">
              <w:r w:rsidRPr="00F13BC2" w:rsidDel="00742854">
                <w:delText>MN-1</w:delText>
              </w:r>
            </w:del>
          </w:p>
        </w:tc>
        <w:tc>
          <w:tcPr>
            <w:tcW w:w="720" w:type="dxa"/>
            <w:tcBorders>
              <w:top w:val="nil"/>
              <w:left w:val="nil"/>
              <w:bottom w:val="nil"/>
              <w:right w:val="nil"/>
            </w:tcBorders>
            <w:vAlign w:val="center"/>
            <w:hideMark/>
          </w:tcPr>
          <w:p w14:paraId="314C7C51" w14:textId="7F8D2F40" w:rsidR="001B72CC" w:rsidRPr="00F13BC2" w:rsidDel="00742854" w:rsidRDefault="001B72CC" w:rsidP="00C6721E">
            <w:pPr>
              <w:pStyle w:val="TableBody"/>
              <w:rPr>
                <w:del w:id="521" w:author="Brian Bohman" w:date="2022-11-09T18:54:00Z"/>
              </w:rPr>
            </w:pPr>
            <w:del w:id="522" w:author="Brian Bohman" w:date="2022-11-09T18:54:00Z">
              <w:r w:rsidRPr="00F13BC2" w:rsidDel="00742854">
                <w:delText>1991</w:delText>
              </w:r>
            </w:del>
          </w:p>
        </w:tc>
        <w:tc>
          <w:tcPr>
            <w:tcW w:w="864" w:type="dxa"/>
            <w:tcBorders>
              <w:top w:val="nil"/>
              <w:left w:val="nil"/>
              <w:bottom w:val="nil"/>
              <w:right w:val="nil"/>
            </w:tcBorders>
            <w:vAlign w:val="center"/>
          </w:tcPr>
          <w:p w14:paraId="5E4A048B" w14:textId="3CF6F095" w:rsidR="001B72CC" w:rsidRPr="00F13BC2" w:rsidDel="00742854" w:rsidRDefault="001B72CC" w:rsidP="00C6721E">
            <w:pPr>
              <w:pStyle w:val="TableBody"/>
              <w:rPr>
                <w:del w:id="523" w:author="Brian Bohman" w:date="2022-11-09T18:54:00Z"/>
              </w:rPr>
            </w:pPr>
            <w:del w:id="524" w:author="Brian Bohman" w:date="2022-11-09T18:54:00Z">
              <w:r w:rsidRPr="00F13BC2" w:rsidDel="00742854">
                <w:delText>12 June</w:delText>
              </w:r>
            </w:del>
          </w:p>
        </w:tc>
        <w:tc>
          <w:tcPr>
            <w:tcW w:w="864" w:type="dxa"/>
            <w:tcBorders>
              <w:top w:val="nil"/>
              <w:left w:val="nil"/>
              <w:bottom w:val="nil"/>
              <w:right w:val="nil"/>
            </w:tcBorders>
            <w:vAlign w:val="center"/>
          </w:tcPr>
          <w:p w14:paraId="589D2F85" w14:textId="6E0455E4" w:rsidR="001B72CC" w:rsidRPr="00F13BC2" w:rsidDel="00742854" w:rsidRDefault="001B72CC" w:rsidP="00C6721E">
            <w:pPr>
              <w:pStyle w:val="TableBody"/>
              <w:rPr>
                <w:del w:id="525" w:author="Brian Bohman" w:date="2022-11-09T18:54:00Z"/>
              </w:rPr>
            </w:pPr>
            <w:del w:id="526" w:author="Brian Bohman" w:date="2022-11-09T18:54:00Z">
              <w:r w:rsidRPr="00F13BC2" w:rsidDel="00742854">
                <w:delText>24 June</w:delText>
              </w:r>
            </w:del>
          </w:p>
        </w:tc>
        <w:tc>
          <w:tcPr>
            <w:tcW w:w="864" w:type="dxa"/>
            <w:tcBorders>
              <w:top w:val="nil"/>
              <w:left w:val="nil"/>
              <w:bottom w:val="nil"/>
              <w:right w:val="nil"/>
            </w:tcBorders>
            <w:vAlign w:val="center"/>
          </w:tcPr>
          <w:p w14:paraId="2134F828" w14:textId="78A0D8C2" w:rsidR="001B72CC" w:rsidRPr="00F13BC2" w:rsidDel="00742854" w:rsidRDefault="001B72CC" w:rsidP="00C6721E">
            <w:pPr>
              <w:pStyle w:val="TableBody"/>
              <w:rPr>
                <w:del w:id="527" w:author="Brian Bohman" w:date="2022-11-09T18:54:00Z"/>
              </w:rPr>
            </w:pPr>
            <w:del w:id="528" w:author="Brian Bohman" w:date="2022-11-09T18:54:00Z">
              <w:r w:rsidRPr="00F13BC2" w:rsidDel="00742854">
                <w:delText>2 July</w:delText>
              </w:r>
            </w:del>
          </w:p>
        </w:tc>
        <w:tc>
          <w:tcPr>
            <w:tcW w:w="864" w:type="dxa"/>
            <w:tcBorders>
              <w:top w:val="nil"/>
              <w:left w:val="nil"/>
              <w:bottom w:val="nil"/>
              <w:right w:val="nil"/>
            </w:tcBorders>
            <w:vAlign w:val="center"/>
          </w:tcPr>
          <w:p w14:paraId="0820CD28" w14:textId="564D21FD" w:rsidR="001B72CC" w:rsidRPr="00F13BC2" w:rsidDel="00742854" w:rsidRDefault="001B72CC" w:rsidP="00C6721E">
            <w:pPr>
              <w:pStyle w:val="TableBody"/>
              <w:rPr>
                <w:del w:id="529" w:author="Brian Bohman" w:date="2022-11-09T18:54:00Z"/>
              </w:rPr>
            </w:pPr>
            <w:del w:id="530" w:author="Brian Bohman" w:date="2022-11-09T18:54:00Z">
              <w:r w:rsidRPr="00F13BC2" w:rsidDel="00742854">
                <w:delText>16 July</w:delText>
              </w:r>
            </w:del>
          </w:p>
        </w:tc>
        <w:tc>
          <w:tcPr>
            <w:tcW w:w="864" w:type="dxa"/>
            <w:tcBorders>
              <w:top w:val="nil"/>
              <w:left w:val="nil"/>
              <w:bottom w:val="nil"/>
              <w:right w:val="nil"/>
            </w:tcBorders>
            <w:vAlign w:val="center"/>
          </w:tcPr>
          <w:p w14:paraId="6D6B3AF7" w14:textId="5966ECB0" w:rsidR="001B72CC" w:rsidRPr="00F13BC2" w:rsidDel="00742854" w:rsidRDefault="001B72CC" w:rsidP="00C6721E">
            <w:pPr>
              <w:pStyle w:val="TableBody"/>
              <w:rPr>
                <w:del w:id="531" w:author="Brian Bohman" w:date="2022-11-09T18:54:00Z"/>
              </w:rPr>
            </w:pPr>
            <w:del w:id="532" w:author="Brian Bohman" w:date="2022-11-09T18:54:00Z">
              <w:r w:rsidRPr="00F13BC2" w:rsidDel="00742854">
                <w:delText>30 July</w:delText>
              </w:r>
            </w:del>
          </w:p>
        </w:tc>
        <w:tc>
          <w:tcPr>
            <w:tcW w:w="864" w:type="dxa"/>
            <w:tcBorders>
              <w:top w:val="nil"/>
              <w:left w:val="nil"/>
              <w:bottom w:val="nil"/>
              <w:right w:val="nil"/>
            </w:tcBorders>
            <w:vAlign w:val="center"/>
          </w:tcPr>
          <w:p w14:paraId="45C201DA" w14:textId="0D56002F" w:rsidR="001B72CC" w:rsidRPr="00F13BC2" w:rsidDel="00742854" w:rsidRDefault="001B72CC" w:rsidP="00C6721E">
            <w:pPr>
              <w:pStyle w:val="TableBody"/>
              <w:rPr>
                <w:del w:id="533" w:author="Brian Bohman" w:date="2022-11-09T18:54:00Z"/>
              </w:rPr>
            </w:pPr>
            <w:del w:id="534" w:author="Brian Bohman" w:date="2022-11-09T18:54:00Z">
              <w:r w:rsidRPr="00F13BC2" w:rsidDel="00742854">
                <w:delText>13 Aug</w:delText>
              </w:r>
            </w:del>
          </w:p>
        </w:tc>
        <w:tc>
          <w:tcPr>
            <w:tcW w:w="864" w:type="dxa"/>
            <w:tcBorders>
              <w:top w:val="nil"/>
              <w:left w:val="nil"/>
              <w:bottom w:val="nil"/>
              <w:right w:val="nil"/>
            </w:tcBorders>
            <w:vAlign w:val="center"/>
          </w:tcPr>
          <w:p w14:paraId="3ECDE63B" w14:textId="561C17FD" w:rsidR="001B72CC" w:rsidRPr="00F13BC2" w:rsidDel="00742854" w:rsidRDefault="001B72CC" w:rsidP="00C6721E">
            <w:pPr>
              <w:pStyle w:val="TableBody"/>
              <w:rPr>
                <w:del w:id="535" w:author="Brian Bohman" w:date="2022-11-09T18:54:00Z"/>
              </w:rPr>
            </w:pPr>
            <w:del w:id="536" w:author="Brian Bohman" w:date="2022-11-09T18:54:00Z">
              <w:r w:rsidRPr="00F13BC2" w:rsidDel="00742854">
                <w:delText>10 Sept.</w:delText>
              </w:r>
            </w:del>
          </w:p>
        </w:tc>
      </w:tr>
      <w:tr w:rsidR="001B72CC" w:rsidRPr="00F13BC2" w:rsidDel="00742854" w14:paraId="25FC2917" w14:textId="22135106" w:rsidTr="00C6721E">
        <w:trPr>
          <w:trHeight w:val="288"/>
          <w:del w:id="537" w:author="Brian Bohman" w:date="2022-11-09T18:54:00Z"/>
        </w:trPr>
        <w:tc>
          <w:tcPr>
            <w:tcW w:w="1152" w:type="dxa"/>
            <w:tcBorders>
              <w:top w:val="nil"/>
              <w:left w:val="nil"/>
              <w:bottom w:val="dotted" w:sz="4" w:space="0" w:color="auto"/>
              <w:right w:val="nil"/>
            </w:tcBorders>
            <w:vAlign w:val="center"/>
          </w:tcPr>
          <w:p w14:paraId="1679D4D2" w14:textId="2C417E65" w:rsidR="001B72CC" w:rsidRPr="00F13BC2" w:rsidDel="00742854" w:rsidRDefault="001B72CC" w:rsidP="00C6721E">
            <w:pPr>
              <w:pStyle w:val="TableBody"/>
              <w:rPr>
                <w:del w:id="538" w:author="Brian Bohman" w:date="2022-11-09T18:54:00Z"/>
              </w:rPr>
            </w:pPr>
            <w:del w:id="539" w:author="Brian Bohman" w:date="2022-11-09T18:54:00Z">
              <w:r w:rsidRPr="00F13BC2" w:rsidDel="00742854">
                <w:delText>MN-1</w:delText>
              </w:r>
            </w:del>
          </w:p>
        </w:tc>
        <w:tc>
          <w:tcPr>
            <w:tcW w:w="720" w:type="dxa"/>
            <w:tcBorders>
              <w:top w:val="nil"/>
              <w:left w:val="nil"/>
              <w:bottom w:val="dotted" w:sz="4" w:space="0" w:color="auto"/>
              <w:right w:val="nil"/>
            </w:tcBorders>
            <w:vAlign w:val="center"/>
          </w:tcPr>
          <w:p w14:paraId="5AE63934" w14:textId="36737519" w:rsidR="001B72CC" w:rsidRPr="00F13BC2" w:rsidDel="00742854" w:rsidRDefault="001B72CC" w:rsidP="00C6721E">
            <w:pPr>
              <w:pStyle w:val="TableBody"/>
              <w:rPr>
                <w:del w:id="540" w:author="Brian Bohman" w:date="2022-11-09T18:54:00Z"/>
              </w:rPr>
            </w:pPr>
            <w:del w:id="541" w:author="Brian Bohman" w:date="2022-11-09T18:54:00Z">
              <w:r w:rsidRPr="00F13BC2" w:rsidDel="00742854">
                <w:delText>1992</w:delText>
              </w:r>
            </w:del>
          </w:p>
        </w:tc>
        <w:tc>
          <w:tcPr>
            <w:tcW w:w="864" w:type="dxa"/>
            <w:tcBorders>
              <w:top w:val="nil"/>
              <w:left w:val="nil"/>
              <w:bottom w:val="dotted" w:sz="4" w:space="0" w:color="auto"/>
              <w:right w:val="nil"/>
            </w:tcBorders>
            <w:vAlign w:val="center"/>
          </w:tcPr>
          <w:p w14:paraId="4D2D7394" w14:textId="2DC9DBB0" w:rsidR="001B72CC" w:rsidRPr="00F13BC2" w:rsidDel="00742854" w:rsidRDefault="001B72CC" w:rsidP="00C6721E">
            <w:pPr>
              <w:pStyle w:val="TableBody"/>
              <w:rPr>
                <w:del w:id="542" w:author="Brian Bohman" w:date="2022-11-09T18:54:00Z"/>
              </w:rPr>
            </w:pPr>
            <w:del w:id="543" w:author="Brian Bohman" w:date="2022-11-09T18:54:00Z">
              <w:r w:rsidRPr="00F13BC2" w:rsidDel="00742854">
                <w:delText>10 June</w:delText>
              </w:r>
            </w:del>
          </w:p>
        </w:tc>
        <w:tc>
          <w:tcPr>
            <w:tcW w:w="864" w:type="dxa"/>
            <w:tcBorders>
              <w:top w:val="nil"/>
              <w:left w:val="nil"/>
              <w:bottom w:val="dotted" w:sz="4" w:space="0" w:color="auto"/>
              <w:right w:val="nil"/>
            </w:tcBorders>
            <w:vAlign w:val="center"/>
          </w:tcPr>
          <w:p w14:paraId="63B7DFFC" w14:textId="2629B8B7" w:rsidR="001B72CC" w:rsidRPr="00F13BC2" w:rsidDel="00742854" w:rsidRDefault="001B72CC" w:rsidP="00C6721E">
            <w:pPr>
              <w:pStyle w:val="TableBody"/>
              <w:rPr>
                <w:del w:id="544" w:author="Brian Bohman" w:date="2022-11-09T18:54:00Z"/>
              </w:rPr>
            </w:pPr>
            <w:del w:id="545" w:author="Brian Bohman" w:date="2022-11-09T18:54:00Z">
              <w:r w:rsidRPr="00F13BC2" w:rsidDel="00742854">
                <w:delText>25 June</w:delText>
              </w:r>
            </w:del>
          </w:p>
        </w:tc>
        <w:tc>
          <w:tcPr>
            <w:tcW w:w="864" w:type="dxa"/>
            <w:tcBorders>
              <w:top w:val="nil"/>
              <w:left w:val="nil"/>
              <w:bottom w:val="dotted" w:sz="4" w:space="0" w:color="auto"/>
              <w:right w:val="nil"/>
            </w:tcBorders>
            <w:vAlign w:val="center"/>
          </w:tcPr>
          <w:p w14:paraId="2018C3FB" w14:textId="79DE3954" w:rsidR="001B72CC" w:rsidRPr="00F13BC2" w:rsidDel="00742854" w:rsidRDefault="001B72CC" w:rsidP="00C6721E">
            <w:pPr>
              <w:pStyle w:val="TableBody"/>
              <w:rPr>
                <w:del w:id="546" w:author="Brian Bohman" w:date="2022-11-09T18:54:00Z"/>
              </w:rPr>
            </w:pPr>
            <w:del w:id="547" w:author="Brian Bohman" w:date="2022-11-09T18:54:00Z">
              <w:r w:rsidRPr="00F13BC2" w:rsidDel="00742854">
                <w:delText>17 July</w:delText>
              </w:r>
            </w:del>
          </w:p>
        </w:tc>
        <w:tc>
          <w:tcPr>
            <w:tcW w:w="864" w:type="dxa"/>
            <w:tcBorders>
              <w:top w:val="nil"/>
              <w:left w:val="nil"/>
              <w:bottom w:val="dotted" w:sz="4" w:space="0" w:color="auto"/>
              <w:right w:val="nil"/>
            </w:tcBorders>
            <w:vAlign w:val="center"/>
          </w:tcPr>
          <w:p w14:paraId="71232A34" w14:textId="7C177E1B" w:rsidR="001B72CC" w:rsidRPr="00F13BC2" w:rsidDel="00742854" w:rsidRDefault="001B72CC" w:rsidP="00C6721E">
            <w:pPr>
              <w:pStyle w:val="TableBody"/>
              <w:rPr>
                <w:del w:id="548" w:author="Brian Bohman" w:date="2022-11-09T18:54:00Z"/>
              </w:rPr>
            </w:pPr>
            <w:del w:id="549" w:author="Brian Bohman" w:date="2022-11-09T18:54:00Z">
              <w:r w:rsidRPr="00F13BC2" w:rsidDel="00742854">
                <w:delText>5 Aug.</w:delText>
              </w:r>
            </w:del>
          </w:p>
        </w:tc>
        <w:tc>
          <w:tcPr>
            <w:tcW w:w="864" w:type="dxa"/>
            <w:tcBorders>
              <w:top w:val="nil"/>
              <w:left w:val="nil"/>
              <w:bottom w:val="dotted" w:sz="4" w:space="0" w:color="auto"/>
              <w:right w:val="nil"/>
            </w:tcBorders>
            <w:vAlign w:val="center"/>
          </w:tcPr>
          <w:p w14:paraId="6D170BAB" w14:textId="3DFAC2BC" w:rsidR="001B72CC" w:rsidRPr="00F13BC2" w:rsidDel="00742854" w:rsidRDefault="001B72CC" w:rsidP="00C6721E">
            <w:pPr>
              <w:pStyle w:val="TableBody"/>
              <w:rPr>
                <w:del w:id="550" w:author="Brian Bohman" w:date="2022-11-09T18:54:00Z"/>
              </w:rPr>
            </w:pPr>
            <w:del w:id="551" w:author="Brian Bohman" w:date="2022-11-09T18:54:00Z">
              <w:r w:rsidRPr="00F13BC2" w:rsidDel="00742854">
                <w:delText>26 Aug.</w:delText>
              </w:r>
            </w:del>
          </w:p>
        </w:tc>
        <w:tc>
          <w:tcPr>
            <w:tcW w:w="864" w:type="dxa"/>
            <w:tcBorders>
              <w:top w:val="nil"/>
              <w:left w:val="nil"/>
              <w:bottom w:val="dotted" w:sz="4" w:space="0" w:color="auto"/>
              <w:right w:val="nil"/>
            </w:tcBorders>
            <w:vAlign w:val="center"/>
          </w:tcPr>
          <w:p w14:paraId="282785D9" w14:textId="580D7904" w:rsidR="001B72CC" w:rsidRPr="00F13BC2" w:rsidDel="00742854" w:rsidRDefault="001B72CC" w:rsidP="00C6721E">
            <w:pPr>
              <w:pStyle w:val="TableBody"/>
              <w:rPr>
                <w:del w:id="552" w:author="Brian Bohman" w:date="2022-11-09T18:54:00Z"/>
              </w:rPr>
            </w:pPr>
          </w:p>
        </w:tc>
        <w:tc>
          <w:tcPr>
            <w:tcW w:w="864" w:type="dxa"/>
            <w:tcBorders>
              <w:top w:val="nil"/>
              <w:left w:val="nil"/>
              <w:bottom w:val="dotted" w:sz="4" w:space="0" w:color="auto"/>
              <w:right w:val="nil"/>
            </w:tcBorders>
            <w:vAlign w:val="center"/>
          </w:tcPr>
          <w:p w14:paraId="0F46B0E0" w14:textId="4D03B3BE" w:rsidR="001B72CC" w:rsidRPr="00F13BC2" w:rsidDel="00742854" w:rsidRDefault="001B72CC" w:rsidP="00C6721E">
            <w:pPr>
              <w:pStyle w:val="TableBody"/>
              <w:rPr>
                <w:del w:id="553" w:author="Brian Bohman" w:date="2022-11-09T18:54:00Z"/>
              </w:rPr>
            </w:pPr>
            <w:del w:id="554" w:author="Brian Bohman" w:date="2022-11-09T18:54:00Z">
              <w:r w:rsidRPr="00F13BC2" w:rsidDel="00742854">
                <w:delText>15 Sept.</w:delText>
              </w:r>
            </w:del>
          </w:p>
        </w:tc>
      </w:tr>
      <w:tr w:rsidR="001B72CC" w:rsidRPr="00F13BC2" w:rsidDel="00742854" w14:paraId="7F471096" w14:textId="14946FD5" w:rsidTr="00C6721E">
        <w:trPr>
          <w:trHeight w:val="288"/>
          <w:del w:id="555" w:author="Brian Bohman" w:date="2022-11-09T18:54:00Z"/>
        </w:trPr>
        <w:tc>
          <w:tcPr>
            <w:tcW w:w="1152" w:type="dxa"/>
            <w:tcBorders>
              <w:top w:val="dotted" w:sz="4" w:space="0" w:color="auto"/>
              <w:left w:val="nil"/>
              <w:bottom w:val="nil"/>
              <w:right w:val="nil"/>
            </w:tcBorders>
            <w:vAlign w:val="center"/>
          </w:tcPr>
          <w:p w14:paraId="55C1152C" w14:textId="68CC754B" w:rsidR="001B72CC" w:rsidRPr="00F13BC2" w:rsidDel="00742854" w:rsidRDefault="001B72CC" w:rsidP="00C6721E">
            <w:pPr>
              <w:pStyle w:val="TableBody"/>
              <w:rPr>
                <w:del w:id="556" w:author="Brian Bohman" w:date="2022-11-09T18:54:00Z"/>
              </w:rPr>
            </w:pPr>
            <w:del w:id="557" w:author="Brian Bohman" w:date="2022-11-09T18:54:00Z">
              <w:r w:rsidRPr="00F13BC2" w:rsidDel="00742854">
                <w:delText>MN-2</w:delText>
              </w:r>
            </w:del>
          </w:p>
        </w:tc>
        <w:tc>
          <w:tcPr>
            <w:tcW w:w="720" w:type="dxa"/>
            <w:tcBorders>
              <w:top w:val="dotted" w:sz="4" w:space="0" w:color="auto"/>
              <w:left w:val="nil"/>
              <w:bottom w:val="nil"/>
              <w:right w:val="nil"/>
            </w:tcBorders>
            <w:vAlign w:val="center"/>
          </w:tcPr>
          <w:p w14:paraId="6B560D34" w14:textId="0F455196" w:rsidR="001B72CC" w:rsidRPr="00F13BC2" w:rsidDel="00742854" w:rsidRDefault="001B72CC" w:rsidP="00C6721E">
            <w:pPr>
              <w:pStyle w:val="TableBody"/>
              <w:rPr>
                <w:del w:id="558" w:author="Brian Bohman" w:date="2022-11-09T18:54:00Z"/>
              </w:rPr>
            </w:pPr>
            <w:del w:id="559" w:author="Brian Bohman" w:date="2022-11-09T18:54:00Z">
              <w:r w:rsidRPr="00F13BC2" w:rsidDel="00742854">
                <w:delText>2014</w:delText>
              </w:r>
            </w:del>
          </w:p>
        </w:tc>
        <w:tc>
          <w:tcPr>
            <w:tcW w:w="864" w:type="dxa"/>
            <w:tcBorders>
              <w:top w:val="dotted" w:sz="4" w:space="0" w:color="auto"/>
              <w:left w:val="nil"/>
              <w:bottom w:val="nil"/>
              <w:right w:val="nil"/>
            </w:tcBorders>
            <w:vAlign w:val="center"/>
          </w:tcPr>
          <w:p w14:paraId="5F456406" w14:textId="48FACC9A" w:rsidR="001B72CC" w:rsidRPr="00F13BC2" w:rsidDel="00742854" w:rsidRDefault="001B72CC" w:rsidP="00C6721E">
            <w:pPr>
              <w:pStyle w:val="TableBody"/>
              <w:rPr>
                <w:del w:id="560" w:author="Brian Bohman" w:date="2022-11-09T18:54:00Z"/>
              </w:rPr>
            </w:pPr>
            <w:del w:id="561" w:author="Brian Bohman" w:date="2022-11-09T18:54:00Z">
              <w:r w:rsidRPr="00F13BC2" w:rsidDel="00742854">
                <w:delText>30 June</w:delText>
              </w:r>
            </w:del>
          </w:p>
        </w:tc>
        <w:tc>
          <w:tcPr>
            <w:tcW w:w="864" w:type="dxa"/>
            <w:tcBorders>
              <w:top w:val="dotted" w:sz="4" w:space="0" w:color="auto"/>
              <w:left w:val="nil"/>
              <w:bottom w:val="nil"/>
              <w:right w:val="nil"/>
            </w:tcBorders>
            <w:vAlign w:val="center"/>
          </w:tcPr>
          <w:p w14:paraId="041B15D2" w14:textId="760EB423" w:rsidR="001B72CC" w:rsidRPr="00F13BC2" w:rsidDel="00742854" w:rsidRDefault="001B72CC" w:rsidP="00C6721E">
            <w:pPr>
              <w:pStyle w:val="TableBody"/>
              <w:rPr>
                <w:del w:id="562" w:author="Brian Bohman" w:date="2022-11-09T18:54:00Z"/>
              </w:rPr>
            </w:pPr>
            <w:del w:id="563" w:author="Brian Bohman" w:date="2022-11-09T18:54:00Z">
              <w:r w:rsidRPr="00F13BC2" w:rsidDel="00742854">
                <w:delText>15 July</w:delText>
              </w:r>
            </w:del>
          </w:p>
        </w:tc>
        <w:tc>
          <w:tcPr>
            <w:tcW w:w="864" w:type="dxa"/>
            <w:tcBorders>
              <w:top w:val="dotted" w:sz="4" w:space="0" w:color="auto"/>
              <w:left w:val="nil"/>
              <w:bottom w:val="nil"/>
              <w:right w:val="nil"/>
            </w:tcBorders>
            <w:vAlign w:val="center"/>
          </w:tcPr>
          <w:p w14:paraId="1E20D263" w14:textId="7CB93708" w:rsidR="001B72CC" w:rsidRPr="00F13BC2" w:rsidDel="00742854" w:rsidRDefault="001B72CC" w:rsidP="00C6721E">
            <w:pPr>
              <w:pStyle w:val="TableBody"/>
              <w:rPr>
                <w:del w:id="564" w:author="Brian Bohman" w:date="2022-11-09T18:54:00Z"/>
              </w:rPr>
            </w:pPr>
            <w:del w:id="565" w:author="Brian Bohman" w:date="2022-11-09T18:54:00Z">
              <w:r w:rsidRPr="00F13BC2" w:rsidDel="00742854">
                <w:delText>24 July</w:delText>
              </w:r>
            </w:del>
          </w:p>
        </w:tc>
        <w:tc>
          <w:tcPr>
            <w:tcW w:w="864" w:type="dxa"/>
            <w:tcBorders>
              <w:top w:val="dotted" w:sz="4" w:space="0" w:color="auto"/>
              <w:left w:val="nil"/>
              <w:bottom w:val="nil"/>
              <w:right w:val="nil"/>
            </w:tcBorders>
            <w:vAlign w:val="center"/>
          </w:tcPr>
          <w:p w14:paraId="6C33E32C" w14:textId="3D2C2CDB" w:rsidR="001B72CC" w:rsidRPr="00F13BC2" w:rsidDel="00742854" w:rsidRDefault="001B72CC" w:rsidP="00C6721E">
            <w:pPr>
              <w:pStyle w:val="TableBody"/>
              <w:rPr>
                <w:del w:id="566" w:author="Brian Bohman" w:date="2022-11-09T18:54:00Z"/>
              </w:rPr>
            </w:pPr>
            <w:del w:id="567" w:author="Brian Bohman" w:date="2022-11-09T18:54:00Z">
              <w:r w:rsidRPr="00F13BC2" w:rsidDel="00742854">
                <w:delText>11 Aug.</w:delText>
              </w:r>
            </w:del>
          </w:p>
        </w:tc>
        <w:tc>
          <w:tcPr>
            <w:tcW w:w="864" w:type="dxa"/>
            <w:tcBorders>
              <w:top w:val="dotted" w:sz="4" w:space="0" w:color="auto"/>
              <w:left w:val="nil"/>
              <w:bottom w:val="nil"/>
              <w:right w:val="nil"/>
            </w:tcBorders>
            <w:vAlign w:val="center"/>
          </w:tcPr>
          <w:p w14:paraId="1D9F0C91" w14:textId="38FAF457" w:rsidR="001B72CC" w:rsidRPr="00F13BC2" w:rsidDel="00742854" w:rsidRDefault="001B72CC" w:rsidP="00C6721E">
            <w:pPr>
              <w:pStyle w:val="TableBody"/>
              <w:rPr>
                <w:del w:id="568" w:author="Brian Bohman" w:date="2022-11-09T18:54:00Z"/>
              </w:rPr>
            </w:pPr>
            <w:del w:id="569" w:author="Brian Bohman" w:date="2022-11-09T18:54:00Z">
              <w:r w:rsidRPr="00F13BC2" w:rsidDel="00742854">
                <w:delText>26 Aug.</w:delText>
              </w:r>
            </w:del>
          </w:p>
        </w:tc>
        <w:tc>
          <w:tcPr>
            <w:tcW w:w="864" w:type="dxa"/>
            <w:tcBorders>
              <w:top w:val="dotted" w:sz="4" w:space="0" w:color="auto"/>
              <w:left w:val="nil"/>
              <w:bottom w:val="nil"/>
              <w:right w:val="nil"/>
            </w:tcBorders>
            <w:vAlign w:val="center"/>
          </w:tcPr>
          <w:p w14:paraId="79B1DAA2" w14:textId="5B1FC9AE" w:rsidR="001B72CC" w:rsidRPr="00F13BC2" w:rsidDel="00742854" w:rsidRDefault="001B72CC" w:rsidP="00C6721E">
            <w:pPr>
              <w:pStyle w:val="TableBody"/>
              <w:rPr>
                <w:del w:id="570" w:author="Brian Bohman" w:date="2022-11-09T18:54:00Z"/>
              </w:rPr>
            </w:pPr>
            <w:del w:id="571" w:author="Brian Bohman" w:date="2022-11-09T18:54:00Z">
              <w:r w:rsidRPr="00F13BC2" w:rsidDel="00742854">
                <w:delText>8 Sept.</w:delText>
              </w:r>
            </w:del>
          </w:p>
        </w:tc>
        <w:tc>
          <w:tcPr>
            <w:tcW w:w="864" w:type="dxa"/>
            <w:tcBorders>
              <w:top w:val="dotted" w:sz="4" w:space="0" w:color="auto"/>
              <w:left w:val="nil"/>
              <w:bottom w:val="nil"/>
              <w:right w:val="nil"/>
            </w:tcBorders>
            <w:vAlign w:val="center"/>
          </w:tcPr>
          <w:p w14:paraId="371D6F64" w14:textId="39C34E02" w:rsidR="001B72CC" w:rsidRPr="00F13BC2" w:rsidDel="00742854" w:rsidRDefault="001B72CC" w:rsidP="00C6721E">
            <w:pPr>
              <w:pStyle w:val="TableBody"/>
              <w:rPr>
                <w:del w:id="572" w:author="Brian Bohman" w:date="2022-11-09T18:54:00Z"/>
              </w:rPr>
            </w:pPr>
            <w:del w:id="573" w:author="Brian Bohman" w:date="2022-11-09T18:54:00Z">
              <w:r w:rsidRPr="00F13BC2" w:rsidDel="00742854">
                <w:delText>15 Sept.</w:delText>
              </w:r>
            </w:del>
          </w:p>
        </w:tc>
      </w:tr>
      <w:tr w:rsidR="001B72CC" w:rsidRPr="00F13BC2" w:rsidDel="00742854" w14:paraId="1EEB93D7" w14:textId="5FDBBFF2" w:rsidTr="00C6721E">
        <w:trPr>
          <w:trHeight w:val="288"/>
          <w:del w:id="574" w:author="Brian Bohman" w:date="2022-11-09T18:54:00Z"/>
        </w:trPr>
        <w:tc>
          <w:tcPr>
            <w:tcW w:w="1152" w:type="dxa"/>
            <w:tcBorders>
              <w:top w:val="nil"/>
              <w:left w:val="nil"/>
              <w:bottom w:val="dotted" w:sz="4" w:space="0" w:color="auto"/>
              <w:right w:val="nil"/>
            </w:tcBorders>
            <w:vAlign w:val="center"/>
          </w:tcPr>
          <w:p w14:paraId="645452B6" w14:textId="28CE164F" w:rsidR="001B72CC" w:rsidRPr="00F13BC2" w:rsidDel="00742854" w:rsidRDefault="001B72CC" w:rsidP="00C6721E">
            <w:pPr>
              <w:pStyle w:val="TableBody"/>
              <w:rPr>
                <w:del w:id="575" w:author="Brian Bohman" w:date="2022-11-09T18:54:00Z"/>
              </w:rPr>
            </w:pPr>
            <w:del w:id="576" w:author="Brian Bohman" w:date="2022-11-09T18:54:00Z">
              <w:r w:rsidRPr="00F13BC2" w:rsidDel="00742854">
                <w:delText>MN-2</w:delText>
              </w:r>
            </w:del>
          </w:p>
        </w:tc>
        <w:tc>
          <w:tcPr>
            <w:tcW w:w="720" w:type="dxa"/>
            <w:tcBorders>
              <w:top w:val="nil"/>
              <w:left w:val="nil"/>
              <w:bottom w:val="dotted" w:sz="4" w:space="0" w:color="auto"/>
              <w:right w:val="nil"/>
            </w:tcBorders>
            <w:vAlign w:val="center"/>
          </w:tcPr>
          <w:p w14:paraId="11F5F2A7" w14:textId="377D5359" w:rsidR="001B72CC" w:rsidRPr="00F13BC2" w:rsidDel="00742854" w:rsidRDefault="001B72CC" w:rsidP="00C6721E">
            <w:pPr>
              <w:pStyle w:val="TableBody"/>
              <w:rPr>
                <w:del w:id="577" w:author="Brian Bohman" w:date="2022-11-09T18:54:00Z"/>
              </w:rPr>
            </w:pPr>
            <w:del w:id="578" w:author="Brian Bohman" w:date="2022-11-09T18:54:00Z">
              <w:r w:rsidRPr="00F13BC2" w:rsidDel="00742854">
                <w:delText>2015</w:delText>
              </w:r>
            </w:del>
          </w:p>
        </w:tc>
        <w:tc>
          <w:tcPr>
            <w:tcW w:w="864" w:type="dxa"/>
            <w:tcBorders>
              <w:top w:val="nil"/>
              <w:left w:val="nil"/>
              <w:bottom w:val="dotted" w:sz="4" w:space="0" w:color="auto"/>
              <w:right w:val="nil"/>
            </w:tcBorders>
            <w:vAlign w:val="center"/>
          </w:tcPr>
          <w:p w14:paraId="236A9EAD" w14:textId="5B166826" w:rsidR="001B72CC" w:rsidRPr="00F13BC2" w:rsidDel="00742854" w:rsidRDefault="001B72CC" w:rsidP="00C6721E">
            <w:pPr>
              <w:pStyle w:val="TableBody"/>
              <w:rPr>
                <w:del w:id="579" w:author="Brian Bohman" w:date="2022-11-09T18:54:00Z"/>
              </w:rPr>
            </w:pPr>
            <w:del w:id="580" w:author="Brian Bohman" w:date="2022-11-09T18:54:00Z">
              <w:r w:rsidRPr="00F13BC2" w:rsidDel="00742854">
                <w:delText>23 June</w:delText>
              </w:r>
            </w:del>
          </w:p>
        </w:tc>
        <w:tc>
          <w:tcPr>
            <w:tcW w:w="864" w:type="dxa"/>
            <w:tcBorders>
              <w:top w:val="nil"/>
              <w:left w:val="nil"/>
              <w:bottom w:val="dotted" w:sz="4" w:space="0" w:color="auto"/>
              <w:right w:val="nil"/>
            </w:tcBorders>
            <w:vAlign w:val="center"/>
          </w:tcPr>
          <w:p w14:paraId="4C561A8E" w14:textId="583FD9FC" w:rsidR="001B72CC" w:rsidRPr="00F13BC2" w:rsidDel="00742854" w:rsidRDefault="001B72CC" w:rsidP="00C6721E">
            <w:pPr>
              <w:pStyle w:val="TableBody"/>
              <w:rPr>
                <w:del w:id="581" w:author="Brian Bohman" w:date="2022-11-09T18:54:00Z"/>
              </w:rPr>
            </w:pPr>
            <w:del w:id="582" w:author="Brian Bohman" w:date="2022-11-09T18:54:00Z">
              <w:r w:rsidRPr="00F13BC2" w:rsidDel="00742854">
                <w:delText>7 July</w:delText>
              </w:r>
            </w:del>
          </w:p>
        </w:tc>
        <w:tc>
          <w:tcPr>
            <w:tcW w:w="864" w:type="dxa"/>
            <w:tcBorders>
              <w:top w:val="nil"/>
              <w:left w:val="nil"/>
              <w:bottom w:val="dotted" w:sz="4" w:space="0" w:color="auto"/>
              <w:right w:val="nil"/>
            </w:tcBorders>
            <w:vAlign w:val="center"/>
          </w:tcPr>
          <w:p w14:paraId="1E458CE9" w14:textId="54C6EA44" w:rsidR="001B72CC" w:rsidRPr="00F13BC2" w:rsidDel="00742854" w:rsidRDefault="001B72CC" w:rsidP="00C6721E">
            <w:pPr>
              <w:pStyle w:val="TableBody"/>
              <w:rPr>
                <w:del w:id="583" w:author="Brian Bohman" w:date="2022-11-09T18:54:00Z"/>
              </w:rPr>
            </w:pPr>
            <w:del w:id="584" w:author="Brian Bohman" w:date="2022-11-09T18:54:00Z">
              <w:r w:rsidRPr="00F13BC2" w:rsidDel="00742854">
                <w:delText>21 July</w:delText>
              </w:r>
            </w:del>
          </w:p>
        </w:tc>
        <w:tc>
          <w:tcPr>
            <w:tcW w:w="864" w:type="dxa"/>
            <w:tcBorders>
              <w:top w:val="nil"/>
              <w:left w:val="nil"/>
              <w:bottom w:val="dotted" w:sz="4" w:space="0" w:color="auto"/>
              <w:right w:val="nil"/>
            </w:tcBorders>
            <w:vAlign w:val="center"/>
          </w:tcPr>
          <w:p w14:paraId="6D3B7985" w14:textId="5E25AB17" w:rsidR="001B72CC" w:rsidRPr="00F13BC2" w:rsidDel="00742854" w:rsidRDefault="001B72CC" w:rsidP="00C6721E">
            <w:pPr>
              <w:pStyle w:val="TableBody"/>
              <w:rPr>
                <w:del w:id="585" w:author="Brian Bohman" w:date="2022-11-09T18:54:00Z"/>
              </w:rPr>
            </w:pPr>
            <w:del w:id="586" w:author="Brian Bohman" w:date="2022-11-09T18:54:00Z">
              <w:r w:rsidRPr="00F13BC2" w:rsidDel="00742854">
                <w:delText>4 Aug.</w:delText>
              </w:r>
            </w:del>
          </w:p>
        </w:tc>
        <w:tc>
          <w:tcPr>
            <w:tcW w:w="864" w:type="dxa"/>
            <w:tcBorders>
              <w:top w:val="nil"/>
              <w:left w:val="nil"/>
              <w:bottom w:val="dotted" w:sz="4" w:space="0" w:color="auto"/>
              <w:right w:val="nil"/>
            </w:tcBorders>
            <w:vAlign w:val="center"/>
          </w:tcPr>
          <w:p w14:paraId="1DB1C9F8" w14:textId="2D6A5432" w:rsidR="001B72CC" w:rsidRPr="00F13BC2" w:rsidDel="00742854" w:rsidRDefault="001B72CC" w:rsidP="00C6721E">
            <w:pPr>
              <w:pStyle w:val="TableBody"/>
              <w:rPr>
                <w:del w:id="587" w:author="Brian Bohman" w:date="2022-11-09T18:54:00Z"/>
              </w:rPr>
            </w:pPr>
            <w:del w:id="588" w:author="Brian Bohman" w:date="2022-11-09T18:54:00Z">
              <w:r w:rsidRPr="00F13BC2" w:rsidDel="00742854">
                <w:delText>17 Aug.</w:delText>
              </w:r>
            </w:del>
          </w:p>
        </w:tc>
        <w:tc>
          <w:tcPr>
            <w:tcW w:w="864" w:type="dxa"/>
            <w:tcBorders>
              <w:top w:val="nil"/>
              <w:left w:val="nil"/>
              <w:bottom w:val="dotted" w:sz="4" w:space="0" w:color="auto"/>
              <w:right w:val="nil"/>
            </w:tcBorders>
            <w:vAlign w:val="center"/>
          </w:tcPr>
          <w:p w14:paraId="489E033D" w14:textId="4A31ED59" w:rsidR="001B72CC" w:rsidRPr="00F13BC2" w:rsidDel="00742854" w:rsidRDefault="001B72CC" w:rsidP="00C6721E">
            <w:pPr>
              <w:pStyle w:val="TableBody"/>
              <w:rPr>
                <w:del w:id="589" w:author="Brian Bohman" w:date="2022-11-09T18:54:00Z"/>
              </w:rPr>
            </w:pPr>
            <w:del w:id="590" w:author="Brian Bohman" w:date="2022-11-09T18:54:00Z">
              <w:r w:rsidRPr="00F13BC2" w:rsidDel="00742854">
                <w:delText>1 Sept.</w:delText>
              </w:r>
            </w:del>
          </w:p>
        </w:tc>
        <w:tc>
          <w:tcPr>
            <w:tcW w:w="864" w:type="dxa"/>
            <w:tcBorders>
              <w:top w:val="nil"/>
              <w:left w:val="nil"/>
              <w:bottom w:val="dotted" w:sz="4" w:space="0" w:color="auto"/>
              <w:right w:val="nil"/>
            </w:tcBorders>
            <w:vAlign w:val="center"/>
          </w:tcPr>
          <w:p w14:paraId="70EF1452" w14:textId="454AC105" w:rsidR="001B72CC" w:rsidRPr="00F13BC2" w:rsidDel="00742854" w:rsidRDefault="001B72CC" w:rsidP="00C6721E">
            <w:pPr>
              <w:pStyle w:val="TableBody"/>
              <w:rPr>
                <w:del w:id="591" w:author="Brian Bohman" w:date="2022-11-09T18:54:00Z"/>
              </w:rPr>
            </w:pPr>
            <w:del w:id="592" w:author="Brian Bohman" w:date="2022-11-09T18:54:00Z">
              <w:r w:rsidRPr="00F13BC2" w:rsidDel="00742854">
                <w:delText>16 Sept.</w:delText>
              </w:r>
            </w:del>
          </w:p>
        </w:tc>
      </w:tr>
      <w:tr w:rsidR="001B72CC" w:rsidRPr="00F13BC2" w:rsidDel="00742854" w14:paraId="19598D0C" w14:textId="1B0D2FE1" w:rsidTr="00C6721E">
        <w:trPr>
          <w:trHeight w:val="288"/>
          <w:del w:id="593" w:author="Brian Bohman" w:date="2022-11-09T18:54:00Z"/>
        </w:trPr>
        <w:tc>
          <w:tcPr>
            <w:tcW w:w="1152" w:type="dxa"/>
            <w:tcBorders>
              <w:top w:val="dotted" w:sz="4" w:space="0" w:color="auto"/>
              <w:left w:val="nil"/>
              <w:bottom w:val="dotted" w:sz="4" w:space="0" w:color="auto"/>
              <w:right w:val="nil"/>
            </w:tcBorders>
            <w:vAlign w:val="center"/>
            <w:hideMark/>
          </w:tcPr>
          <w:p w14:paraId="4E9350EF" w14:textId="48A44939" w:rsidR="001B72CC" w:rsidRPr="00F13BC2" w:rsidDel="00742854" w:rsidRDefault="001B72CC" w:rsidP="00C6721E">
            <w:pPr>
              <w:pStyle w:val="TableBody"/>
              <w:rPr>
                <w:del w:id="594" w:author="Brian Bohman" w:date="2022-11-09T18:54:00Z"/>
              </w:rPr>
            </w:pPr>
            <w:del w:id="595" w:author="Brian Bohman" w:date="2022-11-09T18:54:00Z">
              <w:r w:rsidRPr="00F13BC2" w:rsidDel="00742854">
                <w:delText>MN-3</w:delText>
              </w:r>
            </w:del>
          </w:p>
        </w:tc>
        <w:tc>
          <w:tcPr>
            <w:tcW w:w="720" w:type="dxa"/>
            <w:tcBorders>
              <w:top w:val="dotted" w:sz="4" w:space="0" w:color="auto"/>
              <w:left w:val="nil"/>
              <w:bottom w:val="dotted" w:sz="4" w:space="0" w:color="auto"/>
              <w:right w:val="nil"/>
            </w:tcBorders>
            <w:vAlign w:val="center"/>
            <w:hideMark/>
          </w:tcPr>
          <w:p w14:paraId="0494B2A6" w14:textId="681A579B" w:rsidR="001B72CC" w:rsidRPr="00F13BC2" w:rsidDel="00742854" w:rsidRDefault="001B72CC" w:rsidP="00C6721E">
            <w:pPr>
              <w:pStyle w:val="TableBody"/>
              <w:rPr>
                <w:del w:id="596" w:author="Brian Bohman" w:date="2022-11-09T18:54:00Z"/>
              </w:rPr>
            </w:pPr>
            <w:del w:id="597" w:author="Brian Bohman" w:date="2022-11-09T18:54:00Z">
              <w:r w:rsidRPr="00F13BC2" w:rsidDel="00742854">
                <w:delText>2016</w:delText>
              </w:r>
            </w:del>
          </w:p>
        </w:tc>
        <w:tc>
          <w:tcPr>
            <w:tcW w:w="864" w:type="dxa"/>
            <w:tcBorders>
              <w:top w:val="dotted" w:sz="4" w:space="0" w:color="auto"/>
              <w:left w:val="nil"/>
              <w:bottom w:val="dotted" w:sz="4" w:space="0" w:color="auto"/>
              <w:right w:val="nil"/>
            </w:tcBorders>
            <w:vAlign w:val="center"/>
          </w:tcPr>
          <w:p w14:paraId="57964B44" w14:textId="700571CD" w:rsidR="001B72CC" w:rsidRPr="00F13BC2" w:rsidDel="00742854" w:rsidRDefault="001B72CC" w:rsidP="00C6721E">
            <w:pPr>
              <w:pStyle w:val="TableBody"/>
              <w:rPr>
                <w:del w:id="598" w:author="Brian Bohman" w:date="2022-11-09T18:54:00Z"/>
              </w:rPr>
            </w:pPr>
            <w:del w:id="599" w:author="Brian Bohman" w:date="2022-11-09T18:54:00Z">
              <w:r w:rsidRPr="00F13BC2" w:rsidDel="00742854">
                <w:delText>28 June</w:delText>
              </w:r>
            </w:del>
          </w:p>
        </w:tc>
        <w:tc>
          <w:tcPr>
            <w:tcW w:w="864" w:type="dxa"/>
            <w:tcBorders>
              <w:top w:val="dotted" w:sz="4" w:space="0" w:color="auto"/>
              <w:left w:val="nil"/>
              <w:bottom w:val="dotted" w:sz="4" w:space="0" w:color="auto"/>
              <w:right w:val="nil"/>
            </w:tcBorders>
            <w:vAlign w:val="center"/>
          </w:tcPr>
          <w:p w14:paraId="3BD25C0D" w14:textId="3EBDB303" w:rsidR="001B72CC" w:rsidRPr="00F13BC2" w:rsidDel="00742854" w:rsidRDefault="001B72CC" w:rsidP="00C6721E">
            <w:pPr>
              <w:pStyle w:val="TableBody"/>
              <w:rPr>
                <w:del w:id="600" w:author="Brian Bohman" w:date="2022-11-09T18:54:00Z"/>
              </w:rPr>
            </w:pPr>
            <w:del w:id="601" w:author="Brian Bohman" w:date="2022-11-09T18:54:00Z">
              <w:r w:rsidRPr="00F13BC2" w:rsidDel="00742854">
                <w:delText>13 July</w:delText>
              </w:r>
            </w:del>
          </w:p>
        </w:tc>
        <w:tc>
          <w:tcPr>
            <w:tcW w:w="864" w:type="dxa"/>
            <w:tcBorders>
              <w:top w:val="dotted" w:sz="4" w:space="0" w:color="auto"/>
              <w:left w:val="nil"/>
              <w:bottom w:val="dotted" w:sz="4" w:space="0" w:color="auto"/>
              <w:right w:val="nil"/>
            </w:tcBorders>
            <w:vAlign w:val="center"/>
          </w:tcPr>
          <w:p w14:paraId="10222B3A" w14:textId="44C1CA81" w:rsidR="001B72CC" w:rsidRPr="00F13BC2" w:rsidDel="00742854" w:rsidRDefault="001B72CC" w:rsidP="00C6721E">
            <w:pPr>
              <w:pStyle w:val="TableBody"/>
              <w:rPr>
                <w:del w:id="602" w:author="Brian Bohman" w:date="2022-11-09T18:54:00Z"/>
              </w:rPr>
            </w:pPr>
            <w:del w:id="603" w:author="Brian Bohman" w:date="2022-11-09T18:54:00Z">
              <w:r w:rsidRPr="00F13BC2" w:rsidDel="00742854">
                <w:delText>26 July</w:delText>
              </w:r>
            </w:del>
          </w:p>
        </w:tc>
        <w:tc>
          <w:tcPr>
            <w:tcW w:w="864" w:type="dxa"/>
            <w:tcBorders>
              <w:top w:val="dotted" w:sz="4" w:space="0" w:color="auto"/>
              <w:left w:val="nil"/>
              <w:bottom w:val="dotted" w:sz="4" w:space="0" w:color="auto"/>
              <w:right w:val="nil"/>
            </w:tcBorders>
            <w:vAlign w:val="center"/>
          </w:tcPr>
          <w:p w14:paraId="09E11502" w14:textId="0199F3B2" w:rsidR="001B72CC" w:rsidRPr="00F13BC2" w:rsidDel="00742854" w:rsidRDefault="001B72CC" w:rsidP="00C6721E">
            <w:pPr>
              <w:pStyle w:val="TableBody"/>
              <w:rPr>
                <w:del w:id="604" w:author="Brian Bohman" w:date="2022-11-09T18:54:00Z"/>
              </w:rPr>
            </w:pPr>
            <w:del w:id="605" w:author="Brian Bohman" w:date="2022-11-09T18:54:00Z">
              <w:r w:rsidRPr="00F13BC2" w:rsidDel="00742854">
                <w:delText>3 Aug.</w:delText>
              </w:r>
            </w:del>
          </w:p>
        </w:tc>
        <w:tc>
          <w:tcPr>
            <w:tcW w:w="864" w:type="dxa"/>
            <w:tcBorders>
              <w:top w:val="dotted" w:sz="4" w:space="0" w:color="auto"/>
              <w:left w:val="nil"/>
              <w:bottom w:val="dotted" w:sz="4" w:space="0" w:color="auto"/>
              <w:right w:val="nil"/>
            </w:tcBorders>
            <w:vAlign w:val="center"/>
          </w:tcPr>
          <w:p w14:paraId="1AEFA567" w14:textId="07208AAE" w:rsidR="001B72CC" w:rsidRPr="00F13BC2" w:rsidDel="00742854" w:rsidRDefault="001B72CC" w:rsidP="00C6721E">
            <w:pPr>
              <w:pStyle w:val="TableBody"/>
              <w:rPr>
                <w:del w:id="606" w:author="Brian Bohman" w:date="2022-11-09T18:54:00Z"/>
              </w:rPr>
            </w:pPr>
            <w:del w:id="607" w:author="Brian Bohman" w:date="2022-11-09T18:54:00Z">
              <w:r w:rsidRPr="00F13BC2" w:rsidDel="00742854">
                <w:delText>10 Aug.</w:delText>
              </w:r>
            </w:del>
          </w:p>
        </w:tc>
        <w:tc>
          <w:tcPr>
            <w:tcW w:w="864" w:type="dxa"/>
            <w:tcBorders>
              <w:top w:val="dotted" w:sz="4" w:space="0" w:color="auto"/>
              <w:left w:val="nil"/>
              <w:bottom w:val="dotted" w:sz="4" w:space="0" w:color="auto"/>
              <w:right w:val="nil"/>
            </w:tcBorders>
            <w:vAlign w:val="center"/>
          </w:tcPr>
          <w:p w14:paraId="76A91251" w14:textId="0674DD30" w:rsidR="001B72CC" w:rsidRPr="00F13BC2" w:rsidDel="00742854" w:rsidRDefault="001B72CC" w:rsidP="00C6721E">
            <w:pPr>
              <w:pStyle w:val="TableBody"/>
              <w:rPr>
                <w:del w:id="608" w:author="Brian Bohman" w:date="2022-11-09T18:54:00Z"/>
              </w:rPr>
            </w:pPr>
          </w:p>
        </w:tc>
        <w:tc>
          <w:tcPr>
            <w:tcW w:w="864" w:type="dxa"/>
            <w:tcBorders>
              <w:top w:val="dotted" w:sz="4" w:space="0" w:color="auto"/>
              <w:left w:val="nil"/>
              <w:bottom w:val="dotted" w:sz="4" w:space="0" w:color="auto"/>
              <w:right w:val="nil"/>
            </w:tcBorders>
            <w:vAlign w:val="center"/>
          </w:tcPr>
          <w:p w14:paraId="4F30AC94" w14:textId="2380B0D9" w:rsidR="001B72CC" w:rsidRPr="00F13BC2" w:rsidDel="00742854" w:rsidRDefault="001B72CC" w:rsidP="00C6721E">
            <w:pPr>
              <w:pStyle w:val="TableBody"/>
              <w:rPr>
                <w:del w:id="609" w:author="Brian Bohman" w:date="2022-11-09T18:54:00Z"/>
              </w:rPr>
            </w:pPr>
            <w:del w:id="610" w:author="Brian Bohman" w:date="2022-11-09T18:54:00Z">
              <w:r w:rsidRPr="00F13BC2" w:rsidDel="00742854">
                <w:delText>13 Sept.</w:delText>
              </w:r>
            </w:del>
          </w:p>
        </w:tc>
      </w:tr>
      <w:tr w:rsidR="001B72CC" w:rsidRPr="00F13BC2" w:rsidDel="00742854" w14:paraId="3505319F" w14:textId="7FF7B59B" w:rsidTr="00C6721E">
        <w:trPr>
          <w:trHeight w:val="288"/>
          <w:del w:id="611" w:author="Brian Bohman" w:date="2022-11-09T18:54:00Z"/>
        </w:trPr>
        <w:tc>
          <w:tcPr>
            <w:tcW w:w="1152" w:type="dxa"/>
            <w:tcBorders>
              <w:top w:val="dotted" w:sz="4" w:space="0" w:color="auto"/>
              <w:left w:val="nil"/>
              <w:bottom w:val="nil"/>
              <w:right w:val="nil"/>
            </w:tcBorders>
            <w:vAlign w:val="center"/>
          </w:tcPr>
          <w:p w14:paraId="1B84D2B0" w14:textId="69A44CDB" w:rsidR="001B72CC" w:rsidRPr="00F13BC2" w:rsidDel="00742854" w:rsidRDefault="001B72CC" w:rsidP="00C6721E">
            <w:pPr>
              <w:pStyle w:val="TableBody"/>
              <w:rPr>
                <w:del w:id="612" w:author="Brian Bohman" w:date="2022-11-09T18:54:00Z"/>
              </w:rPr>
            </w:pPr>
            <w:del w:id="613" w:author="Brian Bohman" w:date="2022-11-09T18:54:00Z">
              <w:r w:rsidRPr="00F13BC2" w:rsidDel="00742854">
                <w:delText>MN-4</w:delText>
              </w:r>
            </w:del>
          </w:p>
        </w:tc>
        <w:tc>
          <w:tcPr>
            <w:tcW w:w="720" w:type="dxa"/>
            <w:tcBorders>
              <w:top w:val="dotted" w:sz="4" w:space="0" w:color="auto"/>
              <w:left w:val="nil"/>
              <w:bottom w:val="nil"/>
              <w:right w:val="nil"/>
            </w:tcBorders>
            <w:vAlign w:val="center"/>
          </w:tcPr>
          <w:p w14:paraId="51936ECC" w14:textId="381EF877" w:rsidR="001B72CC" w:rsidRPr="00F13BC2" w:rsidDel="00742854" w:rsidRDefault="001B72CC" w:rsidP="00C6721E">
            <w:pPr>
              <w:pStyle w:val="TableBody"/>
              <w:rPr>
                <w:del w:id="614" w:author="Brian Bohman" w:date="2022-11-09T18:54:00Z"/>
              </w:rPr>
            </w:pPr>
            <w:del w:id="615" w:author="Brian Bohman" w:date="2022-11-09T18:54:00Z">
              <w:r w:rsidRPr="00F13BC2" w:rsidDel="00742854">
                <w:delText>2018</w:delText>
              </w:r>
            </w:del>
          </w:p>
        </w:tc>
        <w:tc>
          <w:tcPr>
            <w:tcW w:w="864" w:type="dxa"/>
            <w:tcBorders>
              <w:top w:val="dotted" w:sz="4" w:space="0" w:color="auto"/>
              <w:left w:val="nil"/>
              <w:bottom w:val="nil"/>
              <w:right w:val="nil"/>
            </w:tcBorders>
            <w:vAlign w:val="center"/>
          </w:tcPr>
          <w:p w14:paraId="200E5F2E" w14:textId="7516F78F" w:rsidR="001B72CC" w:rsidRPr="00F13BC2" w:rsidDel="00742854" w:rsidRDefault="001B72CC" w:rsidP="00C6721E">
            <w:pPr>
              <w:pStyle w:val="TableBody"/>
              <w:rPr>
                <w:del w:id="616" w:author="Brian Bohman" w:date="2022-11-09T18:54:00Z"/>
              </w:rPr>
            </w:pPr>
            <w:del w:id="617" w:author="Brian Bohman" w:date="2022-11-09T18:54:00Z">
              <w:r w:rsidRPr="00F13BC2" w:rsidDel="00742854">
                <w:delText>26 June</w:delText>
              </w:r>
            </w:del>
          </w:p>
        </w:tc>
        <w:tc>
          <w:tcPr>
            <w:tcW w:w="864" w:type="dxa"/>
            <w:tcBorders>
              <w:top w:val="dotted" w:sz="4" w:space="0" w:color="auto"/>
              <w:left w:val="nil"/>
              <w:bottom w:val="nil"/>
              <w:right w:val="nil"/>
            </w:tcBorders>
            <w:vAlign w:val="center"/>
          </w:tcPr>
          <w:p w14:paraId="62661DBC" w14:textId="3C716FC4" w:rsidR="001B72CC" w:rsidRPr="00F13BC2" w:rsidDel="00742854" w:rsidRDefault="001B72CC" w:rsidP="00C6721E">
            <w:pPr>
              <w:pStyle w:val="TableBody"/>
              <w:rPr>
                <w:del w:id="618" w:author="Brian Bohman" w:date="2022-11-09T18:54:00Z"/>
              </w:rPr>
            </w:pPr>
            <w:del w:id="619" w:author="Brian Bohman" w:date="2022-11-09T18:54:00Z">
              <w:r w:rsidRPr="00F13BC2" w:rsidDel="00742854">
                <w:delText>10 July</w:delText>
              </w:r>
            </w:del>
          </w:p>
        </w:tc>
        <w:tc>
          <w:tcPr>
            <w:tcW w:w="864" w:type="dxa"/>
            <w:tcBorders>
              <w:top w:val="dotted" w:sz="4" w:space="0" w:color="auto"/>
              <w:left w:val="nil"/>
              <w:bottom w:val="nil"/>
              <w:right w:val="nil"/>
            </w:tcBorders>
            <w:vAlign w:val="center"/>
          </w:tcPr>
          <w:p w14:paraId="028F8DB7" w14:textId="3FBC57C0" w:rsidR="001B72CC" w:rsidRPr="00F13BC2" w:rsidDel="00742854" w:rsidRDefault="001B72CC" w:rsidP="00C6721E">
            <w:pPr>
              <w:pStyle w:val="TableBody"/>
              <w:rPr>
                <w:del w:id="620" w:author="Brian Bohman" w:date="2022-11-09T18:54:00Z"/>
              </w:rPr>
            </w:pPr>
            <w:del w:id="621" w:author="Brian Bohman" w:date="2022-11-09T18:54:00Z">
              <w:r w:rsidRPr="00F13BC2" w:rsidDel="00742854">
                <w:delText>18 July</w:delText>
              </w:r>
            </w:del>
          </w:p>
        </w:tc>
        <w:tc>
          <w:tcPr>
            <w:tcW w:w="864" w:type="dxa"/>
            <w:tcBorders>
              <w:top w:val="dotted" w:sz="4" w:space="0" w:color="auto"/>
              <w:left w:val="nil"/>
              <w:bottom w:val="nil"/>
              <w:right w:val="nil"/>
            </w:tcBorders>
            <w:vAlign w:val="center"/>
          </w:tcPr>
          <w:p w14:paraId="583C65D8" w14:textId="74DD58BA" w:rsidR="001B72CC" w:rsidRPr="00F13BC2" w:rsidDel="00742854" w:rsidRDefault="001B72CC" w:rsidP="00C6721E">
            <w:pPr>
              <w:pStyle w:val="TableBody"/>
              <w:rPr>
                <w:del w:id="622" w:author="Brian Bohman" w:date="2022-11-09T18:54:00Z"/>
              </w:rPr>
            </w:pPr>
            <w:del w:id="623" w:author="Brian Bohman" w:date="2022-11-09T18:54:00Z">
              <w:r w:rsidRPr="00F13BC2" w:rsidDel="00742854">
                <w:delText>1 Aug.</w:delText>
              </w:r>
            </w:del>
          </w:p>
        </w:tc>
        <w:tc>
          <w:tcPr>
            <w:tcW w:w="864" w:type="dxa"/>
            <w:tcBorders>
              <w:top w:val="dotted" w:sz="4" w:space="0" w:color="auto"/>
              <w:left w:val="nil"/>
              <w:bottom w:val="nil"/>
              <w:right w:val="nil"/>
            </w:tcBorders>
            <w:vAlign w:val="center"/>
          </w:tcPr>
          <w:p w14:paraId="201BEA70" w14:textId="6AA1C44A" w:rsidR="001B72CC" w:rsidRPr="00F13BC2" w:rsidDel="00742854" w:rsidRDefault="001B72CC" w:rsidP="00C6721E">
            <w:pPr>
              <w:pStyle w:val="TableBody"/>
              <w:rPr>
                <w:del w:id="624" w:author="Brian Bohman" w:date="2022-11-09T18:54:00Z"/>
              </w:rPr>
            </w:pPr>
          </w:p>
        </w:tc>
        <w:tc>
          <w:tcPr>
            <w:tcW w:w="864" w:type="dxa"/>
            <w:tcBorders>
              <w:top w:val="dotted" w:sz="4" w:space="0" w:color="auto"/>
              <w:left w:val="nil"/>
              <w:bottom w:val="nil"/>
              <w:right w:val="nil"/>
            </w:tcBorders>
            <w:vAlign w:val="center"/>
          </w:tcPr>
          <w:p w14:paraId="69FD826F" w14:textId="5AF43A4D" w:rsidR="001B72CC" w:rsidRPr="00F13BC2" w:rsidDel="00742854" w:rsidRDefault="001B72CC" w:rsidP="00C6721E">
            <w:pPr>
              <w:pStyle w:val="TableBody"/>
              <w:rPr>
                <w:del w:id="625" w:author="Brian Bohman" w:date="2022-11-09T18:54:00Z"/>
              </w:rPr>
            </w:pPr>
          </w:p>
        </w:tc>
        <w:tc>
          <w:tcPr>
            <w:tcW w:w="864" w:type="dxa"/>
            <w:tcBorders>
              <w:top w:val="dotted" w:sz="4" w:space="0" w:color="auto"/>
              <w:left w:val="nil"/>
              <w:bottom w:val="nil"/>
              <w:right w:val="nil"/>
            </w:tcBorders>
            <w:vAlign w:val="center"/>
          </w:tcPr>
          <w:p w14:paraId="3D81BB8F" w14:textId="10E017A4" w:rsidR="001B72CC" w:rsidRPr="00F13BC2" w:rsidDel="00742854" w:rsidRDefault="001B72CC" w:rsidP="00C6721E">
            <w:pPr>
              <w:pStyle w:val="TableBody"/>
              <w:rPr>
                <w:del w:id="626" w:author="Brian Bohman" w:date="2022-11-09T18:54:00Z"/>
              </w:rPr>
            </w:pPr>
            <w:del w:id="627" w:author="Brian Bohman" w:date="2022-11-09T18:54:00Z">
              <w:r w:rsidRPr="00F13BC2" w:rsidDel="00742854">
                <w:delText>13 Sept.</w:delText>
              </w:r>
            </w:del>
          </w:p>
        </w:tc>
      </w:tr>
      <w:tr w:rsidR="001B72CC" w:rsidRPr="00F13BC2" w:rsidDel="00742854" w14:paraId="6BE18443" w14:textId="06E34C1A" w:rsidTr="00C6721E">
        <w:trPr>
          <w:trHeight w:val="288"/>
          <w:del w:id="628" w:author="Brian Bohman" w:date="2022-11-09T18:54:00Z"/>
        </w:trPr>
        <w:tc>
          <w:tcPr>
            <w:tcW w:w="1152" w:type="dxa"/>
            <w:tcBorders>
              <w:top w:val="nil"/>
              <w:left w:val="nil"/>
              <w:bottom w:val="dotted" w:sz="4" w:space="0" w:color="auto"/>
              <w:right w:val="nil"/>
            </w:tcBorders>
            <w:vAlign w:val="center"/>
          </w:tcPr>
          <w:p w14:paraId="234D5DFB" w14:textId="3E231568" w:rsidR="001B72CC" w:rsidRPr="00F13BC2" w:rsidDel="00742854" w:rsidRDefault="001B72CC" w:rsidP="00C6721E">
            <w:pPr>
              <w:pStyle w:val="TableBody"/>
              <w:rPr>
                <w:del w:id="629" w:author="Brian Bohman" w:date="2022-11-09T18:54:00Z"/>
              </w:rPr>
            </w:pPr>
            <w:del w:id="630" w:author="Brian Bohman" w:date="2022-11-09T18:54:00Z">
              <w:r w:rsidRPr="00F13BC2" w:rsidDel="00742854">
                <w:delText>MN-4</w:delText>
              </w:r>
            </w:del>
          </w:p>
        </w:tc>
        <w:tc>
          <w:tcPr>
            <w:tcW w:w="720" w:type="dxa"/>
            <w:tcBorders>
              <w:top w:val="nil"/>
              <w:left w:val="nil"/>
              <w:bottom w:val="dotted" w:sz="4" w:space="0" w:color="auto"/>
              <w:right w:val="nil"/>
            </w:tcBorders>
            <w:vAlign w:val="center"/>
          </w:tcPr>
          <w:p w14:paraId="6A1B2904" w14:textId="04B53B54" w:rsidR="001B72CC" w:rsidRPr="00F13BC2" w:rsidDel="00742854" w:rsidRDefault="001B72CC" w:rsidP="00C6721E">
            <w:pPr>
              <w:pStyle w:val="TableBody"/>
              <w:rPr>
                <w:del w:id="631" w:author="Brian Bohman" w:date="2022-11-09T18:54:00Z"/>
              </w:rPr>
            </w:pPr>
            <w:del w:id="632" w:author="Brian Bohman" w:date="2022-11-09T18:54:00Z">
              <w:r w:rsidRPr="00F13BC2" w:rsidDel="00742854">
                <w:delText>2019</w:delText>
              </w:r>
            </w:del>
          </w:p>
        </w:tc>
        <w:tc>
          <w:tcPr>
            <w:tcW w:w="864" w:type="dxa"/>
            <w:tcBorders>
              <w:top w:val="nil"/>
              <w:left w:val="nil"/>
              <w:bottom w:val="dotted" w:sz="4" w:space="0" w:color="auto"/>
              <w:right w:val="nil"/>
            </w:tcBorders>
            <w:vAlign w:val="center"/>
          </w:tcPr>
          <w:p w14:paraId="2F017F8E" w14:textId="3ABBFB4C" w:rsidR="001B72CC" w:rsidRPr="00F13BC2" w:rsidDel="00742854" w:rsidRDefault="001B72CC" w:rsidP="00C6721E">
            <w:pPr>
              <w:pStyle w:val="TableBody"/>
              <w:rPr>
                <w:del w:id="633" w:author="Brian Bohman" w:date="2022-11-09T18:54:00Z"/>
              </w:rPr>
            </w:pPr>
            <w:del w:id="634" w:author="Brian Bohman" w:date="2022-11-09T18:54:00Z">
              <w:r w:rsidRPr="00F13BC2" w:rsidDel="00742854">
                <w:delText>26 June</w:delText>
              </w:r>
            </w:del>
          </w:p>
        </w:tc>
        <w:tc>
          <w:tcPr>
            <w:tcW w:w="864" w:type="dxa"/>
            <w:tcBorders>
              <w:top w:val="nil"/>
              <w:left w:val="nil"/>
              <w:bottom w:val="dotted" w:sz="4" w:space="0" w:color="auto"/>
              <w:right w:val="nil"/>
            </w:tcBorders>
            <w:vAlign w:val="center"/>
          </w:tcPr>
          <w:p w14:paraId="67874326" w14:textId="342C889E" w:rsidR="001B72CC" w:rsidRPr="00F13BC2" w:rsidDel="00742854" w:rsidRDefault="001B72CC" w:rsidP="00C6721E">
            <w:pPr>
              <w:pStyle w:val="TableBody"/>
              <w:rPr>
                <w:del w:id="635" w:author="Brian Bohman" w:date="2022-11-09T18:54:00Z"/>
              </w:rPr>
            </w:pPr>
            <w:del w:id="636" w:author="Brian Bohman" w:date="2022-11-09T18:54:00Z">
              <w:r w:rsidRPr="00F13BC2" w:rsidDel="00742854">
                <w:delText>11 July</w:delText>
              </w:r>
            </w:del>
          </w:p>
        </w:tc>
        <w:tc>
          <w:tcPr>
            <w:tcW w:w="864" w:type="dxa"/>
            <w:tcBorders>
              <w:top w:val="nil"/>
              <w:left w:val="nil"/>
              <w:bottom w:val="dotted" w:sz="4" w:space="0" w:color="auto"/>
              <w:right w:val="nil"/>
            </w:tcBorders>
            <w:vAlign w:val="center"/>
          </w:tcPr>
          <w:p w14:paraId="4B27FD78" w14:textId="320EB0FB" w:rsidR="001B72CC" w:rsidRPr="00F13BC2" w:rsidDel="00742854" w:rsidRDefault="001B72CC" w:rsidP="00C6721E">
            <w:pPr>
              <w:pStyle w:val="TableBody"/>
              <w:rPr>
                <w:del w:id="637" w:author="Brian Bohman" w:date="2022-11-09T18:54:00Z"/>
              </w:rPr>
            </w:pPr>
            <w:del w:id="638" w:author="Brian Bohman" w:date="2022-11-09T18:54:00Z">
              <w:r w:rsidRPr="00F13BC2" w:rsidDel="00742854">
                <w:delText>24 July</w:delText>
              </w:r>
            </w:del>
          </w:p>
        </w:tc>
        <w:tc>
          <w:tcPr>
            <w:tcW w:w="864" w:type="dxa"/>
            <w:tcBorders>
              <w:top w:val="nil"/>
              <w:left w:val="nil"/>
              <w:bottom w:val="dotted" w:sz="4" w:space="0" w:color="auto"/>
              <w:right w:val="nil"/>
            </w:tcBorders>
            <w:vAlign w:val="center"/>
          </w:tcPr>
          <w:p w14:paraId="5833B750" w14:textId="6E1DD304" w:rsidR="001B72CC" w:rsidRPr="00F13BC2" w:rsidDel="00742854" w:rsidRDefault="001B72CC" w:rsidP="00C6721E">
            <w:pPr>
              <w:pStyle w:val="TableBody"/>
              <w:rPr>
                <w:del w:id="639" w:author="Brian Bohman" w:date="2022-11-09T18:54:00Z"/>
              </w:rPr>
            </w:pPr>
            <w:del w:id="640" w:author="Brian Bohman" w:date="2022-11-09T18:54:00Z">
              <w:r w:rsidRPr="00F13BC2" w:rsidDel="00742854">
                <w:delText>7 Aug</w:delText>
              </w:r>
            </w:del>
          </w:p>
        </w:tc>
        <w:tc>
          <w:tcPr>
            <w:tcW w:w="864" w:type="dxa"/>
            <w:tcBorders>
              <w:top w:val="nil"/>
              <w:left w:val="nil"/>
              <w:bottom w:val="dotted" w:sz="4" w:space="0" w:color="auto"/>
              <w:right w:val="nil"/>
            </w:tcBorders>
            <w:vAlign w:val="center"/>
          </w:tcPr>
          <w:p w14:paraId="530C6648" w14:textId="09352A55" w:rsidR="001B72CC" w:rsidRPr="00F13BC2" w:rsidDel="00742854" w:rsidRDefault="001B72CC" w:rsidP="00C6721E">
            <w:pPr>
              <w:pStyle w:val="TableBody"/>
              <w:rPr>
                <w:del w:id="641" w:author="Brian Bohman" w:date="2022-11-09T18:54:00Z"/>
              </w:rPr>
            </w:pPr>
          </w:p>
        </w:tc>
        <w:tc>
          <w:tcPr>
            <w:tcW w:w="864" w:type="dxa"/>
            <w:tcBorders>
              <w:top w:val="nil"/>
              <w:left w:val="nil"/>
              <w:bottom w:val="dotted" w:sz="4" w:space="0" w:color="auto"/>
              <w:right w:val="nil"/>
            </w:tcBorders>
            <w:vAlign w:val="center"/>
          </w:tcPr>
          <w:p w14:paraId="1DBCB96A" w14:textId="57A5A551" w:rsidR="001B72CC" w:rsidRPr="00F13BC2" w:rsidDel="00742854" w:rsidRDefault="001B72CC" w:rsidP="00C6721E">
            <w:pPr>
              <w:pStyle w:val="TableBody"/>
              <w:rPr>
                <w:del w:id="642" w:author="Brian Bohman" w:date="2022-11-09T18:54:00Z"/>
              </w:rPr>
            </w:pPr>
          </w:p>
        </w:tc>
        <w:tc>
          <w:tcPr>
            <w:tcW w:w="864" w:type="dxa"/>
            <w:tcBorders>
              <w:top w:val="nil"/>
              <w:left w:val="nil"/>
              <w:bottom w:val="dotted" w:sz="4" w:space="0" w:color="auto"/>
              <w:right w:val="nil"/>
            </w:tcBorders>
            <w:vAlign w:val="center"/>
          </w:tcPr>
          <w:p w14:paraId="6C21E881" w14:textId="60A3CC59" w:rsidR="001B72CC" w:rsidRPr="00F13BC2" w:rsidDel="00742854" w:rsidRDefault="001B72CC" w:rsidP="00C6721E">
            <w:pPr>
              <w:pStyle w:val="TableBody"/>
              <w:rPr>
                <w:del w:id="643" w:author="Brian Bohman" w:date="2022-11-09T18:54:00Z"/>
              </w:rPr>
            </w:pPr>
            <w:del w:id="644" w:author="Brian Bohman" w:date="2022-11-09T18:54:00Z">
              <w:r w:rsidRPr="00F13BC2" w:rsidDel="00742854">
                <w:delText>16 Sept.</w:delText>
              </w:r>
            </w:del>
          </w:p>
        </w:tc>
      </w:tr>
      <w:tr w:rsidR="001B72CC" w:rsidRPr="00F13BC2" w:rsidDel="00742854" w14:paraId="1654AA94" w14:textId="4EA1764F" w:rsidTr="00C6721E">
        <w:trPr>
          <w:trHeight w:val="288"/>
          <w:del w:id="645" w:author="Brian Bohman" w:date="2022-11-09T18:54:00Z"/>
        </w:trPr>
        <w:tc>
          <w:tcPr>
            <w:tcW w:w="1152" w:type="dxa"/>
            <w:tcBorders>
              <w:top w:val="dotted" w:sz="4" w:space="0" w:color="auto"/>
              <w:left w:val="nil"/>
              <w:bottom w:val="dotted" w:sz="4" w:space="0" w:color="auto"/>
              <w:right w:val="nil"/>
            </w:tcBorders>
            <w:vAlign w:val="center"/>
          </w:tcPr>
          <w:p w14:paraId="459BF1A8" w14:textId="50156D88" w:rsidR="001B72CC" w:rsidRPr="00F13BC2" w:rsidDel="00742854" w:rsidRDefault="001B72CC" w:rsidP="00C6721E">
            <w:pPr>
              <w:pStyle w:val="TableBody"/>
              <w:rPr>
                <w:del w:id="646" w:author="Brian Bohman" w:date="2022-11-09T18:54:00Z"/>
              </w:rPr>
            </w:pPr>
            <w:del w:id="647" w:author="Brian Bohman" w:date="2022-11-09T18:54:00Z">
              <w:r w:rsidRPr="00F13BC2" w:rsidDel="00742854">
                <w:delText>MN-5</w:delText>
              </w:r>
            </w:del>
          </w:p>
        </w:tc>
        <w:tc>
          <w:tcPr>
            <w:tcW w:w="720" w:type="dxa"/>
            <w:tcBorders>
              <w:top w:val="dotted" w:sz="4" w:space="0" w:color="auto"/>
              <w:left w:val="nil"/>
              <w:bottom w:val="dotted" w:sz="4" w:space="0" w:color="auto"/>
              <w:right w:val="nil"/>
            </w:tcBorders>
            <w:vAlign w:val="center"/>
          </w:tcPr>
          <w:p w14:paraId="0A92827E" w14:textId="686A5B40" w:rsidR="001B72CC" w:rsidRPr="00F13BC2" w:rsidDel="00742854" w:rsidRDefault="001B72CC" w:rsidP="00C6721E">
            <w:pPr>
              <w:pStyle w:val="TableBody"/>
              <w:rPr>
                <w:del w:id="648" w:author="Brian Bohman" w:date="2022-11-09T18:54:00Z"/>
              </w:rPr>
            </w:pPr>
            <w:del w:id="649" w:author="Brian Bohman" w:date="2022-11-09T18:54:00Z">
              <w:r w:rsidRPr="00F13BC2" w:rsidDel="00742854">
                <w:delText>2019</w:delText>
              </w:r>
            </w:del>
          </w:p>
        </w:tc>
        <w:tc>
          <w:tcPr>
            <w:tcW w:w="864" w:type="dxa"/>
            <w:tcBorders>
              <w:top w:val="dotted" w:sz="4" w:space="0" w:color="auto"/>
              <w:left w:val="nil"/>
              <w:bottom w:val="dotted" w:sz="4" w:space="0" w:color="auto"/>
              <w:right w:val="nil"/>
            </w:tcBorders>
            <w:vAlign w:val="center"/>
          </w:tcPr>
          <w:p w14:paraId="31A4C1B0" w14:textId="2DB07864" w:rsidR="001B72CC" w:rsidRPr="00F13BC2" w:rsidDel="00742854" w:rsidRDefault="001B72CC" w:rsidP="00C6721E">
            <w:pPr>
              <w:pStyle w:val="TableBody"/>
              <w:rPr>
                <w:del w:id="650" w:author="Brian Bohman" w:date="2022-11-09T18:54:00Z"/>
              </w:rPr>
            </w:pPr>
            <w:del w:id="651" w:author="Brian Bohman" w:date="2022-11-09T18:54:00Z">
              <w:r w:rsidRPr="00F13BC2" w:rsidDel="00742854">
                <w:delText>25 June</w:delText>
              </w:r>
            </w:del>
          </w:p>
        </w:tc>
        <w:tc>
          <w:tcPr>
            <w:tcW w:w="864" w:type="dxa"/>
            <w:tcBorders>
              <w:top w:val="dotted" w:sz="4" w:space="0" w:color="auto"/>
              <w:left w:val="nil"/>
              <w:bottom w:val="dotted" w:sz="4" w:space="0" w:color="auto"/>
              <w:right w:val="nil"/>
            </w:tcBorders>
            <w:vAlign w:val="center"/>
          </w:tcPr>
          <w:p w14:paraId="18A75355" w14:textId="4231E64C" w:rsidR="001B72CC" w:rsidRPr="00F13BC2" w:rsidDel="00742854" w:rsidRDefault="001B72CC" w:rsidP="00C6721E">
            <w:pPr>
              <w:pStyle w:val="TableBody"/>
              <w:rPr>
                <w:del w:id="652" w:author="Brian Bohman" w:date="2022-11-09T18:54:00Z"/>
              </w:rPr>
            </w:pPr>
            <w:del w:id="653" w:author="Brian Bohman" w:date="2022-11-09T18:54:00Z">
              <w:r w:rsidRPr="00F13BC2" w:rsidDel="00742854">
                <w:delText>9 July</w:delText>
              </w:r>
            </w:del>
          </w:p>
        </w:tc>
        <w:tc>
          <w:tcPr>
            <w:tcW w:w="864" w:type="dxa"/>
            <w:tcBorders>
              <w:top w:val="dotted" w:sz="4" w:space="0" w:color="auto"/>
              <w:left w:val="nil"/>
              <w:bottom w:val="dotted" w:sz="4" w:space="0" w:color="auto"/>
              <w:right w:val="nil"/>
            </w:tcBorders>
            <w:vAlign w:val="center"/>
          </w:tcPr>
          <w:p w14:paraId="6634A7E9" w14:textId="7817F3E0" w:rsidR="001B72CC" w:rsidRPr="00F13BC2" w:rsidDel="00742854" w:rsidRDefault="001B72CC" w:rsidP="00C6721E">
            <w:pPr>
              <w:pStyle w:val="TableBody"/>
              <w:rPr>
                <w:del w:id="654" w:author="Brian Bohman" w:date="2022-11-09T18:54:00Z"/>
              </w:rPr>
            </w:pPr>
            <w:del w:id="655" w:author="Brian Bohman" w:date="2022-11-09T18:54:00Z">
              <w:r w:rsidRPr="00F13BC2" w:rsidDel="00742854">
                <w:delText>23 July</w:delText>
              </w:r>
            </w:del>
          </w:p>
        </w:tc>
        <w:tc>
          <w:tcPr>
            <w:tcW w:w="864" w:type="dxa"/>
            <w:tcBorders>
              <w:top w:val="dotted" w:sz="4" w:space="0" w:color="auto"/>
              <w:left w:val="nil"/>
              <w:bottom w:val="dotted" w:sz="4" w:space="0" w:color="auto"/>
              <w:right w:val="nil"/>
            </w:tcBorders>
            <w:vAlign w:val="center"/>
          </w:tcPr>
          <w:p w14:paraId="0D1A9327" w14:textId="285B9373" w:rsidR="001B72CC" w:rsidRPr="00F13BC2" w:rsidDel="00742854" w:rsidRDefault="001B72CC" w:rsidP="00C6721E">
            <w:pPr>
              <w:pStyle w:val="TableBody"/>
              <w:rPr>
                <w:del w:id="656" w:author="Brian Bohman" w:date="2022-11-09T18:54:00Z"/>
              </w:rPr>
            </w:pPr>
            <w:del w:id="657" w:author="Brian Bohman" w:date="2022-11-09T18:54:00Z">
              <w:r w:rsidRPr="00F13BC2" w:rsidDel="00742854">
                <w:delText>6 Aug</w:delText>
              </w:r>
            </w:del>
          </w:p>
        </w:tc>
        <w:tc>
          <w:tcPr>
            <w:tcW w:w="864" w:type="dxa"/>
            <w:tcBorders>
              <w:top w:val="dotted" w:sz="4" w:space="0" w:color="auto"/>
              <w:left w:val="nil"/>
              <w:bottom w:val="dotted" w:sz="4" w:space="0" w:color="auto"/>
              <w:right w:val="nil"/>
            </w:tcBorders>
            <w:vAlign w:val="center"/>
          </w:tcPr>
          <w:p w14:paraId="4F8BFC29" w14:textId="6102D495" w:rsidR="001B72CC" w:rsidRPr="00F13BC2" w:rsidDel="00742854" w:rsidRDefault="001B72CC" w:rsidP="00C6721E">
            <w:pPr>
              <w:pStyle w:val="TableBody"/>
              <w:rPr>
                <w:del w:id="658" w:author="Brian Bohman" w:date="2022-11-09T18:54:00Z"/>
              </w:rPr>
            </w:pPr>
            <w:del w:id="659" w:author="Brian Bohman" w:date="2022-11-09T18:54:00Z">
              <w:r w:rsidRPr="00F13BC2" w:rsidDel="00742854">
                <w:delText>21 Aug</w:delText>
              </w:r>
            </w:del>
          </w:p>
        </w:tc>
        <w:tc>
          <w:tcPr>
            <w:tcW w:w="864" w:type="dxa"/>
            <w:tcBorders>
              <w:top w:val="dotted" w:sz="4" w:space="0" w:color="auto"/>
              <w:left w:val="nil"/>
              <w:bottom w:val="dotted" w:sz="4" w:space="0" w:color="auto"/>
              <w:right w:val="nil"/>
            </w:tcBorders>
            <w:vAlign w:val="center"/>
          </w:tcPr>
          <w:p w14:paraId="48558530" w14:textId="44A24407" w:rsidR="001B72CC" w:rsidRPr="00F13BC2" w:rsidDel="00742854" w:rsidRDefault="001B72CC" w:rsidP="00C6721E">
            <w:pPr>
              <w:pStyle w:val="TableBody"/>
              <w:rPr>
                <w:del w:id="660" w:author="Brian Bohman" w:date="2022-11-09T18:54:00Z"/>
              </w:rPr>
            </w:pPr>
          </w:p>
        </w:tc>
        <w:tc>
          <w:tcPr>
            <w:tcW w:w="864" w:type="dxa"/>
            <w:tcBorders>
              <w:top w:val="dotted" w:sz="4" w:space="0" w:color="auto"/>
              <w:left w:val="nil"/>
              <w:bottom w:val="dotted" w:sz="4" w:space="0" w:color="auto"/>
              <w:right w:val="nil"/>
            </w:tcBorders>
            <w:vAlign w:val="center"/>
          </w:tcPr>
          <w:p w14:paraId="13E3698B" w14:textId="6863903E" w:rsidR="001B72CC" w:rsidRPr="00F13BC2" w:rsidDel="00742854" w:rsidRDefault="001B72CC" w:rsidP="00C6721E">
            <w:pPr>
              <w:pStyle w:val="TableBody"/>
              <w:rPr>
                <w:del w:id="661" w:author="Brian Bohman" w:date="2022-11-09T18:54:00Z"/>
              </w:rPr>
            </w:pPr>
            <w:del w:id="662" w:author="Brian Bohman" w:date="2022-11-09T18:54:00Z">
              <w:r w:rsidRPr="00F13BC2" w:rsidDel="00742854">
                <w:delText>16 Sept.</w:delText>
              </w:r>
            </w:del>
          </w:p>
        </w:tc>
      </w:tr>
      <w:tr w:rsidR="001B72CC" w:rsidRPr="00F13BC2" w:rsidDel="00742854" w14:paraId="3547C7F9" w14:textId="4110F353" w:rsidTr="00C6721E">
        <w:trPr>
          <w:trHeight w:val="288"/>
          <w:del w:id="663" w:author="Brian Bohman" w:date="2022-11-09T18:54:00Z"/>
        </w:trPr>
        <w:tc>
          <w:tcPr>
            <w:tcW w:w="1152" w:type="dxa"/>
            <w:tcBorders>
              <w:top w:val="dotted" w:sz="4" w:space="0" w:color="auto"/>
              <w:left w:val="nil"/>
              <w:bottom w:val="single" w:sz="8" w:space="0" w:color="auto"/>
              <w:right w:val="nil"/>
            </w:tcBorders>
            <w:vAlign w:val="center"/>
          </w:tcPr>
          <w:p w14:paraId="4920A244" w14:textId="1B0B540E" w:rsidR="001B72CC" w:rsidRPr="00F13BC2" w:rsidDel="00742854" w:rsidRDefault="001B72CC" w:rsidP="00C6721E">
            <w:pPr>
              <w:pStyle w:val="TableBody"/>
              <w:rPr>
                <w:del w:id="664" w:author="Brian Bohman" w:date="2022-11-09T18:54:00Z"/>
              </w:rPr>
            </w:pPr>
            <w:del w:id="665" w:author="Brian Bohman" w:date="2022-11-09T18:54:00Z">
              <w:r w:rsidRPr="00F13BC2" w:rsidDel="00742854">
                <w:delText>MN-6</w:delText>
              </w:r>
            </w:del>
          </w:p>
        </w:tc>
        <w:tc>
          <w:tcPr>
            <w:tcW w:w="720" w:type="dxa"/>
            <w:tcBorders>
              <w:top w:val="dotted" w:sz="4" w:space="0" w:color="auto"/>
              <w:left w:val="nil"/>
              <w:bottom w:val="single" w:sz="8" w:space="0" w:color="auto"/>
              <w:right w:val="nil"/>
            </w:tcBorders>
            <w:vAlign w:val="center"/>
          </w:tcPr>
          <w:p w14:paraId="03FDF4E1" w14:textId="666B9937" w:rsidR="001B72CC" w:rsidRPr="00F13BC2" w:rsidDel="00742854" w:rsidRDefault="001B72CC" w:rsidP="00C6721E">
            <w:pPr>
              <w:pStyle w:val="TableBody"/>
              <w:rPr>
                <w:del w:id="666" w:author="Brian Bohman" w:date="2022-11-09T18:54:00Z"/>
              </w:rPr>
            </w:pPr>
            <w:del w:id="667" w:author="Brian Bohman" w:date="2022-11-09T18:54:00Z">
              <w:r w:rsidRPr="00F13BC2" w:rsidDel="00742854">
                <w:delText>2020</w:delText>
              </w:r>
            </w:del>
          </w:p>
        </w:tc>
        <w:tc>
          <w:tcPr>
            <w:tcW w:w="864" w:type="dxa"/>
            <w:tcBorders>
              <w:top w:val="dotted" w:sz="4" w:space="0" w:color="auto"/>
              <w:left w:val="nil"/>
              <w:bottom w:val="single" w:sz="8" w:space="0" w:color="auto"/>
              <w:right w:val="nil"/>
            </w:tcBorders>
            <w:vAlign w:val="center"/>
          </w:tcPr>
          <w:p w14:paraId="40A81DFA" w14:textId="188F7959" w:rsidR="001B72CC" w:rsidRPr="00F13BC2" w:rsidDel="00742854" w:rsidRDefault="001B72CC" w:rsidP="00C6721E">
            <w:pPr>
              <w:pStyle w:val="TableBody"/>
              <w:rPr>
                <w:del w:id="668" w:author="Brian Bohman" w:date="2022-11-09T18:54:00Z"/>
              </w:rPr>
            </w:pPr>
            <w:del w:id="669" w:author="Brian Bohman" w:date="2022-11-09T18:54:00Z">
              <w:r w:rsidRPr="00F13BC2" w:rsidDel="00742854">
                <w:delText>24 June</w:delText>
              </w:r>
            </w:del>
          </w:p>
        </w:tc>
        <w:tc>
          <w:tcPr>
            <w:tcW w:w="864" w:type="dxa"/>
            <w:tcBorders>
              <w:top w:val="dotted" w:sz="4" w:space="0" w:color="auto"/>
              <w:left w:val="nil"/>
              <w:bottom w:val="single" w:sz="8" w:space="0" w:color="auto"/>
              <w:right w:val="nil"/>
            </w:tcBorders>
            <w:vAlign w:val="center"/>
          </w:tcPr>
          <w:p w14:paraId="0C92C92E" w14:textId="4C87C1A8" w:rsidR="001B72CC" w:rsidRPr="00F13BC2" w:rsidDel="00742854" w:rsidRDefault="001B72CC" w:rsidP="00C6721E">
            <w:pPr>
              <w:pStyle w:val="TableBody"/>
              <w:rPr>
                <w:del w:id="670" w:author="Brian Bohman" w:date="2022-11-09T18:54:00Z"/>
              </w:rPr>
            </w:pPr>
            <w:del w:id="671" w:author="Brian Bohman" w:date="2022-11-09T18:54:00Z">
              <w:r w:rsidRPr="00F13BC2" w:rsidDel="00742854">
                <w:delText>7 July</w:delText>
              </w:r>
            </w:del>
          </w:p>
        </w:tc>
        <w:tc>
          <w:tcPr>
            <w:tcW w:w="864" w:type="dxa"/>
            <w:tcBorders>
              <w:top w:val="dotted" w:sz="4" w:space="0" w:color="auto"/>
              <w:left w:val="nil"/>
              <w:bottom w:val="single" w:sz="8" w:space="0" w:color="auto"/>
              <w:right w:val="nil"/>
            </w:tcBorders>
            <w:vAlign w:val="center"/>
          </w:tcPr>
          <w:p w14:paraId="763C9684" w14:textId="6BBF5623" w:rsidR="001B72CC" w:rsidRPr="00F13BC2" w:rsidDel="00742854" w:rsidRDefault="001B72CC" w:rsidP="00C6721E">
            <w:pPr>
              <w:pStyle w:val="TableBody"/>
              <w:rPr>
                <w:del w:id="672" w:author="Brian Bohman" w:date="2022-11-09T18:54:00Z"/>
              </w:rPr>
            </w:pPr>
            <w:del w:id="673" w:author="Brian Bohman" w:date="2022-11-09T18:54:00Z">
              <w:r w:rsidRPr="00F13BC2" w:rsidDel="00742854">
                <w:delText>22 July</w:delText>
              </w:r>
            </w:del>
          </w:p>
        </w:tc>
        <w:tc>
          <w:tcPr>
            <w:tcW w:w="864" w:type="dxa"/>
            <w:tcBorders>
              <w:top w:val="dotted" w:sz="4" w:space="0" w:color="auto"/>
              <w:left w:val="nil"/>
              <w:bottom w:val="single" w:sz="8" w:space="0" w:color="auto"/>
              <w:right w:val="nil"/>
            </w:tcBorders>
            <w:vAlign w:val="center"/>
          </w:tcPr>
          <w:p w14:paraId="0D67379F" w14:textId="2BE83341" w:rsidR="001B72CC" w:rsidRPr="00F13BC2" w:rsidDel="00742854" w:rsidRDefault="001B72CC" w:rsidP="00C6721E">
            <w:pPr>
              <w:pStyle w:val="TableBody"/>
              <w:rPr>
                <w:del w:id="674" w:author="Brian Bohman" w:date="2022-11-09T18:54:00Z"/>
              </w:rPr>
            </w:pPr>
            <w:del w:id="675" w:author="Brian Bohman" w:date="2022-11-09T18:54:00Z">
              <w:r w:rsidRPr="00F13BC2" w:rsidDel="00742854">
                <w:delText>4 Aug</w:delText>
              </w:r>
            </w:del>
          </w:p>
        </w:tc>
        <w:tc>
          <w:tcPr>
            <w:tcW w:w="864" w:type="dxa"/>
            <w:tcBorders>
              <w:top w:val="dotted" w:sz="4" w:space="0" w:color="auto"/>
              <w:left w:val="nil"/>
              <w:bottom w:val="single" w:sz="8" w:space="0" w:color="auto"/>
              <w:right w:val="nil"/>
            </w:tcBorders>
            <w:vAlign w:val="center"/>
          </w:tcPr>
          <w:p w14:paraId="4BCD975E" w14:textId="0603147E" w:rsidR="001B72CC" w:rsidRPr="00F13BC2" w:rsidDel="00742854" w:rsidRDefault="001B72CC" w:rsidP="00C6721E">
            <w:pPr>
              <w:pStyle w:val="TableBody"/>
              <w:rPr>
                <w:del w:id="676" w:author="Brian Bohman" w:date="2022-11-09T18:54:00Z"/>
              </w:rPr>
            </w:pPr>
          </w:p>
        </w:tc>
        <w:tc>
          <w:tcPr>
            <w:tcW w:w="864" w:type="dxa"/>
            <w:tcBorders>
              <w:top w:val="dotted" w:sz="4" w:space="0" w:color="auto"/>
              <w:left w:val="nil"/>
              <w:bottom w:val="single" w:sz="8" w:space="0" w:color="auto"/>
              <w:right w:val="nil"/>
            </w:tcBorders>
            <w:vAlign w:val="center"/>
          </w:tcPr>
          <w:p w14:paraId="2934CB5D" w14:textId="3F35CB03" w:rsidR="001B72CC" w:rsidRPr="00F13BC2" w:rsidDel="00742854" w:rsidRDefault="001B72CC" w:rsidP="00C6721E">
            <w:pPr>
              <w:pStyle w:val="TableBody"/>
              <w:rPr>
                <w:del w:id="677" w:author="Brian Bohman" w:date="2022-11-09T18:54:00Z"/>
              </w:rPr>
            </w:pPr>
          </w:p>
        </w:tc>
        <w:tc>
          <w:tcPr>
            <w:tcW w:w="864" w:type="dxa"/>
            <w:tcBorders>
              <w:top w:val="dotted" w:sz="4" w:space="0" w:color="auto"/>
              <w:left w:val="nil"/>
              <w:bottom w:val="single" w:sz="8" w:space="0" w:color="auto"/>
              <w:right w:val="nil"/>
            </w:tcBorders>
            <w:vAlign w:val="center"/>
          </w:tcPr>
          <w:p w14:paraId="696A7CEF" w14:textId="36FDC8E6" w:rsidR="001B72CC" w:rsidRPr="00F13BC2" w:rsidDel="00742854" w:rsidRDefault="001B72CC" w:rsidP="00C6721E">
            <w:pPr>
              <w:pStyle w:val="TableBody"/>
              <w:rPr>
                <w:del w:id="678" w:author="Brian Bohman" w:date="2022-11-09T18:54:00Z"/>
              </w:rPr>
            </w:pPr>
            <w:del w:id="679" w:author="Brian Bohman" w:date="2022-11-09T18:54:00Z">
              <w:r w:rsidRPr="00F13BC2" w:rsidDel="00742854">
                <w:delText>16 Sept.</w:delText>
              </w:r>
            </w:del>
          </w:p>
        </w:tc>
      </w:tr>
    </w:tbl>
    <w:p w14:paraId="1DCF6B8F" w14:textId="461DC51C" w:rsidR="001B72CC" w:rsidRPr="00CA2246" w:rsidDel="00742854" w:rsidRDefault="001B72CC" w:rsidP="001B72CC">
      <w:pPr>
        <w:rPr>
          <w:del w:id="680" w:author="Brian Bohman" w:date="2022-11-09T18:54:00Z"/>
        </w:rPr>
      </w:pPr>
    </w:p>
    <w:p w14:paraId="0AD1EB4B" w14:textId="77777777" w:rsidR="009F018B" w:rsidRPr="0025794C" w:rsidRDefault="009F018B" w:rsidP="009F018B">
      <w:pPr>
        <w:pStyle w:val="Titre3"/>
        <w:ind w:left="720" w:hanging="720"/>
      </w:pPr>
      <w:r>
        <w:t>Previously Published Data – Belgium, Argentina, and Canada</w:t>
      </w:r>
    </w:p>
    <w:p w14:paraId="323C4250" w14:textId="7F6E535C" w:rsidR="009F018B" w:rsidDel="00F25858" w:rsidRDefault="009F018B" w:rsidP="00C6721E">
      <w:pPr>
        <w:pStyle w:val="Body"/>
        <w:rPr>
          <w:del w:id="681" w:author="Brian Bohman" w:date="2022-11-09T19:29:00Z"/>
        </w:rPr>
      </w:pPr>
      <w:del w:id="682" w:author="Brian Bohman" w:date="2022-11-09T18:59:00Z">
        <w:r w:rsidDel="00A20465">
          <w:delText xml:space="preserve">Experimental </w:delText>
        </w:r>
      </w:del>
      <w:ins w:id="683" w:author="Brian Bohman" w:date="2022-11-09T18:59:00Z">
        <w:r w:rsidR="00A20465">
          <w:t>D</w:t>
        </w:r>
      </w:ins>
      <w:del w:id="684" w:author="Brian Bohman" w:date="2022-11-09T18:59:00Z">
        <w:r w:rsidDel="00A20465">
          <w:delText>d</w:delText>
        </w:r>
      </w:del>
      <w:r>
        <w:t xml:space="preserve">ata reported in two previous studies, </w:t>
      </w:r>
      <w:r>
        <w:rPr>
          <w:noProof/>
        </w:rPr>
        <w:t>Giletto et al. (2020)</w:t>
      </w:r>
      <w:r>
        <w:t xml:space="preserve"> and </w:t>
      </w:r>
      <w:r>
        <w:rPr>
          <w:noProof/>
        </w:rPr>
        <w:t>Ben Abdallah et al. (2016)</w:t>
      </w:r>
      <w:r>
        <w:t xml:space="preserve">, were included in the analysis conducted for the present study. The data from </w:t>
      </w:r>
      <w:r>
        <w:rPr>
          <w:noProof/>
        </w:rPr>
        <w:t>Giletto et al. (2020)</w:t>
      </w:r>
      <w:r>
        <w:t xml:space="preserve"> comprises two separate experimental data sets from </w:t>
      </w:r>
      <w:ins w:id="685" w:author="Brian Bohman" w:date="2022-11-10T06:39:00Z">
        <w:r w:rsidR="00C374AD">
          <w:t xml:space="preserve">small-plot experiments conducted in </w:t>
        </w:r>
      </w:ins>
      <w:ins w:id="686" w:author="Brian Bohman" w:date="2022-11-10T06:40:00Z">
        <w:r w:rsidR="00C374AD" w:rsidRPr="00233868">
          <w:t>Balcarce in the province of Buenos Aires</w:t>
        </w:r>
        <w:r w:rsidR="00C374AD">
          <w:t xml:space="preserve">, Argentina (37º 45’ S; 58º 18’ W) </w:t>
        </w:r>
      </w:ins>
      <w:del w:id="687" w:author="Brian Bohman" w:date="2022-11-10T06:40:00Z">
        <w:r w:rsidDel="00C374AD">
          <w:delText xml:space="preserve">Argentina </w:delText>
        </w:r>
      </w:del>
      <w:r>
        <w:rPr>
          <w:noProof/>
        </w:rPr>
        <w:t>(Giletto &amp; Echeverría, 2015)</w:t>
      </w:r>
      <w:r>
        <w:t xml:space="preserve"> and </w:t>
      </w:r>
      <w:ins w:id="688" w:author="Brian Bohman" w:date="2022-11-10T06:40:00Z">
        <w:r w:rsidR="00C374AD">
          <w:t>in the upper St. John River Valley of New Brunswick, Canada (47º 03’ N; 67º 45’ W)</w:t>
        </w:r>
      </w:ins>
      <w:del w:id="689" w:author="Brian Bohman" w:date="2022-11-10T06:40:00Z">
        <w:r w:rsidDel="00C374AD">
          <w:delText>Canada</w:delText>
        </w:r>
      </w:del>
      <w:r>
        <w:t xml:space="preserve"> </w:t>
      </w:r>
      <w:r>
        <w:rPr>
          <w:noProof/>
        </w:rPr>
        <w:t>(Bélanger et al., 2000, 2001a, 2001b)</w:t>
      </w:r>
      <w:r>
        <w:t xml:space="preserve">. </w:t>
      </w:r>
      <w:r w:rsidRPr="0001152D">
        <w:t>All data from the Giletto et al. (2020) study used in the present analysis was included in this previous publication.</w:t>
      </w:r>
    </w:p>
    <w:p w14:paraId="4CC8B507" w14:textId="12BAEC95" w:rsidR="009F018B" w:rsidDel="0013514B" w:rsidRDefault="009F018B" w:rsidP="007005B6">
      <w:pPr>
        <w:pStyle w:val="Body"/>
        <w:rPr>
          <w:del w:id="690" w:author="Brian Bohman" w:date="2022-11-09T19:14:00Z"/>
        </w:rPr>
      </w:pPr>
      <w:del w:id="691" w:author="Brian Bohman" w:date="2022-11-09T19:30:00Z">
        <w:r w:rsidRPr="0001152D" w:rsidDel="00F25858">
          <w:delText xml:space="preserve">In the Canadian study, </w:delText>
        </w:r>
      </w:del>
      <w:del w:id="692" w:author="Brian Bohman" w:date="2022-11-09T19:05:00Z">
        <w:r w:rsidRPr="0001152D" w:rsidDel="0040027D">
          <w:delText>two varieties (Russet Burbank and Shepody) and four N fertilization rates (0, 50, 100, and 250 kg ha</w:delText>
        </w:r>
        <w:r w:rsidRPr="00D46F40" w:rsidDel="0040027D">
          <w:rPr>
            <w:vertAlign w:val="superscript"/>
          </w:rPr>
          <w:delText>-1</w:delText>
        </w:r>
        <w:r w:rsidRPr="0001152D" w:rsidDel="0040027D">
          <w:delText xml:space="preserve">) were evaluated under </w:delText>
        </w:r>
        <w:r w:rsidDel="0040027D">
          <w:delText xml:space="preserve">irrigated and </w:delText>
        </w:r>
        <w:r w:rsidRPr="0001152D" w:rsidDel="0040027D">
          <w:delText xml:space="preserve">non-water limiting conditions with each variety having </w:delText>
        </w:r>
        <w:r w:rsidDel="0040027D">
          <w:delText>four</w:delText>
        </w:r>
        <w:r w:rsidRPr="0001152D" w:rsidDel="0040027D">
          <w:delText xml:space="preserve"> site-years of experimental data and </w:delText>
        </w:r>
        <w:r w:rsidDel="0040027D">
          <w:delText>either seven or eight</w:delText>
        </w:r>
        <w:r w:rsidRPr="0001152D" w:rsidDel="0040027D">
          <w:delText xml:space="preserve"> sampling dates per site</w:delText>
        </w:r>
        <w:r w:rsidDel="0040027D">
          <w:delText>-</w:delText>
        </w:r>
        <w:r w:rsidRPr="0001152D" w:rsidDel="0040027D">
          <w:delText xml:space="preserve">year </w:delText>
        </w:r>
        <w:r w:rsidRPr="00DA5F05" w:rsidDel="0040027D">
          <w:delText>(</w:delText>
        </w:r>
        <w:r w:rsidR="00E62DC7" w:rsidDel="0040027D">
          <w:delText>Table 1</w:delText>
        </w:r>
        <w:r w:rsidRPr="00DA5F05" w:rsidDel="0040027D">
          <w:delText>).</w:delText>
        </w:r>
        <w:r w:rsidRPr="0001152D" w:rsidDel="0040027D">
          <w:delText xml:space="preserve"> </w:delText>
        </w:r>
        <w:r w:rsidDel="0040027D">
          <w:delText xml:space="preserve">These </w:delText>
        </w:r>
      </w:del>
      <w:del w:id="693" w:author="Brian Bohman" w:date="2022-11-09T19:30:00Z">
        <w:r w:rsidDel="00F25858">
          <w:delText>small-plot experiments were conducted in the upper St. John River Valley of New Brunswick, Canada (47º 03’ N; 67º 45’ W)</w:delText>
        </w:r>
      </w:del>
      <w:del w:id="694" w:author="Brian Bohman" w:date="2022-11-09T19:08:00Z">
        <w:r w:rsidDel="0013514B">
          <w:delText xml:space="preserve">. Nitrogen fertilizer for all treatments was ammonium nitrate applied at planting. The maturity class of varieties evaluated in these experiments included: early to medium-early – Shepody; late to very late – Russet Burbank </w:delText>
        </w:r>
        <w:r w:rsidDel="0013514B">
          <w:rPr>
            <w:noProof/>
          </w:rPr>
          <w:delText>(Stark et al., 2020; OSU, 2021)</w:delText>
        </w:r>
        <w:r w:rsidDel="0013514B">
          <w:delText>. Planting density was 29,000 and 44,000 plants ha</w:delText>
        </w:r>
        <w:r w:rsidDel="0013514B">
          <w:rPr>
            <w:vertAlign w:val="superscript"/>
          </w:rPr>
          <w:delText>-1</w:delText>
        </w:r>
        <w:r w:rsidDel="0013514B">
          <w:delText xml:space="preserve"> for Russet Burbank and Shepody, respectively. The soil texture for these experiments was classified as either loam or clay loam with organic matter content ranging from 2.6 to 3.0%. </w:delText>
        </w:r>
      </w:del>
      <w:del w:id="695" w:author="Brian Bohman" w:date="2022-11-09T19:14:00Z">
        <w:r w:rsidDel="0013514B">
          <w:delText>For a typical growing season beginning on 1 June and ending on 10 October, mean temperature is 15.7ºC, cumulative precipitation is 371 mm, cumulative growing degree days are 1150 ºC days, mean daily solar radiation is 19.1 MJ m</w:delText>
        </w:r>
        <w:r w:rsidDel="0013514B">
          <w:rPr>
            <w:vertAlign w:val="superscript"/>
          </w:rPr>
          <w:delText>-2</w:delText>
        </w:r>
        <w:r w:rsidDel="0013514B">
          <w:delText xml:space="preserve">, and mean diurnal temperature difference is 10.0 ºC based on a historical climate reconstruction for the period of 1980-2016 </w:delText>
        </w:r>
        <w:r w:rsidRPr="00314EA9" w:rsidDel="0013514B">
          <w:rPr>
            <w:noProof/>
          </w:rPr>
          <w:delText>(Gelaro et al., 2017; Weather Spark, 2021)</w:delText>
        </w:r>
        <w:r w:rsidRPr="00AA7041" w:rsidDel="0013514B">
          <w:delText>.</w:delText>
        </w:r>
      </w:del>
    </w:p>
    <w:p w14:paraId="4AD5AFB3" w14:textId="499D5AFE" w:rsidR="009F018B" w:rsidDel="00F25858" w:rsidRDefault="009F018B" w:rsidP="007005B6">
      <w:pPr>
        <w:pStyle w:val="Body"/>
        <w:rPr>
          <w:del w:id="696" w:author="Brian Bohman" w:date="2022-11-09T19:19:00Z"/>
        </w:rPr>
      </w:pPr>
      <w:del w:id="697" w:author="Brian Bohman" w:date="2022-11-09T19:30:00Z">
        <w:r w:rsidRPr="0001152D" w:rsidDel="00F25858">
          <w:delText xml:space="preserve">In the Argentina study, </w:delText>
        </w:r>
      </w:del>
      <w:del w:id="698" w:author="Brian Bohman" w:date="2022-11-09T19:14:00Z">
        <w:r w:rsidRPr="0001152D" w:rsidDel="0013514B">
          <w:delText>five varieties (Bannock Russet, Gem Russet, Innovator, Markies Russet, and Umatilla Russet) and four N fertilization rate</w:delText>
        </w:r>
        <w:r w:rsidR="00E546CB" w:rsidDel="0013514B">
          <w:delText>s</w:delText>
        </w:r>
        <w:r w:rsidRPr="0001152D" w:rsidDel="0013514B">
          <w:delText xml:space="preserve"> (0, 80, 150, </w:delText>
        </w:r>
        <w:r w:rsidDel="0013514B">
          <w:delText xml:space="preserve">and </w:delText>
        </w:r>
        <w:r w:rsidRPr="0001152D" w:rsidDel="0013514B">
          <w:delText>250 kg N ha</w:delText>
        </w:r>
        <w:r w:rsidRPr="00D46F40" w:rsidDel="0013514B">
          <w:rPr>
            <w:vertAlign w:val="superscript"/>
          </w:rPr>
          <w:delText>-1</w:delText>
        </w:r>
        <w:r w:rsidRPr="0001152D" w:rsidDel="0013514B">
          <w:delText xml:space="preserve">) were each evaluated under </w:delText>
        </w:r>
        <w:r w:rsidDel="0013514B">
          <w:delText xml:space="preserve">irrigated and </w:delText>
        </w:r>
        <w:r w:rsidRPr="0001152D" w:rsidDel="0013514B">
          <w:delText xml:space="preserve">non-water limiting conditions for between </w:delText>
        </w:r>
        <w:r w:rsidDel="0013514B">
          <w:delText>two</w:delText>
        </w:r>
        <w:r w:rsidRPr="0001152D" w:rsidDel="0013514B">
          <w:delText xml:space="preserve"> </w:delText>
        </w:r>
        <w:r w:rsidDel="0013514B">
          <w:delText>and</w:delText>
        </w:r>
        <w:r w:rsidRPr="0001152D" w:rsidDel="0013514B">
          <w:delText xml:space="preserve"> </w:delText>
        </w:r>
        <w:r w:rsidDel="0013514B">
          <w:delText>four</w:delText>
        </w:r>
        <w:r w:rsidRPr="0001152D" w:rsidDel="0013514B">
          <w:delText xml:space="preserve"> site-years with between </w:delText>
        </w:r>
        <w:r w:rsidDel="0013514B">
          <w:delText>four</w:delText>
        </w:r>
        <w:r w:rsidRPr="0001152D" w:rsidDel="0013514B">
          <w:delText xml:space="preserve"> </w:delText>
        </w:r>
        <w:r w:rsidDel="0013514B">
          <w:delText>and</w:delText>
        </w:r>
        <w:r w:rsidRPr="0001152D" w:rsidDel="0013514B">
          <w:delText xml:space="preserve"> </w:delText>
        </w:r>
        <w:r w:rsidDel="0013514B">
          <w:delText>five</w:delText>
        </w:r>
        <w:r w:rsidRPr="0001152D" w:rsidDel="0013514B">
          <w:delText xml:space="preserve"> sampling dates per site year </w:delText>
        </w:r>
        <w:r w:rsidRPr="00DA5F05" w:rsidDel="0013514B">
          <w:delText>(</w:delText>
        </w:r>
        <w:r w:rsidR="00E62DC7" w:rsidDel="0013514B">
          <w:delText>Table 1</w:delText>
        </w:r>
        <w:r w:rsidRPr="00DA5F05" w:rsidDel="0013514B">
          <w:delText xml:space="preserve">). </w:delText>
        </w:r>
        <w:r w:rsidDel="0013514B">
          <w:delText xml:space="preserve">These </w:delText>
        </w:r>
      </w:del>
      <w:del w:id="699" w:author="Brian Bohman" w:date="2022-11-09T19:30:00Z">
        <w:r w:rsidDel="00F25858">
          <w:delText xml:space="preserve">small-plot experiments were conducted in </w:delText>
        </w:r>
        <w:r w:rsidRPr="00233868" w:rsidDel="00F25858">
          <w:delText>Balcarce in the province of Buenos Aires</w:delText>
        </w:r>
        <w:r w:rsidDel="00F25858">
          <w:delText xml:space="preserve">, Argentina (37º 45’ S; 58º 18’ W). </w:delText>
        </w:r>
      </w:del>
      <w:del w:id="700" w:author="Brian Bohman" w:date="2022-11-09T19:18:00Z">
        <w:r w:rsidDel="00AF05EE">
          <w:delText xml:space="preserve">Nitrogen fertilizer for all treatments was urea applied at planting. The maturity class of varieties evaluated in these experiments included: early to medium – Innovator; medium to late – Gem Russet; medium-late to late – Umatilla Russet; late to very late – Bannock Russet and Markies Russet </w:delText>
        </w:r>
        <w:r w:rsidDel="00AF05EE">
          <w:rPr>
            <w:noProof/>
          </w:rPr>
          <w:delText>(Giletto &amp; Echeverría, 2015; Stark et al., 2020; OSU, 2021)</w:delText>
        </w:r>
        <w:r w:rsidDel="00AF05EE">
          <w:delText>. The planting density was 59,000 plants ha</w:delText>
        </w:r>
        <w:r w:rsidDel="00AF05EE">
          <w:rPr>
            <w:vertAlign w:val="superscript"/>
          </w:rPr>
          <w:delText>-1</w:delText>
        </w:r>
        <w:r w:rsidDel="00AF05EE">
          <w:delText xml:space="preserve"> for all varieties. </w:delText>
        </w:r>
        <w:r w:rsidR="00E546CB" w:rsidDel="00AF05EE">
          <w:delText>S</w:delText>
        </w:r>
        <w:r w:rsidDel="00AF05EE">
          <w:delText xml:space="preserve">oil texture for these experiments was classified as </w:delText>
        </w:r>
        <w:r w:rsidR="00E546CB" w:rsidDel="00AF05EE">
          <w:delText xml:space="preserve">a </w:delText>
        </w:r>
        <w:r w:rsidDel="00AF05EE">
          <w:delText>loam with organic matter content ranging from 4.2 to 5.2%. For a typical growing season beginning on 10 October and ending on 10 March, mean temperature is 18.4ºC, cumulative precipitation is 428 mm, cumulative growing degree days are 1739 ºC days, mean daily solar radiation is 25.5 MJ m</w:delText>
        </w:r>
        <w:r w:rsidDel="00AF05EE">
          <w:rPr>
            <w:vertAlign w:val="superscript"/>
          </w:rPr>
          <w:delText>-2</w:delText>
        </w:r>
        <w:r w:rsidDel="00AF05EE">
          <w:delText xml:space="preserve">, and mean diurnal temperature difference is 13.6 ºC based on a historical climate reconstruction for the period of 1980-2016 </w:delText>
        </w:r>
        <w:r w:rsidRPr="00314EA9" w:rsidDel="00AF05EE">
          <w:rPr>
            <w:noProof/>
          </w:rPr>
          <w:delText>(Gelaro et al., 2017; Weather Spark, 2021)</w:delText>
        </w:r>
        <w:r w:rsidDel="00AF05EE">
          <w:delText>.</w:delText>
        </w:r>
      </w:del>
    </w:p>
    <w:p w14:paraId="36A35B4D" w14:textId="77777777" w:rsidR="00F25858" w:rsidRPr="0001152D" w:rsidRDefault="00F25858" w:rsidP="00F25858">
      <w:pPr>
        <w:pStyle w:val="Body"/>
        <w:rPr>
          <w:ins w:id="701" w:author="Brian Bohman" w:date="2022-11-09T19:29:00Z"/>
        </w:rPr>
      </w:pPr>
    </w:p>
    <w:p w14:paraId="0E8AFA5F" w14:textId="51092D6A" w:rsidR="00F25858" w:rsidDel="00F25858" w:rsidRDefault="00F25858" w:rsidP="00C6721E">
      <w:pPr>
        <w:pStyle w:val="Body"/>
        <w:rPr>
          <w:del w:id="702" w:author="Brian Bohman" w:date="2022-11-09T19:19:00Z"/>
        </w:rPr>
      </w:pPr>
      <w:r w:rsidRPr="0001152D">
        <w:t xml:space="preserve">The data from Ben Abdallah et al. (2016) represents multiple experimental data set from </w:t>
      </w:r>
      <w:ins w:id="703" w:author="Brian Bohman" w:date="2022-11-10T06:40:00Z">
        <w:r w:rsidR="00C374AD">
          <w:t xml:space="preserve">small-plot </w:t>
        </w:r>
      </w:ins>
      <w:ins w:id="704" w:author="Brian Bohman" w:date="2022-11-10T06:41:00Z">
        <w:r w:rsidR="00C374AD">
          <w:t>experiments were conducted in Gembloux, Belgium (50º 33’ N; 4º 43’ E)</w:t>
        </w:r>
      </w:ins>
      <w:del w:id="705" w:author="Brian Bohman" w:date="2022-11-10T06:41:00Z">
        <w:r w:rsidRPr="0001152D" w:rsidDel="00C374AD">
          <w:delText>Belgium</w:delText>
        </w:r>
      </w:del>
      <w:r w:rsidRPr="0001152D">
        <w:t xml:space="preserve">. Only a portion of the data from the Ben Abdallah et al. (2016) study used in the present analysis was included in this previous publication – while the dry weight biomass data were previously reported, the </w:t>
      </w:r>
      <w:r>
        <w:t>N</w:t>
      </w:r>
      <w:r w:rsidRPr="0001152D">
        <w:t xml:space="preserve"> concentration data from the Ben Abdallah et al. (2016) experiment is reported for the first time in this </w:t>
      </w:r>
      <w:r>
        <w:t>work</w:t>
      </w:r>
      <w:r w:rsidRPr="0001152D">
        <w:t>.</w:t>
      </w:r>
    </w:p>
    <w:p w14:paraId="04B3D938" w14:textId="77777777" w:rsidR="00F25858" w:rsidRPr="0001152D" w:rsidRDefault="00F25858" w:rsidP="00AF05EE">
      <w:pPr>
        <w:pStyle w:val="Body"/>
        <w:rPr>
          <w:ins w:id="706" w:author="Brian Bohman" w:date="2022-11-09T19:28:00Z"/>
        </w:rPr>
      </w:pPr>
    </w:p>
    <w:p w14:paraId="3EDE3CC7" w14:textId="752D9F85" w:rsidR="00C374AD" w:rsidRDefault="009F018B" w:rsidP="00C6721E">
      <w:pPr>
        <w:pStyle w:val="Body"/>
        <w:rPr>
          <w:ins w:id="707" w:author="Brian Bohman" w:date="2022-11-09T19:19:00Z"/>
        </w:rPr>
      </w:pPr>
      <w:del w:id="708" w:author="Brian Bohman" w:date="2022-11-09T19:30:00Z">
        <w:r w:rsidRPr="0001152D" w:rsidDel="00F25858">
          <w:delText xml:space="preserve">In the Belgium studies, </w:delText>
        </w:r>
      </w:del>
      <w:del w:id="709" w:author="Brian Bohman" w:date="2022-11-09T19:19:00Z">
        <w:r w:rsidRPr="0001152D" w:rsidDel="00AF05EE">
          <w:delText>three to six N rates (ranging from 0 to 250 kg N ha</w:delText>
        </w:r>
        <w:r w:rsidRPr="009569C7" w:rsidDel="00AF05EE">
          <w:rPr>
            <w:vertAlign w:val="superscript"/>
          </w:rPr>
          <w:delText>-1</w:delText>
        </w:r>
        <w:r w:rsidRPr="0001152D" w:rsidDel="00AF05EE">
          <w:delText xml:space="preserve">) were evaluated for two varieties (Bintje and Charlotte) for 17 and 7 site-years, respectively, with </w:delText>
        </w:r>
        <w:r w:rsidDel="00AF05EE">
          <w:delText>between</w:delText>
        </w:r>
        <w:r w:rsidRPr="0001152D" w:rsidDel="00AF05EE">
          <w:delText xml:space="preserve"> </w:delText>
        </w:r>
        <w:r w:rsidDel="00AF05EE">
          <w:delText>one</w:delText>
        </w:r>
        <w:r w:rsidRPr="0001152D" w:rsidDel="00AF05EE">
          <w:delText xml:space="preserve"> </w:delText>
        </w:r>
        <w:r w:rsidDel="00AF05EE">
          <w:delText>and</w:delText>
        </w:r>
        <w:r w:rsidRPr="0001152D" w:rsidDel="00AF05EE">
          <w:delText xml:space="preserve"> </w:delText>
        </w:r>
        <w:r w:rsidDel="00AF05EE">
          <w:delText>eight</w:delText>
        </w:r>
        <w:r w:rsidRPr="0001152D" w:rsidDel="00AF05EE">
          <w:delText xml:space="preserve"> sampling dates per site year</w:delText>
        </w:r>
        <w:r w:rsidRPr="00DA5F05" w:rsidDel="00AF05EE">
          <w:delText xml:space="preserve"> (</w:delText>
        </w:r>
        <w:r w:rsidR="00E62DC7" w:rsidDel="00AF05EE">
          <w:delText>Table 1</w:delText>
        </w:r>
        <w:r w:rsidRPr="00DA5F05" w:rsidDel="00AF05EE">
          <w:delText xml:space="preserve">). </w:delText>
        </w:r>
        <w:r w:rsidDel="00AF05EE">
          <w:delText xml:space="preserve">These </w:delText>
        </w:r>
      </w:del>
      <w:del w:id="710" w:author="Brian Bohman" w:date="2022-11-09T19:30:00Z">
        <w:r w:rsidDel="00F25858">
          <w:delText xml:space="preserve">small-plot experiments were conducted in Gembloux, Belgium (50º 33’ N; 4º 43’ E). </w:delText>
        </w:r>
      </w:del>
      <w:del w:id="711" w:author="Brian Bohman" w:date="2022-11-09T19:28:00Z">
        <w:r w:rsidDel="00F25858">
          <w:delText xml:space="preserve">Nitrogen fertilizer for all treatments was ammonium nitrate applied at planting. The maturity class of varieties evaluated in these experiments included: medium – Charlotte; late – Bintje </w:delText>
        </w:r>
        <w:r w:rsidDel="00F25858">
          <w:rPr>
            <w:noProof/>
          </w:rPr>
          <w:delText>(CFIA, 2013; AHDB, 2015; OSU, 2021)</w:delText>
        </w:r>
        <w:r w:rsidDel="00F25858">
          <w:delText>. The planting density was 38,000 plants ha</w:delText>
        </w:r>
        <w:r w:rsidDel="00F25858">
          <w:rPr>
            <w:vertAlign w:val="superscript"/>
          </w:rPr>
          <w:delText>-1</w:delText>
        </w:r>
        <w:r w:rsidDel="00F25858">
          <w:delText xml:space="preserve"> for all varieties. The soil texture for these experiments was classified as loam, sandy loam, silt loam, or silty clay loam with organic matter content ranging from 1.3 to 2.6%. For a typical growing season beginning on 20 April and ending on 20 September, mean temperature is 15.5ºC, cumulative precipitation is 244 mm, cumulative growing degree days are 1313 ºC days, mean daily solar radiation is 20.0 MJ m</w:delText>
        </w:r>
        <w:r w:rsidDel="00F25858">
          <w:rPr>
            <w:vertAlign w:val="superscript"/>
          </w:rPr>
          <w:delText>-2</w:delText>
        </w:r>
        <w:r w:rsidDel="00F25858">
          <w:delText xml:space="preserve">, and mean diurnal temperature difference is 8.3 ºC based on a historical climate reconstruction for the period of 1980-2016 </w:delText>
        </w:r>
        <w:r w:rsidRPr="00314EA9" w:rsidDel="00F25858">
          <w:rPr>
            <w:noProof/>
          </w:rPr>
          <w:delText>(Gelaro et al., 2017; Weather Spark, 2021)</w:delText>
        </w:r>
        <w:r w:rsidDel="00F25858">
          <w:delText>.</w:delText>
        </w:r>
      </w:del>
      <w:ins w:id="712" w:author="Brian Bohman" w:date="2022-11-10T06:38:00Z">
        <w:r w:rsidR="00C374AD">
          <w:t xml:space="preserve">A summary of experimental data from each trial used in the present study is presented in Table 1, </w:t>
        </w:r>
      </w:ins>
      <w:ins w:id="713" w:author="Brian Bohman" w:date="2022-11-10T06:48:00Z">
        <w:r w:rsidR="00385299">
          <w:t xml:space="preserve">and </w:t>
        </w:r>
      </w:ins>
      <w:ins w:id="714" w:author="Brian Bohman" w:date="2022-11-10T06:38:00Z">
        <w:r w:rsidR="00C374AD">
          <w:t xml:space="preserve">a summary of key </w:t>
        </w:r>
      </w:ins>
      <w:ins w:id="715" w:author="Brian Bohman" w:date="2022-11-10T06:51:00Z">
        <w:r w:rsidR="009C3EDE">
          <w:t xml:space="preserve">experimental </w:t>
        </w:r>
      </w:ins>
      <w:ins w:id="716" w:author="Brian Bohman" w:date="2022-11-10T06:38:00Z">
        <w:r w:rsidR="00C374AD">
          <w:t xml:space="preserve">factors across G, E, and M effects is presented in Table </w:t>
        </w:r>
      </w:ins>
      <w:ins w:id="717" w:author="Brian Bohman" w:date="2022-11-10T07:00:00Z">
        <w:r w:rsidR="00326461">
          <w:t>3</w:t>
        </w:r>
      </w:ins>
      <w:ins w:id="718" w:author="Brian Bohman" w:date="2022-11-10T06:38:00Z">
        <w:r w:rsidR="00C374AD">
          <w:t>.</w:t>
        </w:r>
      </w:ins>
    </w:p>
    <w:p w14:paraId="59F567EA" w14:textId="77777777" w:rsidR="00AF05EE" w:rsidDel="00F25858" w:rsidRDefault="00AF05EE" w:rsidP="00C6721E">
      <w:pPr>
        <w:pStyle w:val="Body"/>
        <w:rPr>
          <w:del w:id="719" w:author="Brian Bohman" w:date="2022-11-09T19:29:00Z"/>
        </w:rPr>
      </w:pPr>
    </w:p>
    <w:p w14:paraId="3A96EF82" w14:textId="1F414C79" w:rsidR="001B72CC" w:rsidDel="00F25858" w:rsidRDefault="009F018B" w:rsidP="00C6721E">
      <w:pPr>
        <w:pStyle w:val="Body"/>
        <w:rPr>
          <w:del w:id="720" w:author="Brian Bohman" w:date="2022-11-09T19:29:00Z"/>
        </w:rPr>
      </w:pPr>
      <w:del w:id="721" w:author="Brian Bohman" w:date="2022-11-09T19:29:00Z">
        <w:r w:rsidDel="00F25858">
          <w:delText xml:space="preserve">A comparison of G (i.e., maturity class), E (i.e., soil texture, growing season weather conditions), and M (i.e., planting density, source and timing of N fertilizer) factors across the G × E × M interaction levels evaluated in this study is presented in </w:delText>
        </w:r>
        <w:r w:rsidR="00E62DC7" w:rsidDel="00F25858">
          <w:delText>Table 5</w:delText>
        </w:r>
        <w:r w:rsidDel="00F25858">
          <w:delText>.</w:delText>
        </w:r>
      </w:del>
    </w:p>
    <w:p w14:paraId="00BA58DD" w14:textId="77777777" w:rsidR="001B72CC" w:rsidRDefault="001B72CC" w:rsidP="00C6721E">
      <w:pPr>
        <w:pStyle w:val="Body"/>
      </w:pPr>
    </w:p>
    <w:p w14:paraId="0C85127A" w14:textId="4B6F1D0D" w:rsidR="001B72CC" w:rsidRDefault="001B72CC" w:rsidP="001B72CC">
      <w:pPr>
        <w:sectPr w:rsidR="001B72CC" w:rsidSect="00224233">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lnNumType w:countBy="1" w:restart="continuous"/>
          <w:cols w:space="720"/>
          <w:docGrid w:linePitch="360"/>
        </w:sectPr>
      </w:pPr>
    </w:p>
    <w:tbl>
      <w:tblPr>
        <w:tblStyle w:val="Grilledutableau"/>
        <w:tblW w:w="13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46"/>
        <w:gridCol w:w="1581"/>
        <w:gridCol w:w="936"/>
        <w:gridCol w:w="7227"/>
        <w:gridCol w:w="2628"/>
      </w:tblGrid>
      <w:tr w:rsidR="0013514B" w:rsidRPr="00202022" w:rsidDel="00D432EA" w14:paraId="649EE07D" w14:textId="2AB285D2" w:rsidTr="00C6721E">
        <w:trPr>
          <w:trHeight w:val="1152"/>
          <w:del w:id="722" w:author="Brian Bohman" w:date="2022-11-09T19:33:00Z"/>
        </w:trPr>
        <w:tc>
          <w:tcPr>
            <w:tcW w:w="13518" w:type="dxa"/>
            <w:gridSpan w:val="5"/>
            <w:tcBorders>
              <w:bottom w:val="single" w:sz="4" w:space="0" w:color="auto"/>
            </w:tcBorders>
          </w:tcPr>
          <w:p w14:paraId="6F62CF50" w14:textId="4ACCD8D0" w:rsidR="0013514B" w:rsidDel="00862BC0" w:rsidRDefault="0013514B" w:rsidP="001B72CC">
            <w:pPr>
              <w:rPr>
                <w:del w:id="723" w:author="Brian Bohman" w:date="2022-11-09T10:04:00Z"/>
              </w:rPr>
            </w:pPr>
            <w:bookmarkStart w:id="724" w:name="_Ref87779997"/>
          </w:p>
          <w:p w14:paraId="27899827" w14:textId="26B93853" w:rsidR="0013514B" w:rsidRPr="00553076" w:rsidDel="00D432EA" w:rsidRDefault="0013514B" w:rsidP="00C6721E">
            <w:pPr>
              <w:pStyle w:val="TableCaption"/>
              <w:rPr>
                <w:del w:id="725" w:author="Brian Bohman" w:date="2022-11-09T19:33:00Z"/>
                <w:lang w:bidi="en-US"/>
              </w:rPr>
            </w:pPr>
            <w:del w:id="726" w:author="Brian Bohman" w:date="2022-11-09T19:33:00Z">
              <w:r w:rsidRPr="00202022" w:rsidDel="00D432EA">
                <w:delText xml:space="preserve">Table </w:delText>
              </w:r>
              <w:r w:rsidDel="00D432EA">
                <w:rPr>
                  <w:b w:val="0"/>
                </w:rPr>
                <w:fldChar w:fldCharType="begin"/>
              </w:r>
              <w:r w:rsidDel="00D432EA">
                <w:delInstrText xml:space="preserve"> SEQ Table \* ARABIC </w:delInstrText>
              </w:r>
              <w:r w:rsidDel="00D432EA">
                <w:rPr>
                  <w:b w:val="0"/>
                </w:rPr>
                <w:fldChar w:fldCharType="separate"/>
              </w:r>
              <w:r w:rsidDel="00D432EA">
                <w:rPr>
                  <w:noProof/>
                </w:rPr>
                <w:delText>5</w:delText>
              </w:r>
              <w:r w:rsidDel="00D432EA">
                <w:rPr>
                  <w:b w:val="0"/>
                  <w:noProof/>
                </w:rPr>
                <w:fldChar w:fldCharType="end"/>
              </w:r>
              <w:bookmarkEnd w:id="724"/>
              <w:r w:rsidRPr="00202022" w:rsidDel="00D432EA">
                <w:delText>.</w:delText>
              </w:r>
              <w:r w:rsidRPr="00F9384D" w:rsidDel="00D432EA">
                <w:rPr>
                  <w:b w:val="0"/>
                  <w:bCs/>
                </w:rPr>
                <w:delText xml:space="preserve"> Comparison of key</w:delText>
              </w:r>
              <w:r w:rsidDel="00D432EA">
                <w:rPr>
                  <w:b w:val="0"/>
                  <w:bCs/>
                </w:rPr>
                <w:delText xml:space="preserve"> experimental</w:delText>
              </w:r>
              <w:r w:rsidRPr="00F9384D" w:rsidDel="00D432EA">
                <w:rPr>
                  <w:b w:val="0"/>
                  <w:bCs/>
                </w:rPr>
                <w:delText xml:space="preserve"> factors including </w:delText>
              </w:r>
              <w:r w:rsidDel="00D432EA">
                <w:rPr>
                  <w:b w:val="0"/>
                  <w:bCs/>
                </w:rPr>
                <w:delText xml:space="preserve">for Genotype [G]: </w:delText>
              </w:r>
              <w:r w:rsidRPr="00F9384D" w:rsidDel="00D432EA">
                <w:rPr>
                  <w:b w:val="0"/>
                  <w:bCs/>
                </w:rPr>
                <w:delText>variety maturity class [Maturity Class]</w:delText>
              </w:r>
              <w:r w:rsidDel="00D432EA">
                <w:rPr>
                  <w:b w:val="0"/>
                  <w:bCs/>
                </w:rPr>
                <w:delText>; Environment [E]:</w:delText>
              </w:r>
              <w:r w:rsidRPr="00F9384D" w:rsidDel="00D432EA">
                <w:rPr>
                  <w:b w:val="0"/>
                  <w:bCs/>
                </w:rPr>
                <w:delText xml:space="preserve"> soil texture</w:delText>
              </w:r>
              <w:r w:rsidDel="00D432EA">
                <w:rPr>
                  <w:b w:val="0"/>
                  <w:bCs/>
                </w:rPr>
                <w:delText xml:space="preserve"> classification</w:delText>
              </w:r>
              <w:r w:rsidRPr="00F9384D" w:rsidDel="00D432EA">
                <w:rPr>
                  <w:b w:val="0"/>
                  <w:bCs/>
                </w:rPr>
                <w:delText xml:space="preserve"> [Soil Texture], soil organic matter content [OM], </w:delText>
              </w:r>
              <w:r w:rsidDel="00D432EA">
                <w:rPr>
                  <w:b w:val="0"/>
                  <w:bCs/>
                </w:rPr>
                <w:delText>growing season mean daily temperature [T</w:delText>
              </w:r>
              <w:r w:rsidDel="00D432EA">
                <w:rPr>
                  <w:b w:val="0"/>
                  <w:bCs/>
                  <w:vertAlign w:val="subscript"/>
                </w:rPr>
                <w:delText>Mean</w:delText>
              </w:r>
              <w:r w:rsidDel="00D432EA">
                <w:rPr>
                  <w:b w:val="0"/>
                  <w:bCs/>
                </w:rPr>
                <w:delText xml:space="preserve">], growing season cumulative precipitation [Precip.], </w:delText>
              </w:r>
              <w:r w:rsidRPr="00F9384D" w:rsidDel="00D432EA">
                <w:rPr>
                  <w:b w:val="0"/>
                  <w:bCs/>
                </w:rPr>
                <w:delText xml:space="preserve">growing season </w:delText>
              </w:r>
              <w:r w:rsidDel="00D432EA">
                <w:rPr>
                  <w:b w:val="0"/>
                  <w:bCs/>
                </w:rPr>
                <w:delText xml:space="preserve">mean </w:delText>
              </w:r>
              <w:r w:rsidRPr="00F9384D" w:rsidDel="00D432EA">
                <w:rPr>
                  <w:b w:val="0"/>
                  <w:bCs/>
                </w:rPr>
                <w:delText>diurnal temperature difference [∆T</w:delText>
              </w:r>
              <w:r w:rsidRPr="00F9384D" w:rsidDel="00D432EA">
                <w:rPr>
                  <w:b w:val="0"/>
                  <w:bCs/>
                  <w:vertAlign w:val="subscript"/>
                </w:rPr>
                <w:delText>Diurnal</w:delText>
              </w:r>
              <w:r w:rsidRPr="00F9384D" w:rsidDel="00D432EA">
                <w:rPr>
                  <w:b w:val="0"/>
                  <w:bCs/>
                </w:rPr>
                <w:delText>], growing season cumulative growing degree days [GDD], growing season mean daily incident solar radiation [Sol. Rad.]</w:delText>
              </w:r>
              <w:r w:rsidDel="00D432EA">
                <w:rPr>
                  <w:b w:val="0"/>
                  <w:bCs/>
                </w:rPr>
                <w:delText>; and Management [M]:</w:delText>
              </w:r>
              <w:r w:rsidRPr="00F9384D" w:rsidDel="00D432EA">
                <w:rPr>
                  <w:b w:val="0"/>
                  <w:bCs/>
                </w:rPr>
                <w:delText xml:space="preserve"> planting density [Density], </w:delText>
              </w:r>
            </w:del>
            <w:del w:id="727" w:author="Brian Bohman" w:date="2022-11-09T19:24:00Z">
              <w:r w:rsidRPr="00F9384D" w:rsidDel="00F25858">
                <w:rPr>
                  <w:b w:val="0"/>
                  <w:bCs/>
                </w:rPr>
                <w:delText xml:space="preserve">and </w:delText>
              </w:r>
            </w:del>
            <w:del w:id="728" w:author="Brian Bohman" w:date="2022-11-09T19:33:00Z">
              <w:r w:rsidRPr="00F9384D" w:rsidDel="00D432EA">
                <w:rPr>
                  <w:b w:val="0"/>
                  <w:bCs/>
                </w:rPr>
                <w:delText>N fertilizer application source and timing</w:delText>
              </w:r>
              <w:r w:rsidDel="00D432EA">
                <w:rPr>
                  <w:b w:val="0"/>
                  <w:bCs/>
                </w:rPr>
                <w:delText>.</w:delText>
              </w:r>
            </w:del>
          </w:p>
        </w:tc>
      </w:tr>
      <w:tr w:rsidR="0013514B" w:rsidRPr="00202022" w:rsidDel="00D432EA" w14:paraId="39382ED3" w14:textId="6F1BEAF1" w:rsidTr="00C6721E">
        <w:trPr>
          <w:del w:id="729" w:author="Brian Bohman" w:date="2022-11-09T19:33:00Z"/>
        </w:trPr>
        <w:tc>
          <w:tcPr>
            <w:tcW w:w="1146" w:type="dxa"/>
            <w:tcBorders>
              <w:top w:val="single" w:sz="4" w:space="0" w:color="auto"/>
              <w:bottom w:val="single" w:sz="4" w:space="0" w:color="auto"/>
            </w:tcBorders>
            <w:vAlign w:val="center"/>
          </w:tcPr>
          <w:p w14:paraId="3E1710D3" w14:textId="1DC48F93" w:rsidR="0013514B" w:rsidRPr="00202022" w:rsidDel="00D432EA" w:rsidRDefault="0013514B" w:rsidP="00C6721E">
            <w:pPr>
              <w:pStyle w:val="TableBody"/>
              <w:rPr>
                <w:del w:id="730" w:author="Brian Bohman" w:date="2022-11-09T19:33:00Z"/>
              </w:rPr>
            </w:pPr>
          </w:p>
        </w:tc>
        <w:tc>
          <w:tcPr>
            <w:tcW w:w="1581" w:type="dxa"/>
            <w:tcBorders>
              <w:top w:val="single" w:sz="4" w:space="0" w:color="auto"/>
              <w:bottom w:val="single" w:sz="4" w:space="0" w:color="auto"/>
              <w:right w:val="dotted" w:sz="4" w:space="0" w:color="auto"/>
            </w:tcBorders>
            <w:vAlign w:val="center"/>
          </w:tcPr>
          <w:p w14:paraId="15ED3A55" w14:textId="18C4BC6B" w:rsidR="0013514B" w:rsidRPr="00202022" w:rsidDel="00D432EA" w:rsidRDefault="0013514B" w:rsidP="00C6721E">
            <w:pPr>
              <w:pStyle w:val="TableBody"/>
              <w:rPr>
                <w:del w:id="731" w:author="Brian Bohman" w:date="2022-11-09T19:33:00Z"/>
              </w:rPr>
            </w:pPr>
          </w:p>
        </w:tc>
        <w:tc>
          <w:tcPr>
            <w:tcW w:w="936" w:type="dxa"/>
            <w:tcBorders>
              <w:top w:val="single" w:sz="4" w:space="0" w:color="auto"/>
              <w:left w:val="dotted" w:sz="4" w:space="0" w:color="auto"/>
              <w:bottom w:val="single" w:sz="4" w:space="0" w:color="auto"/>
              <w:right w:val="dotted" w:sz="4" w:space="0" w:color="auto"/>
            </w:tcBorders>
          </w:tcPr>
          <w:p w14:paraId="48E393E3" w14:textId="2DDB6E53" w:rsidR="0013514B" w:rsidRPr="00202022" w:rsidDel="00D432EA" w:rsidRDefault="0013514B" w:rsidP="00C6721E">
            <w:pPr>
              <w:pStyle w:val="TableBody"/>
              <w:jc w:val="center"/>
              <w:rPr>
                <w:del w:id="732" w:author="Brian Bohman" w:date="2022-11-09T19:33:00Z"/>
              </w:rPr>
            </w:pPr>
            <w:del w:id="733" w:author="Brian Bohman" w:date="2022-11-09T19:33:00Z">
              <w:r w:rsidDel="00D432EA">
                <w:rPr>
                  <w:b/>
                  <w:bCs/>
                </w:rPr>
                <w:delText>G</w:delText>
              </w:r>
            </w:del>
          </w:p>
        </w:tc>
        <w:tc>
          <w:tcPr>
            <w:tcW w:w="7227" w:type="dxa"/>
            <w:tcBorders>
              <w:top w:val="single" w:sz="4" w:space="0" w:color="auto"/>
              <w:left w:val="dotted" w:sz="4" w:space="0" w:color="auto"/>
              <w:right w:val="dotted" w:sz="4" w:space="0" w:color="auto"/>
            </w:tcBorders>
          </w:tcPr>
          <w:p w14:paraId="5DAD5077" w14:textId="455EFFF9" w:rsidR="0013514B" w:rsidRPr="00400A93" w:rsidDel="00D432EA" w:rsidRDefault="0013514B" w:rsidP="00C6721E">
            <w:pPr>
              <w:pStyle w:val="TableBody"/>
              <w:jc w:val="center"/>
              <w:rPr>
                <w:del w:id="734" w:author="Brian Bohman" w:date="2022-11-09T19:33:00Z"/>
                <w:b/>
                <w:bCs/>
              </w:rPr>
            </w:pPr>
            <w:del w:id="735" w:author="Brian Bohman" w:date="2022-11-09T19:33:00Z">
              <w:r w:rsidDel="00D432EA">
                <w:rPr>
                  <w:b/>
                  <w:bCs/>
                </w:rPr>
                <w:delText>E</w:delText>
              </w:r>
            </w:del>
          </w:p>
        </w:tc>
        <w:tc>
          <w:tcPr>
            <w:tcW w:w="2628" w:type="dxa"/>
            <w:tcBorders>
              <w:top w:val="single" w:sz="4" w:space="0" w:color="auto"/>
              <w:left w:val="dotted" w:sz="4" w:space="0" w:color="auto"/>
              <w:bottom w:val="single" w:sz="4" w:space="0" w:color="auto"/>
            </w:tcBorders>
          </w:tcPr>
          <w:p w14:paraId="5CF4DFBD" w14:textId="4BED712F" w:rsidR="0013514B" w:rsidRPr="00400A93" w:rsidDel="00D432EA" w:rsidRDefault="0013514B" w:rsidP="00C6721E">
            <w:pPr>
              <w:pStyle w:val="TableBody"/>
              <w:jc w:val="center"/>
              <w:rPr>
                <w:del w:id="736" w:author="Brian Bohman" w:date="2022-11-09T19:33:00Z"/>
                <w:b/>
                <w:bCs/>
              </w:rPr>
            </w:pPr>
            <w:del w:id="737" w:author="Brian Bohman" w:date="2022-11-09T19:33:00Z">
              <w:r w:rsidRPr="00400A93" w:rsidDel="00D432EA">
                <w:rPr>
                  <w:b/>
                  <w:bCs/>
                </w:rPr>
                <w:delText>M</w:delText>
              </w:r>
            </w:del>
          </w:p>
        </w:tc>
      </w:tr>
    </w:tbl>
    <w:p w14:paraId="551DA6F3" w14:textId="77777777" w:rsidR="00F93247" w:rsidRDefault="00F93247">
      <w:pPr>
        <w:rPr>
          <w:ins w:id="738" w:author="Brian Bohman" w:date="2022-11-09T19:21:00Z"/>
        </w:rPr>
      </w:pPr>
    </w:p>
    <w:tbl>
      <w:tblPr>
        <w:tblStyle w:val="Grilledutableau"/>
        <w:tblW w:w="13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739" w:author="Brian Bohman" w:date="2022-11-09T19:34:00Z">
          <w:tblPr>
            <w:tblStyle w:val="Grilledutableau"/>
            <w:tblW w:w="13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1146"/>
        <w:gridCol w:w="1581"/>
        <w:gridCol w:w="936"/>
        <w:gridCol w:w="1107"/>
        <w:gridCol w:w="720"/>
        <w:gridCol w:w="1008"/>
        <w:gridCol w:w="720"/>
        <w:gridCol w:w="792"/>
        <w:gridCol w:w="864"/>
        <w:gridCol w:w="720"/>
        <w:gridCol w:w="1008"/>
        <w:gridCol w:w="1008"/>
        <w:gridCol w:w="1296"/>
        <w:gridCol w:w="576"/>
        <w:tblGridChange w:id="740">
          <w:tblGrid>
            <w:gridCol w:w="1146"/>
            <w:gridCol w:w="1581"/>
            <w:gridCol w:w="936"/>
            <w:gridCol w:w="1107"/>
            <w:gridCol w:w="1008"/>
            <w:gridCol w:w="720"/>
            <w:gridCol w:w="720"/>
            <w:gridCol w:w="792"/>
            <w:gridCol w:w="864"/>
            <w:gridCol w:w="720"/>
            <w:gridCol w:w="1008"/>
            <w:gridCol w:w="1008"/>
            <w:gridCol w:w="1296"/>
            <w:gridCol w:w="576"/>
            <w:gridCol w:w="720"/>
          </w:tblGrid>
        </w:tblGridChange>
      </w:tblGrid>
      <w:tr w:rsidR="00C3586D" w:rsidRPr="00202022" w14:paraId="0D3F8C8A" w14:textId="77777777" w:rsidTr="006049AC">
        <w:trPr>
          <w:ins w:id="741" w:author="Brian Bohman" w:date="2022-11-09T19:32:00Z"/>
          <w:trPrChange w:id="742" w:author="Brian Bohman" w:date="2022-11-09T19:34:00Z">
            <w:trPr>
              <w:gridAfter w:val="0"/>
            </w:trPr>
          </w:trPrChange>
        </w:trPr>
        <w:tc>
          <w:tcPr>
            <w:tcW w:w="13482" w:type="dxa"/>
            <w:gridSpan w:val="14"/>
            <w:tcBorders>
              <w:bottom w:val="single" w:sz="4" w:space="0" w:color="auto"/>
            </w:tcBorders>
            <w:vAlign w:val="center"/>
            <w:tcPrChange w:id="743" w:author="Brian Bohman" w:date="2022-11-09T19:34:00Z">
              <w:tcPr>
                <w:tcW w:w="13482" w:type="dxa"/>
                <w:gridSpan w:val="14"/>
                <w:tcBorders>
                  <w:top w:val="single" w:sz="4" w:space="0" w:color="auto"/>
                  <w:bottom w:val="single" w:sz="4" w:space="0" w:color="auto"/>
                </w:tcBorders>
                <w:vAlign w:val="center"/>
              </w:tcPr>
            </w:tcPrChange>
          </w:tcPr>
          <w:p w14:paraId="7D2B9D54" w14:textId="6AEC50C2" w:rsidR="00C3586D" w:rsidRDefault="00C3586D">
            <w:pPr>
              <w:pStyle w:val="TableCaption"/>
              <w:rPr>
                <w:ins w:id="744" w:author="Brian Bohman" w:date="2022-11-09T19:32:00Z"/>
              </w:rPr>
              <w:pPrChange w:id="745" w:author="Brian Bohman" w:date="2022-11-09T19:33:00Z">
                <w:pPr>
                  <w:pStyle w:val="TableBody"/>
                  <w:jc w:val="center"/>
                </w:pPr>
              </w:pPrChange>
            </w:pPr>
            <w:ins w:id="746" w:author="Brian Bohman" w:date="2022-11-09T19:33:00Z">
              <w:r w:rsidRPr="00C3586D">
                <w:t xml:space="preserve">Table </w:t>
              </w:r>
            </w:ins>
            <w:ins w:id="747" w:author="Brian Bohman" w:date="2022-11-10T06:59:00Z">
              <w:r w:rsidR="00823E8B">
                <w:t>3</w:t>
              </w:r>
            </w:ins>
            <w:ins w:id="748" w:author="Brian Bohman" w:date="2022-11-09T19:33:00Z">
              <w:r w:rsidRPr="00112DAC">
                <w:t>.</w:t>
              </w:r>
              <w:r w:rsidRPr="00112DAC">
                <w:rPr>
                  <w:b w:val="0"/>
                  <w:bCs/>
                  <w:rPrChange w:id="749" w:author="Brian Bohman" w:date="2022-11-09T19:33:00Z">
                    <w:rPr/>
                  </w:rPrChange>
                </w:rPr>
                <w:t xml:space="preserve"> Comparison of key experimental factors including for Genotype [G]: variety maturity class [Maturity Class]; Environment [E]: soil texture classification [Soil Texture], dates of typical growing season [Growing Season], soil organic matter content [OM], growing season mean daily temperature [T</w:t>
              </w:r>
              <w:r w:rsidRPr="004A6704">
                <w:rPr>
                  <w:b w:val="0"/>
                  <w:bCs/>
                  <w:vertAlign w:val="subscript"/>
                  <w:rPrChange w:id="750" w:author="Brian Bohman" w:date="2022-11-10T20:30:00Z">
                    <w:rPr/>
                  </w:rPrChange>
                </w:rPr>
                <w:t>Mean</w:t>
              </w:r>
              <w:r w:rsidRPr="00112DAC">
                <w:rPr>
                  <w:b w:val="0"/>
                  <w:bCs/>
                  <w:rPrChange w:id="751" w:author="Brian Bohman" w:date="2022-11-09T19:33:00Z">
                    <w:rPr/>
                  </w:rPrChange>
                </w:rPr>
                <w:t>], growing season cumulative precipitation [Precip.], growing season mean diurnal temperature difference [∆</w:t>
              </w:r>
              <w:commentRangeStart w:id="752"/>
              <w:r w:rsidRPr="00112DAC">
                <w:rPr>
                  <w:b w:val="0"/>
                  <w:bCs/>
                  <w:rPrChange w:id="753" w:author="Brian Bohman" w:date="2022-11-09T19:33:00Z">
                    <w:rPr/>
                  </w:rPrChange>
                </w:rPr>
                <w:t>T</w:t>
              </w:r>
              <w:r w:rsidRPr="004A6704">
                <w:rPr>
                  <w:b w:val="0"/>
                  <w:bCs/>
                  <w:vertAlign w:val="subscript"/>
                  <w:rPrChange w:id="754" w:author="Brian Bohman" w:date="2022-11-10T20:30:00Z">
                    <w:rPr/>
                  </w:rPrChange>
                </w:rPr>
                <w:t>Diurnal</w:t>
              </w:r>
            </w:ins>
            <w:commentRangeEnd w:id="752"/>
            <w:r w:rsidR="00F814CF">
              <w:rPr>
                <w:rStyle w:val="Marquedecommentaire"/>
                <w:rFonts w:ascii="Palatino Linotype" w:eastAsia="SimSun" w:hAnsi="Palatino Linotype"/>
                <w:b w:val="0"/>
                <w:noProof/>
                <w:color w:val="000000"/>
                <w:kern w:val="0"/>
                <w:lang w:eastAsia="zh-CN"/>
              </w:rPr>
              <w:commentReference w:id="752"/>
            </w:r>
            <w:ins w:id="755" w:author="Brian Bohman" w:date="2022-11-09T19:33:00Z">
              <w:r w:rsidRPr="00112DAC">
                <w:rPr>
                  <w:b w:val="0"/>
                  <w:bCs/>
                  <w:rPrChange w:id="756" w:author="Brian Bohman" w:date="2022-11-09T19:33:00Z">
                    <w:rPr/>
                  </w:rPrChange>
                </w:rPr>
                <w:t>], growing season cumulative growing degree days [</w:t>
              </w:r>
              <w:commentRangeStart w:id="757"/>
              <w:r w:rsidRPr="00112DAC">
                <w:rPr>
                  <w:b w:val="0"/>
                  <w:bCs/>
                  <w:rPrChange w:id="758" w:author="Brian Bohman" w:date="2022-11-09T19:33:00Z">
                    <w:rPr/>
                  </w:rPrChange>
                </w:rPr>
                <w:t>GDD</w:t>
              </w:r>
            </w:ins>
            <w:commentRangeEnd w:id="757"/>
            <w:r w:rsidR="00F814CF">
              <w:rPr>
                <w:rStyle w:val="Marquedecommentaire"/>
                <w:rFonts w:ascii="Palatino Linotype" w:eastAsia="SimSun" w:hAnsi="Palatino Linotype"/>
                <w:b w:val="0"/>
                <w:noProof/>
                <w:color w:val="000000"/>
                <w:kern w:val="0"/>
                <w:lang w:eastAsia="zh-CN"/>
              </w:rPr>
              <w:commentReference w:id="757"/>
            </w:r>
            <w:ins w:id="759" w:author="Brian Bohman" w:date="2022-11-09T19:33:00Z">
              <w:r w:rsidRPr="00112DAC">
                <w:rPr>
                  <w:b w:val="0"/>
                  <w:bCs/>
                  <w:rPrChange w:id="760" w:author="Brian Bohman" w:date="2022-11-09T19:33:00Z">
                    <w:rPr/>
                  </w:rPrChange>
                </w:rPr>
                <w:t>], growing season mean daily incident solar radiation [Sol. Rad.]; and Management [M]: planting density [Density], N fertilizer application source and timing [N Source &amp; Timing</w:t>
              </w:r>
              <w:r w:rsidR="00112DAC">
                <w:rPr>
                  <w:b w:val="0"/>
                  <w:bCs/>
                </w:rPr>
                <w:t>]</w:t>
              </w:r>
              <w:r w:rsidRPr="00112DAC">
                <w:rPr>
                  <w:b w:val="0"/>
                  <w:bCs/>
                  <w:rPrChange w:id="761" w:author="Brian Bohman" w:date="2022-11-09T19:33:00Z">
                    <w:rPr/>
                  </w:rPrChange>
                </w:rPr>
                <w:t>, and use of supplemental irrigation [Irr.].</w:t>
              </w:r>
            </w:ins>
          </w:p>
        </w:tc>
      </w:tr>
      <w:tr w:rsidR="00C3586D" w:rsidRPr="00202022" w14:paraId="2700A61A" w14:textId="77777777" w:rsidTr="00C6721E">
        <w:trPr>
          <w:ins w:id="762" w:author="Brian Bohman" w:date="2022-11-09T19:32:00Z"/>
        </w:trPr>
        <w:tc>
          <w:tcPr>
            <w:tcW w:w="1146" w:type="dxa"/>
            <w:tcBorders>
              <w:top w:val="single" w:sz="4" w:space="0" w:color="auto"/>
              <w:bottom w:val="single" w:sz="4" w:space="0" w:color="auto"/>
            </w:tcBorders>
            <w:vAlign w:val="center"/>
          </w:tcPr>
          <w:p w14:paraId="2EB0E7EA" w14:textId="77777777" w:rsidR="00C3586D" w:rsidRPr="00202022" w:rsidRDefault="00C3586D" w:rsidP="00C6721E">
            <w:pPr>
              <w:pStyle w:val="TableBody"/>
              <w:rPr>
                <w:ins w:id="763" w:author="Brian Bohman" w:date="2022-11-09T19:32:00Z"/>
              </w:rPr>
            </w:pPr>
          </w:p>
        </w:tc>
        <w:tc>
          <w:tcPr>
            <w:tcW w:w="1581" w:type="dxa"/>
            <w:tcBorders>
              <w:top w:val="single" w:sz="4" w:space="0" w:color="auto"/>
              <w:bottom w:val="single" w:sz="4" w:space="0" w:color="auto"/>
              <w:right w:val="dotted" w:sz="4" w:space="0" w:color="auto"/>
            </w:tcBorders>
            <w:vAlign w:val="center"/>
          </w:tcPr>
          <w:p w14:paraId="53BDCC2E" w14:textId="77777777" w:rsidR="00C3586D" w:rsidRPr="00202022" w:rsidRDefault="00C3586D" w:rsidP="00C6721E">
            <w:pPr>
              <w:pStyle w:val="TableBody"/>
              <w:rPr>
                <w:ins w:id="764" w:author="Brian Bohman" w:date="2022-11-09T19:32:00Z"/>
              </w:rPr>
            </w:pPr>
          </w:p>
        </w:tc>
        <w:tc>
          <w:tcPr>
            <w:tcW w:w="936" w:type="dxa"/>
            <w:tcBorders>
              <w:top w:val="single" w:sz="4" w:space="0" w:color="auto"/>
              <w:left w:val="dotted" w:sz="4" w:space="0" w:color="auto"/>
              <w:bottom w:val="single" w:sz="4" w:space="0" w:color="auto"/>
              <w:right w:val="dotted" w:sz="4" w:space="0" w:color="auto"/>
            </w:tcBorders>
          </w:tcPr>
          <w:p w14:paraId="334EE830" w14:textId="386BFD15" w:rsidR="00C3586D" w:rsidRPr="00C3586D" w:rsidRDefault="00C3586D" w:rsidP="00C6721E">
            <w:pPr>
              <w:pStyle w:val="TableBody"/>
              <w:jc w:val="center"/>
              <w:rPr>
                <w:ins w:id="765" w:author="Brian Bohman" w:date="2022-11-09T19:32:00Z"/>
                <w:b/>
                <w:bCs/>
                <w:rPrChange w:id="766" w:author="Brian Bohman" w:date="2022-11-09T19:32:00Z">
                  <w:rPr>
                    <w:ins w:id="767" w:author="Brian Bohman" w:date="2022-11-09T19:32:00Z"/>
                  </w:rPr>
                </w:rPrChange>
              </w:rPr>
            </w:pPr>
            <w:ins w:id="768" w:author="Brian Bohman" w:date="2022-11-09T19:32:00Z">
              <w:r w:rsidRPr="00C3586D">
                <w:rPr>
                  <w:b/>
                  <w:bCs/>
                  <w:rPrChange w:id="769" w:author="Brian Bohman" w:date="2022-11-09T19:32:00Z">
                    <w:rPr/>
                  </w:rPrChange>
                </w:rPr>
                <w:t>G</w:t>
              </w:r>
            </w:ins>
          </w:p>
        </w:tc>
        <w:tc>
          <w:tcPr>
            <w:tcW w:w="6939" w:type="dxa"/>
            <w:gridSpan w:val="8"/>
            <w:tcBorders>
              <w:top w:val="single" w:sz="4" w:space="0" w:color="auto"/>
              <w:left w:val="dotted" w:sz="4" w:space="0" w:color="auto"/>
              <w:right w:val="dotted" w:sz="4" w:space="0" w:color="auto"/>
            </w:tcBorders>
            <w:vAlign w:val="center"/>
          </w:tcPr>
          <w:p w14:paraId="637FD136" w14:textId="08785E92" w:rsidR="00C3586D" w:rsidRPr="00C3586D" w:rsidRDefault="00C3586D" w:rsidP="00F25858">
            <w:pPr>
              <w:pStyle w:val="TableBody"/>
              <w:jc w:val="center"/>
              <w:rPr>
                <w:ins w:id="770" w:author="Brian Bohman" w:date="2022-11-09T19:32:00Z"/>
                <w:b/>
                <w:bCs/>
                <w:rPrChange w:id="771" w:author="Brian Bohman" w:date="2022-11-09T19:32:00Z">
                  <w:rPr>
                    <w:ins w:id="772" w:author="Brian Bohman" w:date="2022-11-09T19:32:00Z"/>
                  </w:rPr>
                </w:rPrChange>
              </w:rPr>
            </w:pPr>
            <w:ins w:id="773" w:author="Brian Bohman" w:date="2022-11-09T19:32:00Z">
              <w:r>
                <w:rPr>
                  <w:b/>
                  <w:bCs/>
                </w:rPr>
                <w:t>E</w:t>
              </w:r>
            </w:ins>
          </w:p>
        </w:tc>
        <w:tc>
          <w:tcPr>
            <w:tcW w:w="2880" w:type="dxa"/>
            <w:gridSpan w:val="3"/>
            <w:tcBorders>
              <w:top w:val="single" w:sz="4" w:space="0" w:color="auto"/>
              <w:left w:val="dotted" w:sz="4" w:space="0" w:color="auto"/>
              <w:bottom w:val="single" w:sz="4" w:space="0" w:color="auto"/>
            </w:tcBorders>
            <w:vAlign w:val="center"/>
          </w:tcPr>
          <w:p w14:paraId="185C4646" w14:textId="4E4905BC" w:rsidR="00C3586D" w:rsidRPr="00C3586D" w:rsidRDefault="00C3586D" w:rsidP="00F25858">
            <w:pPr>
              <w:pStyle w:val="TableBody"/>
              <w:jc w:val="center"/>
              <w:rPr>
                <w:ins w:id="774" w:author="Brian Bohman" w:date="2022-11-09T19:32:00Z"/>
                <w:b/>
                <w:bCs/>
                <w:rPrChange w:id="775" w:author="Brian Bohman" w:date="2022-11-09T19:32:00Z">
                  <w:rPr>
                    <w:ins w:id="776" w:author="Brian Bohman" w:date="2022-11-09T19:32:00Z"/>
                  </w:rPr>
                </w:rPrChange>
              </w:rPr>
            </w:pPr>
            <w:ins w:id="777" w:author="Brian Bohman" w:date="2022-11-09T19:32:00Z">
              <w:r>
                <w:rPr>
                  <w:b/>
                  <w:bCs/>
                </w:rPr>
                <w:t>M</w:t>
              </w:r>
            </w:ins>
          </w:p>
        </w:tc>
      </w:tr>
      <w:tr w:rsidR="004A6704" w:rsidRPr="00202022" w14:paraId="7E920D8A" w14:textId="6B77B30B" w:rsidTr="004A6704">
        <w:tblPrEx>
          <w:tblPrExChange w:id="778" w:author="Brian Bohman" w:date="2022-11-10T20:32:00Z">
            <w:tblPrEx>
              <w:tblW w:w="12906" w:type="dxa"/>
            </w:tblPrEx>
          </w:tblPrExChange>
        </w:tblPrEx>
        <w:tc>
          <w:tcPr>
            <w:tcW w:w="1146" w:type="dxa"/>
            <w:tcBorders>
              <w:top w:val="single" w:sz="4" w:space="0" w:color="auto"/>
              <w:bottom w:val="single" w:sz="4" w:space="0" w:color="auto"/>
            </w:tcBorders>
            <w:vAlign w:val="center"/>
            <w:tcPrChange w:id="779" w:author="Brian Bohman" w:date="2022-11-10T20:32:00Z">
              <w:tcPr>
                <w:tcW w:w="1146" w:type="dxa"/>
                <w:tcBorders>
                  <w:top w:val="single" w:sz="4" w:space="0" w:color="auto"/>
                  <w:bottom w:val="single" w:sz="4" w:space="0" w:color="auto"/>
                </w:tcBorders>
                <w:vAlign w:val="center"/>
              </w:tcPr>
            </w:tcPrChange>
          </w:tcPr>
          <w:p w14:paraId="3B693456" w14:textId="77777777" w:rsidR="004A6704" w:rsidRPr="00202022" w:rsidRDefault="004A6704" w:rsidP="004A6704">
            <w:pPr>
              <w:pStyle w:val="TableBody"/>
            </w:pPr>
            <w:r w:rsidRPr="00202022">
              <w:t>Location</w:t>
            </w:r>
          </w:p>
        </w:tc>
        <w:tc>
          <w:tcPr>
            <w:tcW w:w="1581" w:type="dxa"/>
            <w:tcBorders>
              <w:top w:val="single" w:sz="4" w:space="0" w:color="auto"/>
              <w:bottom w:val="single" w:sz="4" w:space="0" w:color="auto"/>
              <w:right w:val="dotted" w:sz="4" w:space="0" w:color="auto"/>
            </w:tcBorders>
            <w:vAlign w:val="center"/>
            <w:tcPrChange w:id="780" w:author="Brian Bohman" w:date="2022-11-10T20:32:00Z">
              <w:tcPr>
                <w:tcW w:w="1581" w:type="dxa"/>
                <w:tcBorders>
                  <w:top w:val="single" w:sz="4" w:space="0" w:color="auto"/>
                  <w:bottom w:val="single" w:sz="4" w:space="0" w:color="auto"/>
                  <w:right w:val="dotted" w:sz="4" w:space="0" w:color="auto"/>
                </w:tcBorders>
                <w:vAlign w:val="center"/>
              </w:tcPr>
            </w:tcPrChange>
          </w:tcPr>
          <w:p w14:paraId="4E099F5B" w14:textId="77777777" w:rsidR="004A6704" w:rsidRPr="00202022" w:rsidRDefault="004A6704" w:rsidP="004A6704">
            <w:pPr>
              <w:pStyle w:val="TableBody"/>
            </w:pPr>
            <w:r w:rsidRPr="00202022">
              <w:t>Variety</w:t>
            </w:r>
          </w:p>
        </w:tc>
        <w:tc>
          <w:tcPr>
            <w:tcW w:w="936" w:type="dxa"/>
            <w:tcBorders>
              <w:top w:val="single" w:sz="4" w:space="0" w:color="auto"/>
              <w:left w:val="dotted" w:sz="4" w:space="0" w:color="auto"/>
              <w:bottom w:val="single" w:sz="4" w:space="0" w:color="auto"/>
              <w:right w:val="dotted" w:sz="4" w:space="0" w:color="auto"/>
            </w:tcBorders>
            <w:vAlign w:val="center"/>
            <w:tcPrChange w:id="781" w:author="Brian Bohman" w:date="2022-11-10T20:32:00Z">
              <w:tcPr>
                <w:tcW w:w="936" w:type="dxa"/>
                <w:tcBorders>
                  <w:top w:val="single" w:sz="4" w:space="0" w:color="auto"/>
                  <w:left w:val="dotted" w:sz="4" w:space="0" w:color="auto"/>
                  <w:bottom w:val="single" w:sz="4" w:space="0" w:color="auto"/>
                  <w:right w:val="dotted" w:sz="4" w:space="0" w:color="auto"/>
                </w:tcBorders>
              </w:tcPr>
            </w:tcPrChange>
          </w:tcPr>
          <w:p w14:paraId="62335746" w14:textId="26B9B629" w:rsidR="004A6704" w:rsidRPr="00202022" w:rsidRDefault="004A6704" w:rsidP="004A6704">
            <w:pPr>
              <w:pStyle w:val="TableBody"/>
              <w:jc w:val="center"/>
            </w:pPr>
            <w:r w:rsidRPr="00202022">
              <w:t>Maturity Class</w:t>
            </w:r>
            <w:r w:rsidRPr="00202022">
              <w:rPr>
                <w:vertAlign w:val="superscript"/>
              </w:rPr>
              <w:t>†</w:t>
            </w:r>
          </w:p>
        </w:tc>
        <w:tc>
          <w:tcPr>
            <w:tcW w:w="1107" w:type="dxa"/>
            <w:tcBorders>
              <w:top w:val="single" w:sz="4" w:space="0" w:color="auto"/>
              <w:left w:val="dotted" w:sz="4" w:space="0" w:color="auto"/>
            </w:tcBorders>
            <w:vAlign w:val="center"/>
            <w:tcPrChange w:id="782" w:author="Brian Bohman" w:date="2022-11-10T20:32:00Z">
              <w:tcPr>
                <w:tcW w:w="1107" w:type="dxa"/>
                <w:tcBorders>
                  <w:top w:val="single" w:sz="4" w:space="0" w:color="auto"/>
                  <w:left w:val="dotted" w:sz="4" w:space="0" w:color="auto"/>
                </w:tcBorders>
              </w:tcPr>
            </w:tcPrChange>
          </w:tcPr>
          <w:p w14:paraId="66A803E0" w14:textId="77777777" w:rsidR="004A6704" w:rsidRPr="003A5FE3" w:rsidRDefault="004A6704" w:rsidP="004A6704">
            <w:pPr>
              <w:pStyle w:val="TableBody"/>
              <w:jc w:val="center"/>
              <w:rPr>
                <w:vertAlign w:val="superscript"/>
              </w:rPr>
            </w:pPr>
            <w:r>
              <w:t>Soil Texture</w:t>
            </w:r>
            <w:r w:rsidRPr="00202022">
              <w:rPr>
                <w:vertAlign w:val="superscript"/>
              </w:rPr>
              <w:t>‡</w:t>
            </w:r>
          </w:p>
        </w:tc>
        <w:tc>
          <w:tcPr>
            <w:tcW w:w="720" w:type="dxa"/>
            <w:tcBorders>
              <w:top w:val="single" w:sz="4" w:space="0" w:color="auto"/>
            </w:tcBorders>
            <w:vAlign w:val="center"/>
            <w:tcPrChange w:id="783" w:author="Brian Bohman" w:date="2022-11-10T20:32:00Z">
              <w:tcPr>
                <w:tcW w:w="1008" w:type="dxa"/>
                <w:tcBorders>
                  <w:top w:val="single" w:sz="4" w:space="0" w:color="auto"/>
                </w:tcBorders>
              </w:tcPr>
            </w:tcPrChange>
          </w:tcPr>
          <w:p w14:paraId="4A0A4185" w14:textId="77777777" w:rsidR="004A6704" w:rsidRDefault="004A6704" w:rsidP="004A6704">
            <w:pPr>
              <w:pStyle w:val="TableBody"/>
              <w:jc w:val="center"/>
              <w:rPr>
                <w:ins w:id="784" w:author="Brian Bohman" w:date="2022-11-10T20:31:00Z"/>
              </w:rPr>
            </w:pPr>
            <w:ins w:id="785" w:author="Brian Bohman" w:date="2022-11-10T20:31:00Z">
              <w:r>
                <w:t>OM</w:t>
              </w:r>
            </w:ins>
          </w:p>
          <w:p w14:paraId="29194DA8" w14:textId="0680708C" w:rsidR="004A6704" w:rsidRDefault="004A6704" w:rsidP="004A6704">
            <w:pPr>
              <w:pStyle w:val="TableBody"/>
              <w:jc w:val="center"/>
            </w:pPr>
            <w:ins w:id="786" w:author="Brian Bohman" w:date="2022-11-10T20:31:00Z">
              <w:r>
                <w:t>[%]</w:t>
              </w:r>
            </w:ins>
          </w:p>
        </w:tc>
        <w:tc>
          <w:tcPr>
            <w:tcW w:w="1008" w:type="dxa"/>
            <w:tcBorders>
              <w:top w:val="single" w:sz="4" w:space="0" w:color="auto"/>
            </w:tcBorders>
            <w:vAlign w:val="center"/>
            <w:tcPrChange w:id="787" w:author="Brian Bohman" w:date="2022-11-10T20:32:00Z">
              <w:tcPr>
                <w:tcW w:w="720" w:type="dxa"/>
                <w:tcBorders>
                  <w:top w:val="single" w:sz="4" w:space="0" w:color="auto"/>
                </w:tcBorders>
              </w:tcPr>
            </w:tcPrChange>
          </w:tcPr>
          <w:p w14:paraId="56A99458" w14:textId="1955350D" w:rsidR="004A6704" w:rsidDel="0037236C" w:rsidRDefault="004A6704" w:rsidP="004A6704">
            <w:pPr>
              <w:pStyle w:val="TableBody"/>
              <w:jc w:val="center"/>
              <w:rPr>
                <w:del w:id="788" w:author="Brian Bohman" w:date="2022-11-10T20:32:00Z"/>
              </w:rPr>
            </w:pPr>
            <w:ins w:id="789" w:author="Brian Bohman" w:date="2022-11-10T20:32:00Z">
              <w:r>
                <w:t>Growing Season</w:t>
              </w:r>
            </w:ins>
            <w:ins w:id="790" w:author="Brian Bohman" w:date="2022-11-10T20:33:00Z">
              <w:r w:rsidR="00965A4F" w:rsidRPr="00965A4F">
                <w:rPr>
                  <w:vertAlign w:val="superscript"/>
                  <w:rPrChange w:id="791" w:author="Brian Bohman" w:date="2022-11-10T20:33:00Z">
                    <w:rPr/>
                  </w:rPrChange>
                </w:rPr>
                <w:t>§</w:t>
              </w:r>
            </w:ins>
            <w:del w:id="792" w:author="Brian Bohman" w:date="2022-11-10T20:32:00Z">
              <w:r w:rsidDel="0037236C">
                <w:delText>OM</w:delText>
              </w:r>
            </w:del>
          </w:p>
          <w:p w14:paraId="42ACEA5B" w14:textId="6F7D37AE" w:rsidR="004A6704" w:rsidRDefault="004A6704" w:rsidP="004A6704">
            <w:pPr>
              <w:pStyle w:val="TableBody"/>
              <w:jc w:val="center"/>
            </w:pPr>
            <w:del w:id="793" w:author="Brian Bohman" w:date="2022-11-10T20:32:00Z">
              <w:r w:rsidDel="0037236C">
                <w:delText>[%]</w:delText>
              </w:r>
            </w:del>
          </w:p>
        </w:tc>
        <w:tc>
          <w:tcPr>
            <w:tcW w:w="720" w:type="dxa"/>
            <w:tcBorders>
              <w:top w:val="single" w:sz="4" w:space="0" w:color="auto"/>
            </w:tcBorders>
            <w:vAlign w:val="center"/>
            <w:tcPrChange w:id="794" w:author="Brian Bohman" w:date="2022-11-10T20:32:00Z">
              <w:tcPr>
                <w:tcW w:w="720" w:type="dxa"/>
                <w:tcBorders>
                  <w:top w:val="single" w:sz="4" w:space="0" w:color="auto"/>
                </w:tcBorders>
              </w:tcPr>
            </w:tcPrChange>
          </w:tcPr>
          <w:p w14:paraId="7EA77E98" w14:textId="31B0E1F4" w:rsidR="004A6704" w:rsidRDefault="004A6704" w:rsidP="004A6704">
            <w:pPr>
              <w:pStyle w:val="TableBody"/>
              <w:jc w:val="center"/>
            </w:pPr>
            <w:r>
              <w:t>T</w:t>
            </w:r>
            <w:r>
              <w:rPr>
                <w:vertAlign w:val="subscript"/>
              </w:rPr>
              <w:t xml:space="preserve">Mean </w:t>
            </w:r>
            <w:r w:rsidRPr="00202022">
              <w:t>[ºC]</w:t>
            </w:r>
          </w:p>
        </w:tc>
        <w:tc>
          <w:tcPr>
            <w:tcW w:w="792" w:type="dxa"/>
            <w:tcBorders>
              <w:top w:val="single" w:sz="4" w:space="0" w:color="auto"/>
            </w:tcBorders>
            <w:vAlign w:val="center"/>
            <w:tcPrChange w:id="795" w:author="Brian Bohman" w:date="2022-11-10T20:32:00Z">
              <w:tcPr>
                <w:tcW w:w="792" w:type="dxa"/>
                <w:tcBorders>
                  <w:top w:val="single" w:sz="4" w:space="0" w:color="auto"/>
                </w:tcBorders>
              </w:tcPr>
            </w:tcPrChange>
          </w:tcPr>
          <w:p w14:paraId="7AB08FBE" w14:textId="57E3A5DB" w:rsidR="004A6704" w:rsidRDefault="004A6704" w:rsidP="004A6704">
            <w:pPr>
              <w:pStyle w:val="TableBody"/>
              <w:jc w:val="center"/>
            </w:pPr>
            <w:r>
              <w:t>Precip.</w:t>
            </w:r>
            <w:ins w:id="796" w:author="Brian Bohman" w:date="2022-11-09T19:12:00Z">
              <w:r w:rsidRPr="00202022">
                <w:rPr>
                  <w:vertAlign w:val="superscript"/>
                </w:rPr>
                <w:t xml:space="preserve"> </w:t>
              </w:r>
            </w:ins>
            <w:del w:id="797" w:author="Brian Bohman" w:date="2022-11-10T20:34:00Z">
              <w:r w:rsidDel="00B242EB">
                <w:delText xml:space="preserve"> </w:delText>
              </w:r>
            </w:del>
            <w:r>
              <w:t>[mm]</w:t>
            </w:r>
          </w:p>
        </w:tc>
        <w:tc>
          <w:tcPr>
            <w:tcW w:w="864" w:type="dxa"/>
            <w:tcBorders>
              <w:top w:val="single" w:sz="4" w:space="0" w:color="auto"/>
            </w:tcBorders>
            <w:vAlign w:val="center"/>
            <w:tcPrChange w:id="798" w:author="Brian Bohman" w:date="2022-11-10T20:32:00Z">
              <w:tcPr>
                <w:tcW w:w="864" w:type="dxa"/>
                <w:tcBorders>
                  <w:top w:val="single" w:sz="4" w:space="0" w:color="auto"/>
                </w:tcBorders>
              </w:tcPr>
            </w:tcPrChange>
          </w:tcPr>
          <w:p w14:paraId="6287560C" w14:textId="702FDCB1" w:rsidR="004A6704" w:rsidRDefault="004A6704" w:rsidP="004A6704">
            <w:pPr>
              <w:pStyle w:val="TableBody"/>
              <w:jc w:val="center"/>
            </w:pPr>
            <w:r w:rsidRPr="00202022">
              <w:t>∆T</w:t>
            </w:r>
            <w:r w:rsidRPr="00202022">
              <w:rPr>
                <w:vertAlign w:val="subscript"/>
              </w:rPr>
              <w:t>Diurnal</w:t>
            </w:r>
            <w:ins w:id="799" w:author="Brian Bohman" w:date="2022-11-10T20:34:00Z">
              <w:r w:rsidR="00B242EB">
                <w:rPr>
                  <w:vertAlign w:val="subscript"/>
                </w:rPr>
                <w:t xml:space="preserve"> </w:t>
              </w:r>
            </w:ins>
            <w:del w:id="800" w:author="Brian Bohman" w:date="2022-11-10T20:34:00Z">
              <w:r w:rsidRPr="00202022" w:rsidDel="00B242EB">
                <w:delText xml:space="preserve"> </w:delText>
              </w:r>
            </w:del>
            <w:r w:rsidRPr="00202022">
              <w:t>[ºC]</w:t>
            </w:r>
          </w:p>
        </w:tc>
        <w:tc>
          <w:tcPr>
            <w:tcW w:w="720" w:type="dxa"/>
            <w:tcBorders>
              <w:top w:val="single" w:sz="4" w:space="0" w:color="auto"/>
            </w:tcBorders>
            <w:vAlign w:val="center"/>
            <w:tcPrChange w:id="801" w:author="Brian Bohman" w:date="2022-11-10T20:32:00Z">
              <w:tcPr>
                <w:tcW w:w="720" w:type="dxa"/>
                <w:tcBorders>
                  <w:top w:val="single" w:sz="4" w:space="0" w:color="auto"/>
                </w:tcBorders>
              </w:tcPr>
            </w:tcPrChange>
          </w:tcPr>
          <w:p w14:paraId="7CFCE518" w14:textId="6AAA2E64" w:rsidR="004A6704" w:rsidRDefault="004A6704" w:rsidP="004A6704">
            <w:pPr>
              <w:pStyle w:val="TableBody"/>
              <w:jc w:val="center"/>
            </w:pPr>
            <w:r w:rsidRPr="00202022">
              <w:t>GDD [ºC d]</w:t>
            </w:r>
          </w:p>
        </w:tc>
        <w:tc>
          <w:tcPr>
            <w:tcW w:w="1008" w:type="dxa"/>
            <w:tcBorders>
              <w:top w:val="single" w:sz="4" w:space="0" w:color="auto"/>
              <w:right w:val="dotted" w:sz="4" w:space="0" w:color="auto"/>
            </w:tcBorders>
            <w:vAlign w:val="center"/>
            <w:tcPrChange w:id="802" w:author="Brian Bohman" w:date="2022-11-10T20:32:00Z">
              <w:tcPr>
                <w:tcW w:w="1008" w:type="dxa"/>
                <w:tcBorders>
                  <w:top w:val="single" w:sz="4" w:space="0" w:color="auto"/>
                  <w:right w:val="dotted" w:sz="4" w:space="0" w:color="auto"/>
                </w:tcBorders>
              </w:tcPr>
            </w:tcPrChange>
          </w:tcPr>
          <w:p w14:paraId="0CEDC8A7" w14:textId="4B0DBBF8" w:rsidR="004A6704" w:rsidRDefault="004A6704" w:rsidP="004A6704">
            <w:pPr>
              <w:pStyle w:val="TableBody"/>
              <w:jc w:val="center"/>
            </w:pPr>
            <w:r w:rsidRPr="00202022">
              <w:t>Sol. Rad.</w:t>
            </w:r>
            <w:ins w:id="803" w:author="Brian Bohman" w:date="2022-11-09T19:13:00Z">
              <w:r w:rsidRPr="00202022">
                <w:rPr>
                  <w:vertAlign w:val="superscript"/>
                </w:rPr>
                <w:t xml:space="preserve"> </w:t>
              </w:r>
            </w:ins>
            <w:del w:id="804" w:author="Brian Bohman" w:date="2022-11-10T20:34:00Z">
              <w:r w:rsidRPr="00202022" w:rsidDel="00B242EB">
                <w:delText xml:space="preserve"> </w:delText>
              </w:r>
            </w:del>
            <w:r w:rsidRPr="00202022">
              <w:t>[MJ m</w:t>
            </w:r>
            <w:r w:rsidRPr="00202022">
              <w:rPr>
                <w:vertAlign w:val="superscript"/>
              </w:rPr>
              <w:t>-2</w:t>
            </w:r>
            <w:r w:rsidRPr="00202022">
              <w:t>]</w:t>
            </w:r>
          </w:p>
        </w:tc>
        <w:tc>
          <w:tcPr>
            <w:tcW w:w="1008" w:type="dxa"/>
            <w:tcBorders>
              <w:top w:val="single" w:sz="4" w:space="0" w:color="auto"/>
              <w:left w:val="dotted" w:sz="4" w:space="0" w:color="auto"/>
              <w:bottom w:val="single" w:sz="4" w:space="0" w:color="auto"/>
            </w:tcBorders>
            <w:vAlign w:val="center"/>
            <w:tcPrChange w:id="805" w:author="Brian Bohman" w:date="2022-11-10T20:32:00Z">
              <w:tcPr>
                <w:tcW w:w="1008" w:type="dxa"/>
                <w:tcBorders>
                  <w:top w:val="single" w:sz="4" w:space="0" w:color="auto"/>
                  <w:left w:val="dotted" w:sz="4" w:space="0" w:color="auto"/>
                  <w:bottom w:val="single" w:sz="4" w:space="0" w:color="auto"/>
                </w:tcBorders>
              </w:tcPr>
            </w:tcPrChange>
          </w:tcPr>
          <w:p w14:paraId="193756C2" w14:textId="77777777" w:rsidR="004A6704" w:rsidRDefault="004A6704" w:rsidP="004A6704">
            <w:pPr>
              <w:pStyle w:val="TableBody"/>
              <w:jc w:val="center"/>
            </w:pPr>
            <w:r w:rsidRPr="00202022">
              <w:t>Density [plants ha</w:t>
            </w:r>
            <w:r w:rsidRPr="00202022">
              <w:rPr>
                <w:vertAlign w:val="superscript"/>
              </w:rPr>
              <w:t>-1</w:t>
            </w:r>
            <w:r w:rsidRPr="00202022">
              <w:t>]</w:t>
            </w:r>
          </w:p>
        </w:tc>
        <w:tc>
          <w:tcPr>
            <w:tcW w:w="1296" w:type="dxa"/>
            <w:tcBorders>
              <w:top w:val="single" w:sz="4" w:space="0" w:color="auto"/>
              <w:bottom w:val="single" w:sz="4" w:space="0" w:color="auto"/>
            </w:tcBorders>
            <w:vAlign w:val="center"/>
            <w:tcPrChange w:id="806" w:author="Brian Bohman" w:date="2022-11-10T20:32:00Z">
              <w:tcPr>
                <w:tcW w:w="1296" w:type="dxa"/>
                <w:tcBorders>
                  <w:top w:val="single" w:sz="4" w:space="0" w:color="auto"/>
                  <w:bottom w:val="single" w:sz="4" w:space="0" w:color="auto"/>
                </w:tcBorders>
              </w:tcPr>
            </w:tcPrChange>
          </w:tcPr>
          <w:p w14:paraId="7B080AC4" w14:textId="2796C0BE" w:rsidR="004A6704" w:rsidRDefault="004A6704" w:rsidP="004A6704">
            <w:pPr>
              <w:pStyle w:val="TableBody"/>
              <w:jc w:val="center"/>
            </w:pPr>
            <w:r w:rsidRPr="00202022">
              <w:t>N Source &amp; Timing</w:t>
            </w:r>
            <w:ins w:id="807" w:author="Brian Bohman" w:date="2022-11-10T20:35:00Z">
              <w:r w:rsidR="00B242EB" w:rsidRPr="00B242EB">
                <w:rPr>
                  <w:bCs/>
                  <w:vertAlign w:val="superscript"/>
                </w:rPr>
                <w:t>¶</w:t>
              </w:r>
            </w:ins>
            <w:del w:id="808" w:author="Brian Bohman" w:date="2022-11-10T20:35:00Z">
              <w:r w:rsidRPr="003A5FE3" w:rsidDel="00B242EB">
                <w:rPr>
                  <w:bCs/>
                  <w:vertAlign w:val="superscript"/>
                </w:rPr>
                <w:delText>§</w:delText>
              </w:r>
            </w:del>
          </w:p>
        </w:tc>
        <w:tc>
          <w:tcPr>
            <w:tcW w:w="576" w:type="dxa"/>
            <w:tcBorders>
              <w:top w:val="single" w:sz="4" w:space="0" w:color="auto"/>
              <w:bottom w:val="single" w:sz="4" w:space="0" w:color="auto"/>
            </w:tcBorders>
            <w:vAlign w:val="center"/>
            <w:tcPrChange w:id="809" w:author="Brian Bohman" w:date="2022-11-10T20:32:00Z">
              <w:tcPr>
                <w:tcW w:w="1296" w:type="dxa"/>
                <w:gridSpan w:val="2"/>
                <w:tcBorders>
                  <w:top w:val="single" w:sz="4" w:space="0" w:color="auto"/>
                  <w:bottom w:val="single" w:sz="4" w:space="0" w:color="auto"/>
                </w:tcBorders>
              </w:tcPr>
            </w:tcPrChange>
          </w:tcPr>
          <w:p w14:paraId="6A1C948B" w14:textId="42A49C92" w:rsidR="004A6704" w:rsidRPr="00202022" w:rsidRDefault="004A6704" w:rsidP="004A6704">
            <w:pPr>
              <w:pStyle w:val="TableBody"/>
              <w:jc w:val="center"/>
            </w:pPr>
            <w:ins w:id="810" w:author="Brian Bohman" w:date="2022-11-09T19:22:00Z">
              <w:r>
                <w:t>Irr</w:t>
              </w:r>
            </w:ins>
            <w:ins w:id="811" w:author="Brian Bohman" w:date="2022-11-09T19:26:00Z">
              <w:r>
                <w:t>.</w:t>
              </w:r>
            </w:ins>
          </w:p>
        </w:tc>
      </w:tr>
      <w:tr w:rsidR="004A6704" w:rsidRPr="00202022" w14:paraId="3FBA6165" w14:textId="657B99E5" w:rsidTr="004A6704">
        <w:tblPrEx>
          <w:tblPrExChange w:id="812" w:author="Brian Bohman" w:date="2022-11-10T20:32:00Z">
            <w:tblPrEx>
              <w:tblW w:w="14202" w:type="dxa"/>
            </w:tblPrEx>
          </w:tblPrExChange>
        </w:tblPrEx>
        <w:tc>
          <w:tcPr>
            <w:tcW w:w="1146" w:type="dxa"/>
            <w:vMerge w:val="restart"/>
            <w:tcBorders>
              <w:top w:val="single" w:sz="4" w:space="0" w:color="auto"/>
            </w:tcBorders>
            <w:vAlign w:val="center"/>
            <w:tcPrChange w:id="813" w:author="Brian Bohman" w:date="2022-11-10T20:32:00Z">
              <w:tcPr>
                <w:tcW w:w="1146" w:type="dxa"/>
                <w:vMerge w:val="restart"/>
                <w:tcBorders>
                  <w:top w:val="single" w:sz="4" w:space="0" w:color="auto"/>
                </w:tcBorders>
                <w:vAlign w:val="center"/>
              </w:tcPr>
            </w:tcPrChange>
          </w:tcPr>
          <w:p w14:paraId="441E6F94" w14:textId="77777777" w:rsidR="004A6704" w:rsidRPr="00202022" w:rsidRDefault="004A6704" w:rsidP="004A6704">
            <w:pPr>
              <w:pStyle w:val="TableBody"/>
            </w:pPr>
            <w:r w:rsidRPr="00202022">
              <w:t>Argentina</w:t>
            </w:r>
          </w:p>
        </w:tc>
        <w:tc>
          <w:tcPr>
            <w:tcW w:w="1581" w:type="dxa"/>
            <w:tcBorders>
              <w:top w:val="single" w:sz="4" w:space="0" w:color="auto"/>
              <w:right w:val="dotted" w:sz="4" w:space="0" w:color="auto"/>
            </w:tcBorders>
            <w:vAlign w:val="center"/>
            <w:tcPrChange w:id="814" w:author="Brian Bohman" w:date="2022-11-10T20:32:00Z">
              <w:tcPr>
                <w:tcW w:w="1581" w:type="dxa"/>
                <w:tcBorders>
                  <w:top w:val="single" w:sz="4" w:space="0" w:color="auto"/>
                  <w:right w:val="dotted" w:sz="4" w:space="0" w:color="auto"/>
                </w:tcBorders>
                <w:vAlign w:val="center"/>
              </w:tcPr>
            </w:tcPrChange>
          </w:tcPr>
          <w:p w14:paraId="5EAB51C3" w14:textId="77777777" w:rsidR="004A6704" w:rsidRPr="00202022" w:rsidRDefault="004A6704" w:rsidP="004A6704">
            <w:pPr>
              <w:pStyle w:val="TableBody"/>
            </w:pPr>
            <w:r w:rsidRPr="00202022">
              <w:t>Bannock Russet</w:t>
            </w:r>
          </w:p>
        </w:tc>
        <w:tc>
          <w:tcPr>
            <w:tcW w:w="936" w:type="dxa"/>
            <w:tcBorders>
              <w:top w:val="single" w:sz="4" w:space="0" w:color="auto"/>
              <w:left w:val="dotted" w:sz="4" w:space="0" w:color="auto"/>
              <w:right w:val="dotted" w:sz="4" w:space="0" w:color="auto"/>
            </w:tcBorders>
            <w:vAlign w:val="center"/>
            <w:tcPrChange w:id="815" w:author="Brian Bohman" w:date="2022-11-10T20:32:00Z">
              <w:tcPr>
                <w:tcW w:w="936" w:type="dxa"/>
                <w:tcBorders>
                  <w:top w:val="single" w:sz="4" w:space="0" w:color="auto"/>
                  <w:left w:val="dotted" w:sz="4" w:space="0" w:color="auto"/>
                  <w:right w:val="dotted" w:sz="4" w:space="0" w:color="auto"/>
                </w:tcBorders>
                <w:vAlign w:val="center"/>
              </w:tcPr>
            </w:tcPrChange>
          </w:tcPr>
          <w:p w14:paraId="6D6C8D3D" w14:textId="245E8DDD" w:rsidR="004A6704" w:rsidRPr="00202022" w:rsidRDefault="004A6704" w:rsidP="004A6704">
            <w:pPr>
              <w:pStyle w:val="TableBody"/>
              <w:jc w:val="center"/>
            </w:pPr>
            <w:r w:rsidRPr="00202022">
              <w:t>L to VL</w:t>
            </w:r>
          </w:p>
        </w:tc>
        <w:tc>
          <w:tcPr>
            <w:tcW w:w="1107" w:type="dxa"/>
            <w:vMerge w:val="restart"/>
            <w:tcBorders>
              <w:top w:val="single" w:sz="4" w:space="0" w:color="auto"/>
              <w:left w:val="dotted" w:sz="4" w:space="0" w:color="auto"/>
            </w:tcBorders>
            <w:vAlign w:val="center"/>
            <w:tcPrChange w:id="816" w:author="Brian Bohman" w:date="2022-11-10T20:32:00Z">
              <w:tcPr>
                <w:tcW w:w="1107" w:type="dxa"/>
                <w:vMerge w:val="restart"/>
                <w:tcBorders>
                  <w:top w:val="single" w:sz="4" w:space="0" w:color="auto"/>
                  <w:left w:val="dotted" w:sz="4" w:space="0" w:color="auto"/>
                </w:tcBorders>
                <w:vAlign w:val="center"/>
              </w:tcPr>
            </w:tcPrChange>
          </w:tcPr>
          <w:p w14:paraId="78735079" w14:textId="77777777" w:rsidR="004A6704" w:rsidRPr="00202022" w:rsidRDefault="004A6704" w:rsidP="004A6704">
            <w:pPr>
              <w:pStyle w:val="TableBody"/>
              <w:jc w:val="center"/>
            </w:pPr>
            <w:r>
              <w:t>L</w:t>
            </w:r>
          </w:p>
        </w:tc>
        <w:tc>
          <w:tcPr>
            <w:tcW w:w="720" w:type="dxa"/>
            <w:vMerge w:val="restart"/>
            <w:tcBorders>
              <w:top w:val="single" w:sz="4" w:space="0" w:color="auto"/>
            </w:tcBorders>
            <w:vAlign w:val="center"/>
            <w:tcPrChange w:id="817" w:author="Brian Bohman" w:date="2022-11-10T20:32:00Z">
              <w:tcPr>
                <w:tcW w:w="1008" w:type="dxa"/>
                <w:vMerge w:val="restart"/>
                <w:tcBorders>
                  <w:top w:val="single" w:sz="4" w:space="0" w:color="auto"/>
                </w:tcBorders>
                <w:vAlign w:val="center"/>
              </w:tcPr>
            </w:tcPrChange>
          </w:tcPr>
          <w:p w14:paraId="22AA6081" w14:textId="77777777" w:rsidR="004A6704" w:rsidRDefault="004A6704" w:rsidP="004A6704">
            <w:pPr>
              <w:pStyle w:val="TableBody"/>
              <w:jc w:val="center"/>
              <w:rPr>
                <w:ins w:id="818" w:author="Brian Bohman" w:date="2022-11-10T20:31:00Z"/>
              </w:rPr>
            </w:pPr>
            <w:ins w:id="819" w:author="Brian Bohman" w:date="2022-11-10T20:31:00Z">
              <w:r>
                <w:t>4.2 –</w:t>
              </w:r>
            </w:ins>
          </w:p>
          <w:p w14:paraId="7FF83DF1" w14:textId="7D44F641" w:rsidR="004A6704" w:rsidRDefault="004A6704" w:rsidP="004A6704">
            <w:pPr>
              <w:pStyle w:val="TableBody"/>
              <w:jc w:val="center"/>
            </w:pPr>
            <w:ins w:id="820" w:author="Brian Bohman" w:date="2022-11-10T20:31:00Z">
              <w:r>
                <w:t>5.2</w:t>
              </w:r>
            </w:ins>
          </w:p>
        </w:tc>
        <w:tc>
          <w:tcPr>
            <w:tcW w:w="1008" w:type="dxa"/>
            <w:vMerge w:val="restart"/>
            <w:tcBorders>
              <w:top w:val="single" w:sz="4" w:space="0" w:color="auto"/>
            </w:tcBorders>
            <w:vAlign w:val="center"/>
            <w:tcPrChange w:id="821" w:author="Brian Bohman" w:date="2022-11-10T20:32:00Z">
              <w:tcPr>
                <w:tcW w:w="720" w:type="dxa"/>
                <w:vMerge w:val="restart"/>
                <w:tcBorders>
                  <w:top w:val="single" w:sz="4" w:space="0" w:color="auto"/>
                </w:tcBorders>
                <w:vAlign w:val="center"/>
              </w:tcPr>
            </w:tcPrChange>
          </w:tcPr>
          <w:p w14:paraId="1AD2A56F" w14:textId="77777777" w:rsidR="004A6704" w:rsidRDefault="004A6704" w:rsidP="004A6704">
            <w:pPr>
              <w:pStyle w:val="TableBody"/>
              <w:jc w:val="center"/>
              <w:rPr>
                <w:ins w:id="822" w:author="Brian Bohman" w:date="2022-11-10T20:32:00Z"/>
              </w:rPr>
            </w:pPr>
            <w:ins w:id="823" w:author="Brian Bohman" w:date="2022-11-10T20:32:00Z">
              <w:r>
                <w:t>1 June –</w:t>
              </w:r>
            </w:ins>
          </w:p>
          <w:p w14:paraId="7AE320C6" w14:textId="1E214813" w:rsidR="004A6704" w:rsidRDefault="004A6704" w:rsidP="004A6704">
            <w:pPr>
              <w:pStyle w:val="TableBody"/>
              <w:jc w:val="center"/>
            </w:pPr>
            <w:ins w:id="824" w:author="Brian Bohman" w:date="2022-11-10T20:32:00Z">
              <w:r>
                <w:t>10 Oct.</w:t>
              </w:r>
            </w:ins>
            <w:del w:id="825" w:author="Brian Bohman" w:date="2022-11-10T20:32:00Z">
              <w:r w:rsidDel="0037236C">
                <w:delText xml:space="preserve">4.2 </w:delText>
              </w:r>
            </w:del>
            <w:del w:id="826" w:author="Brian Bohman" w:date="2022-11-09T19:20:00Z">
              <w:r w:rsidDel="00AF05EE">
                <w:delText>to</w:delText>
              </w:r>
            </w:del>
            <w:del w:id="827" w:author="Brian Bohman" w:date="2022-11-09T19:21:00Z">
              <w:r w:rsidDel="00AF05EE">
                <w:delText xml:space="preserve"> </w:delText>
              </w:r>
            </w:del>
            <w:del w:id="828" w:author="Brian Bohman" w:date="2022-11-10T20:32:00Z">
              <w:r w:rsidDel="0037236C">
                <w:delText>5.2</w:delText>
              </w:r>
            </w:del>
          </w:p>
        </w:tc>
        <w:tc>
          <w:tcPr>
            <w:tcW w:w="720" w:type="dxa"/>
            <w:vMerge w:val="restart"/>
            <w:tcBorders>
              <w:top w:val="single" w:sz="4" w:space="0" w:color="auto"/>
            </w:tcBorders>
            <w:vAlign w:val="center"/>
            <w:tcPrChange w:id="829" w:author="Brian Bohman" w:date="2022-11-10T20:32:00Z">
              <w:tcPr>
                <w:tcW w:w="720" w:type="dxa"/>
                <w:vMerge w:val="restart"/>
                <w:tcBorders>
                  <w:top w:val="single" w:sz="4" w:space="0" w:color="auto"/>
                </w:tcBorders>
                <w:vAlign w:val="center"/>
              </w:tcPr>
            </w:tcPrChange>
          </w:tcPr>
          <w:p w14:paraId="766D3EA4" w14:textId="77777777" w:rsidR="004A6704" w:rsidRDefault="004A6704" w:rsidP="004A6704">
            <w:pPr>
              <w:pStyle w:val="TableBody"/>
              <w:jc w:val="center"/>
            </w:pPr>
            <w:r>
              <w:t>18.4</w:t>
            </w:r>
          </w:p>
        </w:tc>
        <w:tc>
          <w:tcPr>
            <w:tcW w:w="792" w:type="dxa"/>
            <w:vMerge w:val="restart"/>
            <w:tcBorders>
              <w:top w:val="single" w:sz="4" w:space="0" w:color="auto"/>
            </w:tcBorders>
            <w:vAlign w:val="center"/>
            <w:tcPrChange w:id="830" w:author="Brian Bohman" w:date="2022-11-10T20:32:00Z">
              <w:tcPr>
                <w:tcW w:w="792" w:type="dxa"/>
                <w:vMerge w:val="restart"/>
                <w:tcBorders>
                  <w:top w:val="single" w:sz="4" w:space="0" w:color="auto"/>
                </w:tcBorders>
                <w:vAlign w:val="center"/>
              </w:tcPr>
            </w:tcPrChange>
          </w:tcPr>
          <w:p w14:paraId="58091D60" w14:textId="77777777" w:rsidR="004A6704" w:rsidRDefault="004A6704" w:rsidP="004A6704">
            <w:pPr>
              <w:pStyle w:val="TableBody"/>
              <w:jc w:val="center"/>
            </w:pPr>
            <w:r>
              <w:t>428</w:t>
            </w:r>
          </w:p>
        </w:tc>
        <w:tc>
          <w:tcPr>
            <w:tcW w:w="864" w:type="dxa"/>
            <w:vMerge w:val="restart"/>
            <w:tcBorders>
              <w:top w:val="single" w:sz="4" w:space="0" w:color="auto"/>
            </w:tcBorders>
            <w:vAlign w:val="center"/>
            <w:tcPrChange w:id="831" w:author="Brian Bohman" w:date="2022-11-10T20:32:00Z">
              <w:tcPr>
                <w:tcW w:w="864" w:type="dxa"/>
                <w:vMerge w:val="restart"/>
                <w:tcBorders>
                  <w:top w:val="single" w:sz="4" w:space="0" w:color="auto"/>
                </w:tcBorders>
                <w:vAlign w:val="center"/>
              </w:tcPr>
            </w:tcPrChange>
          </w:tcPr>
          <w:p w14:paraId="70B8D931" w14:textId="77777777" w:rsidR="004A6704" w:rsidRDefault="004A6704" w:rsidP="004A6704">
            <w:pPr>
              <w:pStyle w:val="TableBody"/>
              <w:jc w:val="center"/>
            </w:pPr>
            <w:r w:rsidRPr="00202022">
              <w:t>13.6</w:t>
            </w:r>
          </w:p>
        </w:tc>
        <w:tc>
          <w:tcPr>
            <w:tcW w:w="720" w:type="dxa"/>
            <w:vMerge w:val="restart"/>
            <w:tcBorders>
              <w:top w:val="single" w:sz="4" w:space="0" w:color="auto"/>
            </w:tcBorders>
            <w:vAlign w:val="center"/>
            <w:tcPrChange w:id="832" w:author="Brian Bohman" w:date="2022-11-10T20:32:00Z">
              <w:tcPr>
                <w:tcW w:w="720" w:type="dxa"/>
                <w:vMerge w:val="restart"/>
                <w:tcBorders>
                  <w:top w:val="single" w:sz="4" w:space="0" w:color="auto"/>
                </w:tcBorders>
                <w:vAlign w:val="center"/>
              </w:tcPr>
            </w:tcPrChange>
          </w:tcPr>
          <w:p w14:paraId="7E712D86" w14:textId="77777777" w:rsidR="004A6704" w:rsidRDefault="004A6704" w:rsidP="004A6704">
            <w:pPr>
              <w:pStyle w:val="TableBody"/>
              <w:jc w:val="center"/>
            </w:pPr>
            <w:r w:rsidRPr="00202022">
              <w:t>17</w:t>
            </w:r>
            <w:r>
              <w:t>39</w:t>
            </w:r>
          </w:p>
        </w:tc>
        <w:tc>
          <w:tcPr>
            <w:tcW w:w="1008" w:type="dxa"/>
            <w:vMerge w:val="restart"/>
            <w:tcBorders>
              <w:top w:val="single" w:sz="4" w:space="0" w:color="auto"/>
              <w:right w:val="dotted" w:sz="4" w:space="0" w:color="auto"/>
            </w:tcBorders>
            <w:vAlign w:val="center"/>
            <w:tcPrChange w:id="833" w:author="Brian Bohman" w:date="2022-11-10T20:32:00Z">
              <w:tcPr>
                <w:tcW w:w="1008" w:type="dxa"/>
                <w:vMerge w:val="restart"/>
                <w:tcBorders>
                  <w:top w:val="single" w:sz="4" w:space="0" w:color="auto"/>
                  <w:right w:val="dotted" w:sz="4" w:space="0" w:color="auto"/>
                </w:tcBorders>
                <w:vAlign w:val="center"/>
              </w:tcPr>
            </w:tcPrChange>
          </w:tcPr>
          <w:p w14:paraId="56EC7047" w14:textId="77777777" w:rsidR="004A6704" w:rsidRDefault="004A6704" w:rsidP="004A6704">
            <w:pPr>
              <w:pStyle w:val="TableBody"/>
              <w:jc w:val="center"/>
            </w:pPr>
            <w:r>
              <w:t>25.5</w:t>
            </w:r>
          </w:p>
        </w:tc>
        <w:tc>
          <w:tcPr>
            <w:tcW w:w="1008" w:type="dxa"/>
            <w:vMerge w:val="restart"/>
            <w:tcBorders>
              <w:top w:val="single" w:sz="4" w:space="0" w:color="auto"/>
              <w:left w:val="dotted" w:sz="4" w:space="0" w:color="auto"/>
              <w:bottom w:val="dotted" w:sz="4" w:space="0" w:color="auto"/>
            </w:tcBorders>
            <w:vAlign w:val="center"/>
            <w:tcPrChange w:id="834" w:author="Brian Bohman" w:date="2022-11-10T20:32:00Z">
              <w:tcPr>
                <w:tcW w:w="1008" w:type="dxa"/>
                <w:vMerge w:val="restart"/>
                <w:tcBorders>
                  <w:top w:val="single" w:sz="4" w:space="0" w:color="auto"/>
                  <w:left w:val="dotted" w:sz="4" w:space="0" w:color="auto"/>
                  <w:bottom w:val="dotted" w:sz="4" w:space="0" w:color="auto"/>
                </w:tcBorders>
                <w:vAlign w:val="center"/>
              </w:tcPr>
            </w:tcPrChange>
          </w:tcPr>
          <w:p w14:paraId="479C44B6" w14:textId="77777777" w:rsidR="004A6704" w:rsidRDefault="004A6704" w:rsidP="004A6704">
            <w:pPr>
              <w:pStyle w:val="TableBody"/>
              <w:jc w:val="center"/>
            </w:pPr>
            <w:r w:rsidRPr="00202022">
              <w:t>59,000</w:t>
            </w:r>
          </w:p>
        </w:tc>
        <w:tc>
          <w:tcPr>
            <w:tcW w:w="1296" w:type="dxa"/>
            <w:vMerge w:val="restart"/>
            <w:tcBorders>
              <w:top w:val="single" w:sz="4" w:space="0" w:color="auto"/>
              <w:bottom w:val="dotted" w:sz="4" w:space="0" w:color="auto"/>
            </w:tcBorders>
            <w:vAlign w:val="center"/>
            <w:tcPrChange w:id="835" w:author="Brian Bohman" w:date="2022-11-10T20:32:00Z">
              <w:tcPr>
                <w:tcW w:w="1296" w:type="dxa"/>
                <w:vMerge w:val="restart"/>
                <w:tcBorders>
                  <w:top w:val="single" w:sz="4" w:space="0" w:color="auto"/>
                  <w:bottom w:val="dotted" w:sz="4" w:space="0" w:color="auto"/>
                </w:tcBorders>
                <w:vAlign w:val="center"/>
              </w:tcPr>
            </w:tcPrChange>
          </w:tcPr>
          <w:p w14:paraId="5104C9B1" w14:textId="77777777" w:rsidR="004A6704" w:rsidRDefault="004A6704" w:rsidP="004A6704">
            <w:pPr>
              <w:pStyle w:val="TableBody"/>
              <w:jc w:val="center"/>
            </w:pPr>
            <w:r w:rsidRPr="00202022">
              <w:t>Urea @ PL</w:t>
            </w:r>
          </w:p>
        </w:tc>
        <w:tc>
          <w:tcPr>
            <w:tcW w:w="576" w:type="dxa"/>
            <w:vMerge w:val="restart"/>
            <w:tcBorders>
              <w:top w:val="single" w:sz="4" w:space="0" w:color="auto"/>
            </w:tcBorders>
            <w:vAlign w:val="center"/>
            <w:tcPrChange w:id="836" w:author="Brian Bohman" w:date="2022-11-10T20:32:00Z">
              <w:tcPr>
                <w:tcW w:w="1296" w:type="dxa"/>
                <w:gridSpan w:val="2"/>
                <w:vMerge w:val="restart"/>
                <w:tcBorders>
                  <w:top w:val="single" w:sz="4" w:space="0" w:color="auto"/>
                </w:tcBorders>
                <w:vAlign w:val="center"/>
              </w:tcPr>
            </w:tcPrChange>
          </w:tcPr>
          <w:p w14:paraId="51CBDAA1" w14:textId="3CA3CE59" w:rsidR="004A6704" w:rsidRPr="00202022" w:rsidRDefault="004A6704" w:rsidP="004A6704">
            <w:pPr>
              <w:pStyle w:val="TableBody"/>
              <w:jc w:val="center"/>
            </w:pPr>
            <w:ins w:id="837" w:author="Brian Bohman" w:date="2022-11-09T19:23:00Z">
              <w:r>
                <w:t>Yes</w:t>
              </w:r>
            </w:ins>
          </w:p>
        </w:tc>
      </w:tr>
      <w:tr w:rsidR="004A6704" w:rsidRPr="00202022" w14:paraId="5CE24129" w14:textId="148F36AC" w:rsidTr="00C6721E">
        <w:tblPrEx>
          <w:tblPrExChange w:id="838" w:author="Brian Bohman" w:date="2022-11-10T20:32:00Z">
            <w:tblPrEx>
              <w:tblW w:w="14202" w:type="dxa"/>
            </w:tblPrEx>
          </w:tblPrExChange>
        </w:tblPrEx>
        <w:tc>
          <w:tcPr>
            <w:tcW w:w="1146" w:type="dxa"/>
            <w:vMerge/>
            <w:vAlign w:val="center"/>
            <w:tcPrChange w:id="839" w:author="Brian Bohman" w:date="2022-11-10T20:32:00Z">
              <w:tcPr>
                <w:tcW w:w="1146" w:type="dxa"/>
                <w:vMerge/>
                <w:vAlign w:val="center"/>
              </w:tcPr>
            </w:tcPrChange>
          </w:tcPr>
          <w:p w14:paraId="6C372E37" w14:textId="77777777" w:rsidR="004A6704" w:rsidRPr="00202022" w:rsidRDefault="004A6704" w:rsidP="004A6704">
            <w:pPr>
              <w:pStyle w:val="TableBody"/>
            </w:pPr>
          </w:p>
        </w:tc>
        <w:tc>
          <w:tcPr>
            <w:tcW w:w="1581" w:type="dxa"/>
            <w:tcBorders>
              <w:right w:val="dotted" w:sz="4" w:space="0" w:color="auto"/>
            </w:tcBorders>
            <w:vAlign w:val="center"/>
            <w:tcPrChange w:id="840" w:author="Brian Bohman" w:date="2022-11-10T20:32:00Z">
              <w:tcPr>
                <w:tcW w:w="1581" w:type="dxa"/>
                <w:tcBorders>
                  <w:right w:val="dotted" w:sz="4" w:space="0" w:color="auto"/>
                </w:tcBorders>
                <w:vAlign w:val="center"/>
              </w:tcPr>
            </w:tcPrChange>
          </w:tcPr>
          <w:p w14:paraId="1BF4DB9C" w14:textId="77777777" w:rsidR="004A6704" w:rsidRPr="00202022" w:rsidRDefault="004A6704" w:rsidP="004A6704">
            <w:pPr>
              <w:pStyle w:val="TableBody"/>
            </w:pPr>
            <w:r w:rsidRPr="00202022">
              <w:t>Gem Russet</w:t>
            </w:r>
          </w:p>
        </w:tc>
        <w:tc>
          <w:tcPr>
            <w:tcW w:w="936" w:type="dxa"/>
            <w:tcBorders>
              <w:left w:val="dotted" w:sz="4" w:space="0" w:color="auto"/>
              <w:right w:val="dotted" w:sz="4" w:space="0" w:color="auto"/>
            </w:tcBorders>
            <w:vAlign w:val="center"/>
            <w:tcPrChange w:id="841" w:author="Brian Bohman" w:date="2022-11-10T20:32:00Z">
              <w:tcPr>
                <w:tcW w:w="936" w:type="dxa"/>
                <w:tcBorders>
                  <w:left w:val="dotted" w:sz="4" w:space="0" w:color="auto"/>
                  <w:right w:val="dotted" w:sz="4" w:space="0" w:color="auto"/>
                </w:tcBorders>
                <w:vAlign w:val="center"/>
              </w:tcPr>
            </w:tcPrChange>
          </w:tcPr>
          <w:p w14:paraId="1B99AB3E" w14:textId="77777777" w:rsidR="004A6704" w:rsidRPr="00202022" w:rsidRDefault="004A6704" w:rsidP="004A6704">
            <w:pPr>
              <w:pStyle w:val="TableBody"/>
              <w:jc w:val="center"/>
            </w:pPr>
            <w:r w:rsidRPr="00202022">
              <w:t>M to L</w:t>
            </w:r>
          </w:p>
        </w:tc>
        <w:tc>
          <w:tcPr>
            <w:tcW w:w="1107" w:type="dxa"/>
            <w:vMerge/>
            <w:tcBorders>
              <w:left w:val="dotted" w:sz="4" w:space="0" w:color="auto"/>
            </w:tcBorders>
            <w:vAlign w:val="center"/>
            <w:tcPrChange w:id="842" w:author="Brian Bohman" w:date="2022-11-10T20:32:00Z">
              <w:tcPr>
                <w:tcW w:w="1107" w:type="dxa"/>
                <w:vMerge/>
                <w:tcBorders>
                  <w:left w:val="dotted" w:sz="4" w:space="0" w:color="auto"/>
                </w:tcBorders>
                <w:vAlign w:val="center"/>
              </w:tcPr>
            </w:tcPrChange>
          </w:tcPr>
          <w:p w14:paraId="714B2C82" w14:textId="77777777" w:rsidR="004A6704" w:rsidRPr="00202022" w:rsidRDefault="004A6704" w:rsidP="004A6704">
            <w:pPr>
              <w:pStyle w:val="TableBody"/>
              <w:jc w:val="center"/>
            </w:pPr>
          </w:p>
        </w:tc>
        <w:tc>
          <w:tcPr>
            <w:tcW w:w="720" w:type="dxa"/>
            <w:vMerge/>
            <w:tcPrChange w:id="843" w:author="Brian Bohman" w:date="2022-11-10T20:32:00Z">
              <w:tcPr>
                <w:tcW w:w="1008" w:type="dxa"/>
                <w:vMerge/>
                <w:vAlign w:val="center"/>
              </w:tcPr>
            </w:tcPrChange>
          </w:tcPr>
          <w:p w14:paraId="08F82396" w14:textId="77777777" w:rsidR="004A6704" w:rsidRPr="00202022" w:rsidRDefault="004A6704" w:rsidP="004A6704">
            <w:pPr>
              <w:pStyle w:val="TableBody"/>
              <w:jc w:val="center"/>
            </w:pPr>
          </w:p>
        </w:tc>
        <w:tc>
          <w:tcPr>
            <w:tcW w:w="1008" w:type="dxa"/>
            <w:vMerge/>
            <w:vAlign w:val="center"/>
            <w:tcPrChange w:id="844" w:author="Brian Bohman" w:date="2022-11-10T20:32:00Z">
              <w:tcPr>
                <w:tcW w:w="720" w:type="dxa"/>
                <w:vMerge/>
              </w:tcPr>
            </w:tcPrChange>
          </w:tcPr>
          <w:p w14:paraId="6BF75FE6" w14:textId="716D4B8C" w:rsidR="004A6704" w:rsidRPr="00202022" w:rsidRDefault="004A6704" w:rsidP="004A6704">
            <w:pPr>
              <w:pStyle w:val="TableBody"/>
              <w:jc w:val="center"/>
            </w:pPr>
          </w:p>
        </w:tc>
        <w:tc>
          <w:tcPr>
            <w:tcW w:w="720" w:type="dxa"/>
            <w:vMerge/>
            <w:tcPrChange w:id="845" w:author="Brian Bohman" w:date="2022-11-10T20:32:00Z">
              <w:tcPr>
                <w:tcW w:w="720" w:type="dxa"/>
                <w:vMerge/>
              </w:tcPr>
            </w:tcPrChange>
          </w:tcPr>
          <w:p w14:paraId="0C26F152" w14:textId="77777777" w:rsidR="004A6704" w:rsidRPr="00202022" w:rsidRDefault="004A6704" w:rsidP="004A6704">
            <w:pPr>
              <w:pStyle w:val="TableBody"/>
              <w:jc w:val="center"/>
            </w:pPr>
          </w:p>
        </w:tc>
        <w:tc>
          <w:tcPr>
            <w:tcW w:w="792" w:type="dxa"/>
            <w:vMerge/>
            <w:vAlign w:val="center"/>
            <w:tcPrChange w:id="846" w:author="Brian Bohman" w:date="2022-11-10T20:32:00Z">
              <w:tcPr>
                <w:tcW w:w="792" w:type="dxa"/>
                <w:vMerge/>
                <w:vAlign w:val="center"/>
              </w:tcPr>
            </w:tcPrChange>
          </w:tcPr>
          <w:p w14:paraId="4D048685" w14:textId="77777777" w:rsidR="004A6704" w:rsidRPr="00202022" w:rsidRDefault="004A6704" w:rsidP="004A6704">
            <w:pPr>
              <w:pStyle w:val="TableBody"/>
              <w:jc w:val="center"/>
            </w:pPr>
          </w:p>
        </w:tc>
        <w:tc>
          <w:tcPr>
            <w:tcW w:w="864" w:type="dxa"/>
            <w:vMerge/>
            <w:vAlign w:val="center"/>
            <w:tcPrChange w:id="847" w:author="Brian Bohman" w:date="2022-11-10T20:32:00Z">
              <w:tcPr>
                <w:tcW w:w="864" w:type="dxa"/>
                <w:vMerge/>
                <w:vAlign w:val="center"/>
              </w:tcPr>
            </w:tcPrChange>
          </w:tcPr>
          <w:p w14:paraId="41A96AD7" w14:textId="77777777" w:rsidR="004A6704" w:rsidRPr="00202022" w:rsidRDefault="004A6704" w:rsidP="004A6704">
            <w:pPr>
              <w:pStyle w:val="TableBody"/>
              <w:jc w:val="center"/>
            </w:pPr>
          </w:p>
        </w:tc>
        <w:tc>
          <w:tcPr>
            <w:tcW w:w="720" w:type="dxa"/>
            <w:vMerge/>
            <w:vAlign w:val="center"/>
            <w:tcPrChange w:id="848" w:author="Brian Bohman" w:date="2022-11-10T20:32:00Z">
              <w:tcPr>
                <w:tcW w:w="720" w:type="dxa"/>
                <w:vMerge/>
                <w:vAlign w:val="center"/>
              </w:tcPr>
            </w:tcPrChange>
          </w:tcPr>
          <w:p w14:paraId="1B74A1BC" w14:textId="77777777" w:rsidR="004A6704" w:rsidRPr="00202022" w:rsidRDefault="004A6704" w:rsidP="004A6704">
            <w:pPr>
              <w:pStyle w:val="TableBody"/>
              <w:jc w:val="center"/>
            </w:pPr>
          </w:p>
        </w:tc>
        <w:tc>
          <w:tcPr>
            <w:tcW w:w="1008" w:type="dxa"/>
            <w:vMerge/>
            <w:tcBorders>
              <w:right w:val="dotted" w:sz="4" w:space="0" w:color="auto"/>
            </w:tcBorders>
            <w:vAlign w:val="center"/>
            <w:tcPrChange w:id="849" w:author="Brian Bohman" w:date="2022-11-10T20:32:00Z">
              <w:tcPr>
                <w:tcW w:w="1008" w:type="dxa"/>
                <w:vMerge/>
                <w:tcBorders>
                  <w:right w:val="dotted" w:sz="4" w:space="0" w:color="auto"/>
                </w:tcBorders>
                <w:vAlign w:val="center"/>
              </w:tcPr>
            </w:tcPrChange>
          </w:tcPr>
          <w:p w14:paraId="646D64CA" w14:textId="77777777" w:rsidR="004A6704" w:rsidRPr="00202022" w:rsidRDefault="004A6704" w:rsidP="004A6704">
            <w:pPr>
              <w:pStyle w:val="TableBody"/>
              <w:jc w:val="center"/>
            </w:pPr>
          </w:p>
        </w:tc>
        <w:tc>
          <w:tcPr>
            <w:tcW w:w="1008" w:type="dxa"/>
            <w:vMerge/>
            <w:tcBorders>
              <w:left w:val="dotted" w:sz="4" w:space="0" w:color="auto"/>
              <w:bottom w:val="dotted" w:sz="4" w:space="0" w:color="auto"/>
            </w:tcBorders>
            <w:vAlign w:val="center"/>
            <w:tcPrChange w:id="850" w:author="Brian Bohman" w:date="2022-11-10T20:32:00Z">
              <w:tcPr>
                <w:tcW w:w="1008" w:type="dxa"/>
                <w:vMerge/>
                <w:tcBorders>
                  <w:left w:val="dotted" w:sz="4" w:space="0" w:color="auto"/>
                  <w:bottom w:val="dotted" w:sz="4" w:space="0" w:color="auto"/>
                </w:tcBorders>
                <w:vAlign w:val="center"/>
              </w:tcPr>
            </w:tcPrChange>
          </w:tcPr>
          <w:p w14:paraId="53C07BC3" w14:textId="77777777" w:rsidR="004A6704" w:rsidRPr="00202022" w:rsidRDefault="004A6704" w:rsidP="004A6704">
            <w:pPr>
              <w:pStyle w:val="TableBody"/>
              <w:jc w:val="center"/>
            </w:pPr>
          </w:p>
        </w:tc>
        <w:tc>
          <w:tcPr>
            <w:tcW w:w="1296" w:type="dxa"/>
            <w:vMerge/>
            <w:tcBorders>
              <w:bottom w:val="dotted" w:sz="4" w:space="0" w:color="auto"/>
            </w:tcBorders>
            <w:vAlign w:val="center"/>
            <w:tcPrChange w:id="851" w:author="Brian Bohman" w:date="2022-11-10T20:32:00Z">
              <w:tcPr>
                <w:tcW w:w="1296" w:type="dxa"/>
                <w:vMerge/>
                <w:tcBorders>
                  <w:bottom w:val="dotted" w:sz="4" w:space="0" w:color="auto"/>
                </w:tcBorders>
                <w:vAlign w:val="center"/>
              </w:tcPr>
            </w:tcPrChange>
          </w:tcPr>
          <w:p w14:paraId="1A58D4A3" w14:textId="77777777" w:rsidR="004A6704" w:rsidRPr="00202022" w:rsidRDefault="004A6704" w:rsidP="004A6704">
            <w:pPr>
              <w:pStyle w:val="TableBody"/>
              <w:jc w:val="center"/>
            </w:pPr>
          </w:p>
        </w:tc>
        <w:tc>
          <w:tcPr>
            <w:tcW w:w="576" w:type="dxa"/>
            <w:vMerge/>
            <w:vAlign w:val="center"/>
            <w:tcPrChange w:id="852" w:author="Brian Bohman" w:date="2022-11-10T20:32:00Z">
              <w:tcPr>
                <w:tcW w:w="1296" w:type="dxa"/>
                <w:gridSpan w:val="2"/>
                <w:vMerge/>
                <w:vAlign w:val="center"/>
              </w:tcPr>
            </w:tcPrChange>
          </w:tcPr>
          <w:p w14:paraId="55311257" w14:textId="77777777" w:rsidR="004A6704" w:rsidRPr="00202022" w:rsidRDefault="004A6704" w:rsidP="004A6704">
            <w:pPr>
              <w:pStyle w:val="TableBody"/>
              <w:jc w:val="center"/>
            </w:pPr>
          </w:p>
        </w:tc>
      </w:tr>
      <w:tr w:rsidR="004A6704" w:rsidRPr="00202022" w14:paraId="36029E4C" w14:textId="569973BD" w:rsidTr="00C6721E">
        <w:tblPrEx>
          <w:tblPrExChange w:id="853" w:author="Brian Bohman" w:date="2022-11-10T20:32:00Z">
            <w:tblPrEx>
              <w:tblW w:w="14202" w:type="dxa"/>
            </w:tblPrEx>
          </w:tblPrExChange>
        </w:tblPrEx>
        <w:tc>
          <w:tcPr>
            <w:tcW w:w="1146" w:type="dxa"/>
            <w:vMerge/>
            <w:vAlign w:val="center"/>
            <w:tcPrChange w:id="854" w:author="Brian Bohman" w:date="2022-11-10T20:32:00Z">
              <w:tcPr>
                <w:tcW w:w="1146" w:type="dxa"/>
                <w:vMerge/>
                <w:vAlign w:val="center"/>
              </w:tcPr>
            </w:tcPrChange>
          </w:tcPr>
          <w:p w14:paraId="6EEABAD4" w14:textId="77777777" w:rsidR="004A6704" w:rsidRPr="00202022" w:rsidRDefault="004A6704" w:rsidP="004A6704">
            <w:pPr>
              <w:pStyle w:val="TableBody"/>
            </w:pPr>
          </w:p>
        </w:tc>
        <w:tc>
          <w:tcPr>
            <w:tcW w:w="1581" w:type="dxa"/>
            <w:tcBorders>
              <w:right w:val="dotted" w:sz="4" w:space="0" w:color="auto"/>
            </w:tcBorders>
            <w:vAlign w:val="center"/>
            <w:tcPrChange w:id="855" w:author="Brian Bohman" w:date="2022-11-10T20:32:00Z">
              <w:tcPr>
                <w:tcW w:w="1581" w:type="dxa"/>
                <w:tcBorders>
                  <w:right w:val="dotted" w:sz="4" w:space="0" w:color="auto"/>
                </w:tcBorders>
                <w:vAlign w:val="center"/>
              </w:tcPr>
            </w:tcPrChange>
          </w:tcPr>
          <w:p w14:paraId="3E0E374D" w14:textId="77777777" w:rsidR="004A6704" w:rsidRPr="00202022" w:rsidRDefault="004A6704" w:rsidP="004A6704">
            <w:pPr>
              <w:pStyle w:val="TableBody"/>
            </w:pPr>
            <w:r w:rsidRPr="00202022">
              <w:t>Innovator</w:t>
            </w:r>
          </w:p>
        </w:tc>
        <w:tc>
          <w:tcPr>
            <w:tcW w:w="936" w:type="dxa"/>
            <w:tcBorders>
              <w:left w:val="dotted" w:sz="4" w:space="0" w:color="auto"/>
              <w:right w:val="dotted" w:sz="4" w:space="0" w:color="auto"/>
            </w:tcBorders>
            <w:vAlign w:val="center"/>
            <w:tcPrChange w:id="856" w:author="Brian Bohman" w:date="2022-11-10T20:32:00Z">
              <w:tcPr>
                <w:tcW w:w="936" w:type="dxa"/>
                <w:tcBorders>
                  <w:left w:val="dotted" w:sz="4" w:space="0" w:color="auto"/>
                  <w:right w:val="dotted" w:sz="4" w:space="0" w:color="auto"/>
                </w:tcBorders>
                <w:vAlign w:val="center"/>
              </w:tcPr>
            </w:tcPrChange>
          </w:tcPr>
          <w:p w14:paraId="426C482F" w14:textId="77777777" w:rsidR="004A6704" w:rsidRPr="00202022" w:rsidRDefault="004A6704" w:rsidP="004A6704">
            <w:pPr>
              <w:pStyle w:val="TableBody"/>
              <w:jc w:val="center"/>
            </w:pPr>
            <w:r w:rsidRPr="00202022">
              <w:t>E to M</w:t>
            </w:r>
          </w:p>
        </w:tc>
        <w:tc>
          <w:tcPr>
            <w:tcW w:w="1107" w:type="dxa"/>
            <w:vMerge/>
            <w:tcBorders>
              <w:left w:val="dotted" w:sz="4" w:space="0" w:color="auto"/>
            </w:tcBorders>
            <w:vAlign w:val="center"/>
            <w:tcPrChange w:id="857" w:author="Brian Bohman" w:date="2022-11-10T20:32:00Z">
              <w:tcPr>
                <w:tcW w:w="1107" w:type="dxa"/>
                <w:vMerge/>
                <w:tcBorders>
                  <w:left w:val="dotted" w:sz="4" w:space="0" w:color="auto"/>
                </w:tcBorders>
                <w:vAlign w:val="center"/>
              </w:tcPr>
            </w:tcPrChange>
          </w:tcPr>
          <w:p w14:paraId="4F1A0A4A" w14:textId="77777777" w:rsidR="004A6704" w:rsidRPr="00202022" w:rsidRDefault="004A6704" w:rsidP="004A6704">
            <w:pPr>
              <w:pStyle w:val="TableBody"/>
              <w:jc w:val="center"/>
            </w:pPr>
          </w:p>
        </w:tc>
        <w:tc>
          <w:tcPr>
            <w:tcW w:w="720" w:type="dxa"/>
            <w:vMerge/>
            <w:tcPrChange w:id="858" w:author="Brian Bohman" w:date="2022-11-10T20:32:00Z">
              <w:tcPr>
                <w:tcW w:w="1008" w:type="dxa"/>
                <w:vMerge/>
                <w:vAlign w:val="center"/>
              </w:tcPr>
            </w:tcPrChange>
          </w:tcPr>
          <w:p w14:paraId="0B06BC1D" w14:textId="77777777" w:rsidR="004A6704" w:rsidRPr="00202022" w:rsidRDefault="004A6704" w:rsidP="004A6704">
            <w:pPr>
              <w:pStyle w:val="TableBody"/>
              <w:jc w:val="center"/>
            </w:pPr>
          </w:p>
        </w:tc>
        <w:tc>
          <w:tcPr>
            <w:tcW w:w="1008" w:type="dxa"/>
            <w:vMerge/>
            <w:vAlign w:val="center"/>
            <w:tcPrChange w:id="859" w:author="Brian Bohman" w:date="2022-11-10T20:32:00Z">
              <w:tcPr>
                <w:tcW w:w="720" w:type="dxa"/>
                <w:vMerge/>
              </w:tcPr>
            </w:tcPrChange>
          </w:tcPr>
          <w:p w14:paraId="3509A335" w14:textId="3279F05C" w:rsidR="004A6704" w:rsidRPr="00202022" w:rsidRDefault="004A6704" w:rsidP="004A6704">
            <w:pPr>
              <w:pStyle w:val="TableBody"/>
              <w:jc w:val="center"/>
            </w:pPr>
          </w:p>
        </w:tc>
        <w:tc>
          <w:tcPr>
            <w:tcW w:w="720" w:type="dxa"/>
            <w:vMerge/>
            <w:tcPrChange w:id="860" w:author="Brian Bohman" w:date="2022-11-10T20:32:00Z">
              <w:tcPr>
                <w:tcW w:w="720" w:type="dxa"/>
                <w:vMerge/>
              </w:tcPr>
            </w:tcPrChange>
          </w:tcPr>
          <w:p w14:paraId="4DC6F86D" w14:textId="77777777" w:rsidR="004A6704" w:rsidRPr="00202022" w:rsidRDefault="004A6704" w:rsidP="004A6704">
            <w:pPr>
              <w:pStyle w:val="TableBody"/>
              <w:jc w:val="center"/>
            </w:pPr>
          </w:p>
        </w:tc>
        <w:tc>
          <w:tcPr>
            <w:tcW w:w="792" w:type="dxa"/>
            <w:vMerge/>
            <w:vAlign w:val="center"/>
            <w:tcPrChange w:id="861" w:author="Brian Bohman" w:date="2022-11-10T20:32:00Z">
              <w:tcPr>
                <w:tcW w:w="792" w:type="dxa"/>
                <w:vMerge/>
                <w:vAlign w:val="center"/>
              </w:tcPr>
            </w:tcPrChange>
          </w:tcPr>
          <w:p w14:paraId="65355512" w14:textId="77777777" w:rsidR="004A6704" w:rsidRPr="00202022" w:rsidRDefault="004A6704" w:rsidP="004A6704">
            <w:pPr>
              <w:pStyle w:val="TableBody"/>
              <w:jc w:val="center"/>
            </w:pPr>
          </w:p>
        </w:tc>
        <w:tc>
          <w:tcPr>
            <w:tcW w:w="864" w:type="dxa"/>
            <w:vMerge/>
            <w:vAlign w:val="center"/>
            <w:tcPrChange w:id="862" w:author="Brian Bohman" w:date="2022-11-10T20:32:00Z">
              <w:tcPr>
                <w:tcW w:w="864" w:type="dxa"/>
                <w:vMerge/>
                <w:vAlign w:val="center"/>
              </w:tcPr>
            </w:tcPrChange>
          </w:tcPr>
          <w:p w14:paraId="4A0D8DD2" w14:textId="77777777" w:rsidR="004A6704" w:rsidRPr="00202022" w:rsidRDefault="004A6704" w:rsidP="004A6704">
            <w:pPr>
              <w:pStyle w:val="TableBody"/>
              <w:jc w:val="center"/>
            </w:pPr>
          </w:p>
        </w:tc>
        <w:tc>
          <w:tcPr>
            <w:tcW w:w="720" w:type="dxa"/>
            <w:vMerge/>
            <w:vAlign w:val="center"/>
            <w:tcPrChange w:id="863" w:author="Brian Bohman" w:date="2022-11-10T20:32:00Z">
              <w:tcPr>
                <w:tcW w:w="720" w:type="dxa"/>
                <w:vMerge/>
                <w:vAlign w:val="center"/>
              </w:tcPr>
            </w:tcPrChange>
          </w:tcPr>
          <w:p w14:paraId="05069BEA" w14:textId="77777777" w:rsidR="004A6704" w:rsidRPr="00202022" w:rsidRDefault="004A6704" w:rsidP="004A6704">
            <w:pPr>
              <w:pStyle w:val="TableBody"/>
              <w:jc w:val="center"/>
            </w:pPr>
          </w:p>
        </w:tc>
        <w:tc>
          <w:tcPr>
            <w:tcW w:w="1008" w:type="dxa"/>
            <w:vMerge/>
            <w:tcBorders>
              <w:right w:val="dotted" w:sz="4" w:space="0" w:color="auto"/>
            </w:tcBorders>
            <w:vAlign w:val="center"/>
            <w:tcPrChange w:id="864" w:author="Brian Bohman" w:date="2022-11-10T20:32:00Z">
              <w:tcPr>
                <w:tcW w:w="1008" w:type="dxa"/>
                <w:vMerge/>
                <w:tcBorders>
                  <w:right w:val="dotted" w:sz="4" w:space="0" w:color="auto"/>
                </w:tcBorders>
                <w:vAlign w:val="center"/>
              </w:tcPr>
            </w:tcPrChange>
          </w:tcPr>
          <w:p w14:paraId="699825B0" w14:textId="77777777" w:rsidR="004A6704" w:rsidRPr="00202022" w:rsidRDefault="004A6704" w:rsidP="004A6704">
            <w:pPr>
              <w:pStyle w:val="TableBody"/>
              <w:jc w:val="center"/>
            </w:pPr>
          </w:p>
        </w:tc>
        <w:tc>
          <w:tcPr>
            <w:tcW w:w="1008" w:type="dxa"/>
            <w:vMerge/>
            <w:tcBorders>
              <w:left w:val="dotted" w:sz="4" w:space="0" w:color="auto"/>
              <w:bottom w:val="dotted" w:sz="4" w:space="0" w:color="auto"/>
            </w:tcBorders>
            <w:vAlign w:val="center"/>
            <w:tcPrChange w:id="865" w:author="Brian Bohman" w:date="2022-11-10T20:32:00Z">
              <w:tcPr>
                <w:tcW w:w="1008" w:type="dxa"/>
                <w:vMerge/>
                <w:tcBorders>
                  <w:left w:val="dotted" w:sz="4" w:space="0" w:color="auto"/>
                  <w:bottom w:val="dotted" w:sz="4" w:space="0" w:color="auto"/>
                </w:tcBorders>
                <w:vAlign w:val="center"/>
              </w:tcPr>
            </w:tcPrChange>
          </w:tcPr>
          <w:p w14:paraId="0CEACE4C" w14:textId="77777777" w:rsidR="004A6704" w:rsidRPr="00202022" w:rsidRDefault="004A6704" w:rsidP="004A6704">
            <w:pPr>
              <w:pStyle w:val="TableBody"/>
              <w:jc w:val="center"/>
            </w:pPr>
          </w:p>
        </w:tc>
        <w:tc>
          <w:tcPr>
            <w:tcW w:w="1296" w:type="dxa"/>
            <w:vMerge/>
            <w:tcBorders>
              <w:bottom w:val="dotted" w:sz="4" w:space="0" w:color="auto"/>
            </w:tcBorders>
            <w:vAlign w:val="center"/>
            <w:tcPrChange w:id="866" w:author="Brian Bohman" w:date="2022-11-10T20:32:00Z">
              <w:tcPr>
                <w:tcW w:w="1296" w:type="dxa"/>
                <w:vMerge/>
                <w:tcBorders>
                  <w:bottom w:val="dotted" w:sz="4" w:space="0" w:color="auto"/>
                </w:tcBorders>
                <w:vAlign w:val="center"/>
              </w:tcPr>
            </w:tcPrChange>
          </w:tcPr>
          <w:p w14:paraId="26F8E8AB" w14:textId="77777777" w:rsidR="004A6704" w:rsidRPr="00202022" w:rsidRDefault="004A6704" w:rsidP="004A6704">
            <w:pPr>
              <w:pStyle w:val="TableBody"/>
              <w:jc w:val="center"/>
            </w:pPr>
          </w:p>
        </w:tc>
        <w:tc>
          <w:tcPr>
            <w:tcW w:w="576" w:type="dxa"/>
            <w:vMerge/>
            <w:vAlign w:val="center"/>
            <w:tcPrChange w:id="867" w:author="Brian Bohman" w:date="2022-11-10T20:32:00Z">
              <w:tcPr>
                <w:tcW w:w="1296" w:type="dxa"/>
                <w:gridSpan w:val="2"/>
                <w:vMerge/>
                <w:vAlign w:val="center"/>
              </w:tcPr>
            </w:tcPrChange>
          </w:tcPr>
          <w:p w14:paraId="57F9F539" w14:textId="77777777" w:rsidR="004A6704" w:rsidRPr="00202022" w:rsidRDefault="004A6704" w:rsidP="004A6704">
            <w:pPr>
              <w:pStyle w:val="TableBody"/>
              <w:jc w:val="center"/>
            </w:pPr>
          </w:p>
        </w:tc>
      </w:tr>
      <w:tr w:rsidR="004A6704" w:rsidRPr="00202022" w14:paraId="785C6BFF" w14:textId="2B416433" w:rsidTr="00C6721E">
        <w:tblPrEx>
          <w:tblPrExChange w:id="868" w:author="Brian Bohman" w:date="2022-11-10T20:32:00Z">
            <w:tblPrEx>
              <w:tblW w:w="14202" w:type="dxa"/>
            </w:tblPrEx>
          </w:tblPrExChange>
        </w:tblPrEx>
        <w:tc>
          <w:tcPr>
            <w:tcW w:w="1146" w:type="dxa"/>
            <w:vMerge/>
            <w:vAlign w:val="center"/>
            <w:tcPrChange w:id="869" w:author="Brian Bohman" w:date="2022-11-10T20:32:00Z">
              <w:tcPr>
                <w:tcW w:w="1146" w:type="dxa"/>
                <w:vMerge/>
                <w:vAlign w:val="center"/>
              </w:tcPr>
            </w:tcPrChange>
          </w:tcPr>
          <w:p w14:paraId="1D7F899A" w14:textId="77777777" w:rsidR="004A6704" w:rsidRPr="00202022" w:rsidRDefault="004A6704" w:rsidP="004A6704">
            <w:pPr>
              <w:pStyle w:val="TableBody"/>
            </w:pPr>
          </w:p>
        </w:tc>
        <w:tc>
          <w:tcPr>
            <w:tcW w:w="1581" w:type="dxa"/>
            <w:tcBorders>
              <w:right w:val="dotted" w:sz="4" w:space="0" w:color="auto"/>
            </w:tcBorders>
            <w:vAlign w:val="center"/>
            <w:tcPrChange w:id="870" w:author="Brian Bohman" w:date="2022-11-10T20:32:00Z">
              <w:tcPr>
                <w:tcW w:w="1581" w:type="dxa"/>
                <w:tcBorders>
                  <w:right w:val="dotted" w:sz="4" w:space="0" w:color="auto"/>
                </w:tcBorders>
                <w:vAlign w:val="center"/>
              </w:tcPr>
            </w:tcPrChange>
          </w:tcPr>
          <w:p w14:paraId="40CE9111" w14:textId="77777777" w:rsidR="004A6704" w:rsidRPr="00202022" w:rsidRDefault="004A6704" w:rsidP="004A6704">
            <w:pPr>
              <w:pStyle w:val="TableBody"/>
            </w:pPr>
            <w:r w:rsidRPr="00202022">
              <w:t>Markies Russet</w:t>
            </w:r>
          </w:p>
        </w:tc>
        <w:tc>
          <w:tcPr>
            <w:tcW w:w="936" w:type="dxa"/>
            <w:tcBorders>
              <w:left w:val="dotted" w:sz="4" w:space="0" w:color="auto"/>
              <w:right w:val="dotted" w:sz="4" w:space="0" w:color="auto"/>
            </w:tcBorders>
            <w:vAlign w:val="center"/>
            <w:tcPrChange w:id="871" w:author="Brian Bohman" w:date="2022-11-10T20:32:00Z">
              <w:tcPr>
                <w:tcW w:w="936" w:type="dxa"/>
                <w:tcBorders>
                  <w:left w:val="dotted" w:sz="4" w:space="0" w:color="auto"/>
                  <w:right w:val="dotted" w:sz="4" w:space="0" w:color="auto"/>
                </w:tcBorders>
                <w:vAlign w:val="center"/>
              </w:tcPr>
            </w:tcPrChange>
          </w:tcPr>
          <w:p w14:paraId="4FA014E3" w14:textId="77777777" w:rsidR="004A6704" w:rsidRPr="00202022" w:rsidRDefault="004A6704" w:rsidP="004A6704">
            <w:pPr>
              <w:pStyle w:val="TableBody"/>
              <w:jc w:val="center"/>
            </w:pPr>
            <w:r w:rsidRPr="00202022">
              <w:t>L to VL</w:t>
            </w:r>
          </w:p>
        </w:tc>
        <w:tc>
          <w:tcPr>
            <w:tcW w:w="1107" w:type="dxa"/>
            <w:vMerge/>
            <w:tcBorders>
              <w:left w:val="dotted" w:sz="4" w:space="0" w:color="auto"/>
            </w:tcBorders>
            <w:vAlign w:val="center"/>
            <w:tcPrChange w:id="872" w:author="Brian Bohman" w:date="2022-11-10T20:32:00Z">
              <w:tcPr>
                <w:tcW w:w="1107" w:type="dxa"/>
                <w:vMerge/>
                <w:tcBorders>
                  <w:left w:val="dotted" w:sz="4" w:space="0" w:color="auto"/>
                </w:tcBorders>
                <w:vAlign w:val="center"/>
              </w:tcPr>
            </w:tcPrChange>
          </w:tcPr>
          <w:p w14:paraId="4B4E2EE4" w14:textId="77777777" w:rsidR="004A6704" w:rsidRPr="00202022" w:rsidRDefault="004A6704" w:rsidP="004A6704">
            <w:pPr>
              <w:pStyle w:val="TableBody"/>
              <w:jc w:val="center"/>
            </w:pPr>
          </w:p>
        </w:tc>
        <w:tc>
          <w:tcPr>
            <w:tcW w:w="720" w:type="dxa"/>
            <w:vMerge/>
            <w:tcPrChange w:id="873" w:author="Brian Bohman" w:date="2022-11-10T20:32:00Z">
              <w:tcPr>
                <w:tcW w:w="1008" w:type="dxa"/>
                <w:vMerge/>
                <w:vAlign w:val="center"/>
              </w:tcPr>
            </w:tcPrChange>
          </w:tcPr>
          <w:p w14:paraId="5B281343" w14:textId="77777777" w:rsidR="004A6704" w:rsidRPr="00202022" w:rsidRDefault="004A6704" w:rsidP="004A6704">
            <w:pPr>
              <w:pStyle w:val="TableBody"/>
              <w:jc w:val="center"/>
            </w:pPr>
          </w:p>
        </w:tc>
        <w:tc>
          <w:tcPr>
            <w:tcW w:w="1008" w:type="dxa"/>
            <w:vMerge/>
            <w:vAlign w:val="center"/>
            <w:tcPrChange w:id="874" w:author="Brian Bohman" w:date="2022-11-10T20:32:00Z">
              <w:tcPr>
                <w:tcW w:w="720" w:type="dxa"/>
                <w:vMerge/>
              </w:tcPr>
            </w:tcPrChange>
          </w:tcPr>
          <w:p w14:paraId="1169C649" w14:textId="1C6B4AFA" w:rsidR="004A6704" w:rsidRPr="00202022" w:rsidRDefault="004A6704" w:rsidP="004A6704">
            <w:pPr>
              <w:pStyle w:val="TableBody"/>
              <w:jc w:val="center"/>
            </w:pPr>
          </w:p>
        </w:tc>
        <w:tc>
          <w:tcPr>
            <w:tcW w:w="720" w:type="dxa"/>
            <w:vMerge/>
            <w:tcPrChange w:id="875" w:author="Brian Bohman" w:date="2022-11-10T20:32:00Z">
              <w:tcPr>
                <w:tcW w:w="720" w:type="dxa"/>
                <w:vMerge/>
              </w:tcPr>
            </w:tcPrChange>
          </w:tcPr>
          <w:p w14:paraId="21E88FC0" w14:textId="77777777" w:rsidR="004A6704" w:rsidRPr="00202022" w:rsidRDefault="004A6704" w:rsidP="004A6704">
            <w:pPr>
              <w:pStyle w:val="TableBody"/>
              <w:jc w:val="center"/>
            </w:pPr>
          </w:p>
        </w:tc>
        <w:tc>
          <w:tcPr>
            <w:tcW w:w="792" w:type="dxa"/>
            <w:vMerge/>
            <w:vAlign w:val="center"/>
            <w:tcPrChange w:id="876" w:author="Brian Bohman" w:date="2022-11-10T20:32:00Z">
              <w:tcPr>
                <w:tcW w:w="792" w:type="dxa"/>
                <w:vMerge/>
                <w:vAlign w:val="center"/>
              </w:tcPr>
            </w:tcPrChange>
          </w:tcPr>
          <w:p w14:paraId="71DF7930" w14:textId="77777777" w:rsidR="004A6704" w:rsidRPr="00202022" w:rsidRDefault="004A6704" w:rsidP="004A6704">
            <w:pPr>
              <w:pStyle w:val="TableBody"/>
              <w:jc w:val="center"/>
            </w:pPr>
          </w:p>
        </w:tc>
        <w:tc>
          <w:tcPr>
            <w:tcW w:w="864" w:type="dxa"/>
            <w:vMerge/>
            <w:vAlign w:val="center"/>
            <w:tcPrChange w:id="877" w:author="Brian Bohman" w:date="2022-11-10T20:32:00Z">
              <w:tcPr>
                <w:tcW w:w="864" w:type="dxa"/>
                <w:vMerge/>
                <w:vAlign w:val="center"/>
              </w:tcPr>
            </w:tcPrChange>
          </w:tcPr>
          <w:p w14:paraId="2539085F" w14:textId="77777777" w:rsidR="004A6704" w:rsidRPr="00202022" w:rsidRDefault="004A6704" w:rsidP="004A6704">
            <w:pPr>
              <w:pStyle w:val="TableBody"/>
              <w:jc w:val="center"/>
            </w:pPr>
          </w:p>
        </w:tc>
        <w:tc>
          <w:tcPr>
            <w:tcW w:w="720" w:type="dxa"/>
            <w:vMerge/>
            <w:vAlign w:val="center"/>
            <w:tcPrChange w:id="878" w:author="Brian Bohman" w:date="2022-11-10T20:32:00Z">
              <w:tcPr>
                <w:tcW w:w="720" w:type="dxa"/>
                <w:vMerge/>
                <w:vAlign w:val="center"/>
              </w:tcPr>
            </w:tcPrChange>
          </w:tcPr>
          <w:p w14:paraId="1802E793" w14:textId="77777777" w:rsidR="004A6704" w:rsidRPr="00202022" w:rsidRDefault="004A6704" w:rsidP="004A6704">
            <w:pPr>
              <w:pStyle w:val="TableBody"/>
              <w:jc w:val="center"/>
            </w:pPr>
          </w:p>
        </w:tc>
        <w:tc>
          <w:tcPr>
            <w:tcW w:w="1008" w:type="dxa"/>
            <w:vMerge/>
            <w:tcBorders>
              <w:right w:val="dotted" w:sz="4" w:space="0" w:color="auto"/>
            </w:tcBorders>
            <w:vAlign w:val="center"/>
            <w:tcPrChange w:id="879" w:author="Brian Bohman" w:date="2022-11-10T20:32:00Z">
              <w:tcPr>
                <w:tcW w:w="1008" w:type="dxa"/>
                <w:vMerge/>
                <w:tcBorders>
                  <w:right w:val="dotted" w:sz="4" w:space="0" w:color="auto"/>
                </w:tcBorders>
                <w:vAlign w:val="center"/>
              </w:tcPr>
            </w:tcPrChange>
          </w:tcPr>
          <w:p w14:paraId="427ABBAF" w14:textId="77777777" w:rsidR="004A6704" w:rsidRPr="00202022" w:rsidRDefault="004A6704" w:rsidP="004A6704">
            <w:pPr>
              <w:pStyle w:val="TableBody"/>
              <w:jc w:val="center"/>
            </w:pPr>
          </w:p>
        </w:tc>
        <w:tc>
          <w:tcPr>
            <w:tcW w:w="1008" w:type="dxa"/>
            <w:vMerge/>
            <w:tcBorders>
              <w:left w:val="dotted" w:sz="4" w:space="0" w:color="auto"/>
              <w:bottom w:val="dotted" w:sz="4" w:space="0" w:color="auto"/>
            </w:tcBorders>
            <w:vAlign w:val="center"/>
            <w:tcPrChange w:id="880" w:author="Brian Bohman" w:date="2022-11-10T20:32:00Z">
              <w:tcPr>
                <w:tcW w:w="1008" w:type="dxa"/>
                <w:vMerge/>
                <w:tcBorders>
                  <w:left w:val="dotted" w:sz="4" w:space="0" w:color="auto"/>
                  <w:bottom w:val="dotted" w:sz="4" w:space="0" w:color="auto"/>
                </w:tcBorders>
                <w:vAlign w:val="center"/>
              </w:tcPr>
            </w:tcPrChange>
          </w:tcPr>
          <w:p w14:paraId="797EF4C6" w14:textId="77777777" w:rsidR="004A6704" w:rsidRPr="00202022" w:rsidRDefault="004A6704" w:rsidP="004A6704">
            <w:pPr>
              <w:pStyle w:val="TableBody"/>
              <w:jc w:val="center"/>
            </w:pPr>
          </w:p>
        </w:tc>
        <w:tc>
          <w:tcPr>
            <w:tcW w:w="1296" w:type="dxa"/>
            <w:vMerge/>
            <w:tcBorders>
              <w:bottom w:val="dotted" w:sz="4" w:space="0" w:color="auto"/>
            </w:tcBorders>
            <w:vAlign w:val="center"/>
            <w:tcPrChange w:id="881" w:author="Brian Bohman" w:date="2022-11-10T20:32:00Z">
              <w:tcPr>
                <w:tcW w:w="1296" w:type="dxa"/>
                <w:vMerge/>
                <w:tcBorders>
                  <w:bottom w:val="dotted" w:sz="4" w:space="0" w:color="auto"/>
                </w:tcBorders>
                <w:vAlign w:val="center"/>
              </w:tcPr>
            </w:tcPrChange>
          </w:tcPr>
          <w:p w14:paraId="168145B8" w14:textId="77777777" w:rsidR="004A6704" w:rsidRPr="00202022" w:rsidRDefault="004A6704" w:rsidP="004A6704">
            <w:pPr>
              <w:pStyle w:val="TableBody"/>
              <w:jc w:val="center"/>
            </w:pPr>
          </w:p>
        </w:tc>
        <w:tc>
          <w:tcPr>
            <w:tcW w:w="576" w:type="dxa"/>
            <w:vMerge/>
            <w:vAlign w:val="center"/>
            <w:tcPrChange w:id="882" w:author="Brian Bohman" w:date="2022-11-10T20:32:00Z">
              <w:tcPr>
                <w:tcW w:w="1296" w:type="dxa"/>
                <w:gridSpan w:val="2"/>
                <w:vMerge/>
                <w:vAlign w:val="center"/>
              </w:tcPr>
            </w:tcPrChange>
          </w:tcPr>
          <w:p w14:paraId="06ADBFDD" w14:textId="77777777" w:rsidR="004A6704" w:rsidRPr="00202022" w:rsidRDefault="004A6704" w:rsidP="004A6704">
            <w:pPr>
              <w:pStyle w:val="TableBody"/>
              <w:jc w:val="center"/>
            </w:pPr>
          </w:p>
        </w:tc>
      </w:tr>
      <w:tr w:rsidR="004A6704" w:rsidRPr="00202022" w14:paraId="5F0EB3F8" w14:textId="52A631C3" w:rsidTr="00C6721E">
        <w:tblPrEx>
          <w:tblPrExChange w:id="883" w:author="Brian Bohman" w:date="2022-11-10T20:32:00Z">
            <w:tblPrEx>
              <w:tblW w:w="14202" w:type="dxa"/>
            </w:tblPrEx>
          </w:tblPrExChange>
        </w:tblPrEx>
        <w:tc>
          <w:tcPr>
            <w:tcW w:w="1146" w:type="dxa"/>
            <w:vMerge/>
            <w:tcBorders>
              <w:bottom w:val="dotted" w:sz="4" w:space="0" w:color="auto"/>
            </w:tcBorders>
            <w:vAlign w:val="center"/>
            <w:tcPrChange w:id="884" w:author="Brian Bohman" w:date="2022-11-10T20:32:00Z">
              <w:tcPr>
                <w:tcW w:w="1146" w:type="dxa"/>
                <w:vMerge/>
                <w:tcBorders>
                  <w:bottom w:val="dotted" w:sz="4" w:space="0" w:color="auto"/>
                </w:tcBorders>
                <w:vAlign w:val="center"/>
              </w:tcPr>
            </w:tcPrChange>
          </w:tcPr>
          <w:p w14:paraId="0CA812C5" w14:textId="77777777" w:rsidR="004A6704" w:rsidRPr="00202022" w:rsidRDefault="004A6704" w:rsidP="004A6704">
            <w:pPr>
              <w:pStyle w:val="TableBody"/>
            </w:pPr>
          </w:p>
        </w:tc>
        <w:tc>
          <w:tcPr>
            <w:tcW w:w="1581" w:type="dxa"/>
            <w:tcBorders>
              <w:bottom w:val="dotted" w:sz="4" w:space="0" w:color="auto"/>
              <w:right w:val="dotted" w:sz="4" w:space="0" w:color="auto"/>
            </w:tcBorders>
            <w:vAlign w:val="center"/>
            <w:tcPrChange w:id="885" w:author="Brian Bohman" w:date="2022-11-10T20:32:00Z">
              <w:tcPr>
                <w:tcW w:w="1581" w:type="dxa"/>
                <w:tcBorders>
                  <w:bottom w:val="dotted" w:sz="4" w:space="0" w:color="auto"/>
                  <w:right w:val="dotted" w:sz="4" w:space="0" w:color="auto"/>
                </w:tcBorders>
                <w:vAlign w:val="center"/>
              </w:tcPr>
            </w:tcPrChange>
          </w:tcPr>
          <w:p w14:paraId="26E4D03B" w14:textId="77777777" w:rsidR="004A6704" w:rsidRPr="00202022" w:rsidRDefault="004A6704" w:rsidP="004A6704">
            <w:pPr>
              <w:pStyle w:val="TableBody"/>
            </w:pPr>
            <w:r w:rsidRPr="00202022">
              <w:t>Umatilla Russet</w:t>
            </w:r>
          </w:p>
        </w:tc>
        <w:tc>
          <w:tcPr>
            <w:tcW w:w="936" w:type="dxa"/>
            <w:tcBorders>
              <w:left w:val="dotted" w:sz="4" w:space="0" w:color="auto"/>
              <w:bottom w:val="dotted" w:sz="4" w:space="0" w:color="auto"/>
              <w:right w:val="dotted" w:sz="4" w:space="0" w:color="auto"/>
            </w:tcBorders>
            <w:vAlign w:val="center"/>
            <w:tcPrChange w:id="886" w:author="Brian Bohman" w:date="2022-11-10T20:32:00Z">
              <w:tcPr>
                <w:tcW w:w="936" w:type="dxa"/>
                <w:tcBorders>
                  <w:left w:val="dotted" w:sz="4" w:space="0" w:color="auto"/>
                  <w:bottom w:val="dotted" w:sz="4" w:space="0" w:color="auto"/>
                  <w:right w:val="dotted" w:sz="4" w:space="0" w:color="auto"/>
                </w:tcBorders>
                <w:vAlign w:val="center"/>
              </w:tcPr>
            </w:tcPrChange>
          </w:tcPr>
          <w:p w14:paraId="331537E8" w14:textId="77777777" w:rsidR="004A6704" w:rsidRPr="00202022" w:rsidRDefault="004A6704" w:rsidP="004A6704">
            <w:pPr>
              <w:pStyle w:val="TableBody"/>
              <w:jc w:val="center"/>
            </w:pPr>
            <w:r w:rsidRPr="00202022">
              <w:t>ML to L</w:t>
            </w:r>
          </w:p>
        </w:tc>
        <w:tc>
          <w:tcPr>
            <w:tcW w:w="1107" w:type="dxa"/>
            <w:vMerge/>
            <w:tcBorders>
              <w:left w:val="dotted" w:sz="4" w:space="0" w:color="auto"/>
            </w:tcBorders>
            <w:vAlign w:val="center"/>
            <w:tcPrChange w:id="887" w:author="Brian Bohman" w:date="2022-11-10T20:32:00Z">
              <w:tcPr>
                <w:tcW w:w="1107" w:type="dxa"/>
                <w:vMerge/>
                <w:tcBorders>
                  <w:left w:val="dotted" w:sz="4" w:space="0" w:color="auto"/>
                </w:tcBorders>
                <w:vAlign w:val="center"/>
              </w:tcPr>
            </w:tcPrChange>
          </w:tcPr>
          <w:p w14:paraId="500E9C44" w14:textId="77777777" w:rsidR="004A6704" w:rsidRPr="00202022" w:rsidRDefault="004A6704" w:rsidP="004A6704">
            <w:pPr>
              <w:pStyle w:val="TableBody"/>
              <w:jc w:val="center"/>
            </w:pPr>
          </w:p>
        </w:tc>
        <w:tc>
          <w:tcPr>
            <w:tcW w:w="720" w:type="dxa"/>
            <w:vMerge/>
            <w:tcPrChange w:id="888" w:author="Brian Bohman" w:date="2022-11-10T20:32:00Z">
              <w:tcPr>
                <w:tcW w:w="1008" w:type="dxa"/>
                <w:vMerge/>
                <w:vAlign w:val="center"/>
              </w:tcPr>
            </w:tcPrChange>
          </w:tcPr>
          <w:p w14:paraId="31A2C861" w14:textId="77777777" w:rsidR="004A6704" w:rsidRPr="00202022" w:rsidRDefault="004A6704" w:rsidP="004A6704">
            <w:pPr>
              <w:pStyle w:val="TableBody"/>
              <w:jc w:val="center"/>
            </w:pPr>
          </w:p>
        </w:tc>
        <w:tc>
          <w:tcPr>
            <w:tcW w:w="1008" w:type="dxa"/>
            <w:vMerge/>
            <w:vAlign w:val="center"/>
            <w:tcPrChange w:id="889" w:author="Brian Bohman" w:date="2022-11-10T20:32:00Z">
              <w:tcPr>
                <w:tcW w:w="720" w:type="dxa"/>
                <w:vMerge/>
              </w:tcPr>
            </w:tcPrChange>
          </w:tcPr>
          <w:p w14:paraId="5B8DC680" w14:textId="2B77E541" w:rsidR="004A6704" w:rsidRPr="00202022" w:rsidRDefault="004A6704" w:rsidP="004A6704">
            <w:pPr>
              <w:pStyle w:val="TableBody"/>
              <w:jc w:val="center"/>
            </w:pPr>
          </w:p>
        </w:tc>
        <w:tc>
          <w:tcPr>
            <w:tcW w:w="720" w:type="dxa"/>
            <w:vMerge/>
            <w:tcPrChange w:id="890" w:author="Brian Bohman" w:date="2022-11-10T20:32:00Z">
              <w:tcPr>
                <w:tcW w:w="720" w:type="dxa"/>
                <w:vMerge/>
              </w:tcPr>
            </w:tcPrChange>
          </w:tcPr>
          <w:p w14:paraId="6905089F" w14:textId="77777777" w:rsidR="004A6704" w:rsidRPr="00202022" w:rsidRDefault="004A6704" w:rsidP="004A6704">
            <w:pPr>
              <w:pStyle w:val="TableBody"/>
              <w:jc w:val="center"/>
            </w:pPr>
          </w:p>
        </w:tc>
        <w:tc>
          <w:tcPr>
            <w:tcW w:w="792" w:type="dxa"/>
            <w:vMerge/>
            <w:vAlign w:val="center"/>
            <w:tcPrChange w:id="891" w:author="Brian Bohman" w:date="2022-11-10T20:32:00Z">
              <w:tcPr>
                <w:tcW w:w="792" w:type="dxa"/>
                <w:vMerge/>
                <w:vAlign w:val="center"/>
              </w:tcPr>
            </w:tcPrChange>
          </w:tcPr>
          <w:p w14:paraId="012899BA" w14:textId="77777777" w:rsidR="004A6704" w:rsidRPr="00202022" w:rsidRDefault="004A6704" w:rsidP="004A6704">
            <w:pPr>
              <w:pStyle w:val="TableBody"/>
              <w:jc w:val="center"/>
            </w:pPr>
          </w:p>
        </w:tc>
        <w:tc>
          <w:tcPr>
            <w:tcW w:w="864" w:type="dxa"/>
            <w:vMerge/>
            <w:vAlign w:val="center"/>
            <w:tcPrChange w:id="892" w:author="Brian Bohman" w:date="2022-11-10T20:32:00Z">
              <w:tcPr>
                <w:tcW w:w="864" w:type="dxa"/>
                <w:vMerge/>
                <w:vAlign w:val="center"/>
              </w:tcPr>
            </w:tcPrChange>
          </w:tcPr>
          <w:p w14:paraId="0D9E1F82" w14:textId="77777777" w:rsidR="004A6704" w:rsidRPr="00202022" w:rsidRDefault="004A6704" w:rsidP="004A6704">
            <w:pPr>
              <w:pStyle w:val="TableBody"/>
              <w:jc w:val="center"/>
            </w:pPr>
          </w:p>
        </w:tc>
        <w:tc>
          <w:tcPr>
            <w:tcW w:w="720" w:type="dxa"/>
            <w:vMerge/>
            <w:vAlign w:val="center"/>
            <w:tcPrChange w:id="893" w:author="Brian Bohman" w:date="2022-11-10T20:32:00Z">
              <w:tcPr>
                <w:tcW w:w="720" w:type="dxa"/>
                <w:vMerge/>
                <w:vAlign w:val="center"/>
              </w:tcPr>
            </w:tcPrChange>
          </w:tcPr>
          <w:p w14:paraId="062B74C8" w14:textId="77777777" w:rsidR="004A6704" w:rsidRPr="00202022" w:rsidRDefault="004A6704" w:rsidP="004A6704">
            <w:pPr>
              <w:pStyle w:val="TableBody"/>
              <w:jc w:val="center"/>
            </w:pPr>
          </w:p>
        </w:tc>
        <w:tc>
          <w:tcPr>
            <w:tcW w:w="1008" w:type="dxa"/>
            <w:vMerge/>
            <w:tcBorders>
              <w:right w:val="dotted" w:sz="4" w:space="0" w:color="auto"/>
            </w:tcBorders>
            <w:vAlign w:val="center"/>
            <w:tcPrChange w:id="894" w:author="Brian Bohman" w:date="2022-11-10T20:32:00Z">
              <w:tcPr>
                <w:tcW w:w="1008" w:type="dxa"/>
                <w:vMerge/>
                <w:tcBorders>
                  <w:right w:val="dotted" w:sz="4" w:space="0" w:color="auto"/>
                </w:tcBorders>
                <w:vAlign w:val="center"/>
              </w:tcPr>
            </w:tcPrChange>
          </w:tcPr>
          <w:p w14:paraId="4C2BBE43" w14:textId="77777777" w:rsidR="004A6704" w:rsidRPr="00202022" w:rsidRDefault="004A6704" w:rsidP="004A6704">
            <w:pPr>
              <w:pStyle w:val="TableBody"/>
              <w:jc w:val="center"/>
            </w:pPr>
          </w:p>
        </w:tc>
        <w:tc>
          <w:tcPr>
            <w:tcW w:w="1008" w:type="dxa"/>
            <w:vMerge/>
            <w:tcBorders>
              <w:left w:val="dotted" w:sz="4" w:space="0" w:color="auto"/>
              <w:bottom w:val="dotted" w:sz="4" w:space="0" w:color="auto"/>
            </w:tcBorders>
            <w:vAlign w:val="center"/>
            <w:tcPrChange w:id="895" w:author="Brian Bohman" w:date="2022-11-10T20:32:00Z">
              <w:tcPr>
                <w:tcW w:w="1008" w:type="dxa"/>
                <w:vMerge/>
                <w:tcBorders>
                  <w:left w:val="dotted" w:sz="4" w:space="0" w:color="auto"/>
                  <w:bottom w:val="dotted" w:sz="4" w:space="0" w:color="auto"/>
                </w:tcBorders>
                <w:vAlign w:val="center"/>
              </w:tcPr>
            </w:tcPrChange>
          </w:tcPr>
          <w:p w14:paraId="452EE8DE" w14:textId="77777777" w:rsidR="004A6704" w:rsidRPr="00202022" w:rsidRDefault="004A6704" w:rsidP="004A6704">
            <w:pPr>
              <w:pStyle w:val="TableBody"/>
              <w:jc w:val="center"/>
            </w:pPr>
          </w:p>
        </w:tc>
        <w:tc>
          <w:tcPr>
            <w:tcW w:w="1296" w:type="dxa"/>
            <w:vMerge/>
            <w:tcBorders>
              <w:bottom w:val="dotted" w:sz="4" w:space="0" w:color="auto"/>
            </w:tcBorders>
            <w:vAlign w:val="center"/>
            <w:tcPrChange w:id="896" w:author="Brian Bohman" w:date="2022-11-10T20:32:00Z">
              <w:tcPr>
                <w:tcW w:w="1296" w:type="dxa"/>
                <w:vMerge/>
                <w:tcBorders>
                  <w:bottom w:val="dotted" w:sz="4" w:space="0" w:color="auto"/>
                </w:tcBorders>
                <w:vAlign w:val="center"/>
              </w:tcPr>
            </w:tcPrChange>
          </w:tcPr>
          <w:p w14:paraId="33A86A9C" w14:textId="77777777" w:rsidR="004A6704" w:rsidRPr="00202022" w:rsidRDefault="004A6704" w:rsidP="004A6704">
            <w:pPr>
              <w:pStyle w:val="TableBody"/>
              <w:jc w:val="center"/>
            </w:pPr>
          </w:p>
        </w:tc>
        <w:tc>
          <w:tcPr>
            <w:tcW w:w="576" w:type="dxa"/>
            <w:vMerge/>
            <w:tcBorders>
              <w:bottom w:val="dotted" w:sz="4" w:space="0" w:color="auto"/>
            </w:tcBorders>
            <w:vAlign w:val="center"/>
            <w:tcPrChange w:id="897" w:author="Brian Bohman" w:date="2022-11-10T20:32:00Z">
              <w:tcPr>
                <w:tcW w:w="1296" w:type="dxa"/>
                <w:gridSpan w:val="2"/>
                <w:vMerge/>
                <w:tcBorders>
                  <w:bottom w:val="dotted" w:sz="4" w:space="0" w:color="auto"/>
                </w:tcBorders>
                <w:vAlign w:val="center"/>
              </w:tcPr>
            </w:tcPrChange>
          </w:tcPr>
          <w:p w14:paraId="4CCFF3AF" w14:textId="77777777" w:rsidR="004A6704" w:rsidRPr="00202022" w:rsidRDefault="004A6704" w:rsidP="004A6704">
            <w:pPr>
              <w:pStyle w:val="TableBody"/>
              <w:jc w:val="center"/>
            </w:pPr>
          </w:p>
        </w:tc>
      </w:tr>
      <w:tr w:rsidR="004A6704" w:rsidRPr="00202022" w14:paraId="73E55BE3" w14:textId="60C4655A" w:rsidTr="004A6704">
        <w:tblPrEx>
          <w:tblPrExChange w:id="898" w:author="Brian Bohman" w:date="2022-11-10T20:32:00Z">
            <w:tblPrEx>
              <w:tblW w:w="14202" w:type="dxa"/>
            </w:tblPrEx>
          </w:tblPrExChange>
        </w:tblPrEx>
        <w:tc>
          <w:tcPr>
            <w:tcW w:w="1146" w:type="dxa"/>
            <w:vMerge w:val="restart"/>
            <w:tcBorders>
              <w:top w:val="dotted" w:sz="4" w:space="0" w:color="auto"/>
            </w:tcBorders>
            <w:vAlign w:val="center"/>
            <w:tcPrChange w:id="899" w:author="Brian Bohman" w:date="2022-11-10T20:32:00Z">
              <w:tcPr>
                <w:tcW w:w="1146" w:type="dxa"/>
                <w:vMerge w:val="restart"/>
                <w:tcBorders>
                  <w:top w:val="dotted" w:sz="4" w:space="0" w:color="auto"/>
                </w:tcBorders>
                <w:vAlign w:val="center"/>
              </w:tcPr>
            </w:tcPrChange>
          </w:tcPr>
          <w:p w14:paraId="521B0E01" w14:textId="77777777" w:rsidR="004A6704" w:rsidRPr="00202022" w:rsidRDefault="004A6704" w:rsidP="004A6704">
            <w:pPr>
              <w:pStyle w:val="TableBody"/>
            </w:pPr>
            <w:r w:rsidRPr="00202022">
              <w:t>Belgium</w:t>
            </w:r>
          </w:p>
        </w:tc>
        <w:tc>
          <w:tcPr>
            <w:tcW w:w="1581" w:type="dxa"/>
            <w:tcBorders>
              <w:top w:val="dotted" w:sz="4" w:space="0" w:color="auto"/>
              <w:right w:val="dotted" w:sz="4" w:space="0" w:color="auto"/>
            </w:tcBorders>
            <w:vAlign w:val="center"/>
            <w:tcPrChange w:id="900" w:author="Brian Bohman" w:date="2022-11-10T20:32:00Z">
              <w:tcPr>
                <w:tcW w:w="1581" w:type="dxa"/>
                <w:tcBorders>
                  <w:top w:val="dotted" w:sz="4" w:space="0" w:color="auto"/>
                  <w:right w:val="dotted" w:sz="4" w:space="0" w:color="auto"/>
                </w:tcBorders>
                <w:vAlign w:val="center"/>
              </w:tcPr>
            </w:tcPrChange>
          </w:tcPr>
          <w:p w14:paraId="72F51F31" w14:textId="77777777" w:rsidR="004A6704" w:rsidRPr="00202022" w:rsidRDefault="004A6704" w:rsidP="004A6704">
            <w:pPr>
              <w:pStyle w:val="TableBody"/>
            </w:pPr>
            <w:r w:rsidRPr="00202022">
              <w:t>Bintje</w:t>
            </w:r>
          </w:p>
        </w:tc>
        <w:tc>
          <w:tcPr>
            <w:tcW w:w="936" w:type="dxa"/>
            <w:tcBorders>
              <w:top w:val="dotted" w:sz="4" w:space="0" w:color="auto"/>
              <w:left w:val="dotted" w:sz="4" w:space="0" w:color="auto"/>
              <w:right w:val="dotted" w:sz="4" w:space="0" w:color="auto"/>
            </w:tcBorders>
            <w:vAlign w:val="center"/>
            <w:tcPrChange w:id="901" w:author="Brian Bohman" w:date="2022-11-10T20:32:00Z">
              <w:tcPr>
                <w:tcW w:w="936" w:type="dxa"/>
                <w:tcBorders>
                  <w:top w:val="dotted" w:sz="4" w:space="0" w:color="auto"/>
                  <w:left w:val="dotted" w:sz="4" w:space="0" w:color="auto"/>
                  <w:right w:val="dotted" w:sz="4" w:space="0" w:color="auto"/>
                </w:tcBorders>
                <w:vAlign w:val="center"/>
              </w:tcPr>
            </w:tcPrChange>
          </w:tcPr>
          <w:p w14:paraId="40BA8B0B" w14:textId="77777777" w:rsidR="004A6704" w:rsidRPr="00202022" w:rsidRDefault="004A6704" w:rsidP="004A6704">
            <w:pPr>
              <w:pStyle w:val="TableBody"/>
              <w:jc w:val="center"/>
            </w:pPr>
            <w:r w:rsidRPr="00202022">
              <w:t>L</w:t>
            </w:r>
          </w:p>
        </w:tc>
        <w:tc>
          <w:tcPr>
            <w:tcW w:w="1107" w:type="dxa"/>
            <w:vMerge w:val="restart"/>
            <w:tcBorders>
              <w:top w:val="dotted" w:sz="4" w:space="0" w:color="auto"/>
              <w:left w:val="dotted" w:sz="4" w:space="0" w:color="auto"/>
            </w:tcBorders>
            <w:vAlign w:val="center"/>
            <w:tcPrChange w:id="902" w:author="Brian Bohman" w:date="2022-11-10T20:32:00Z">
              <w:tcPr>
                <w:tcW w:w="1107" w:type="dxa"/>
                <w:vMerge w:val="restart"/>
                <w:tcBorders>
                  <w:top w:val="dotted" w:sz="4" w:space="0" w:color="auto"/>
                  <w:left w:val="dotted" w:sz="4" w:space="0" w:color="auto"/>
                </w:tcBorders>
                <w:vAlign w:val="center"/>
              </w:tcPr>
            </w:tcPrChange>
          </w:tcPr>
          <w:p w14:paraId="4F7502BB" w14:textId="77777777" w:rsidR="004A6704" w:rsidRPr="00202022" w:rsidRDefault="004A6704" w:rsidP="004A6704">
            <w:pPr>
              <w:pStyle w:val="TableBody"/>
              <w:jc w:val="center"/>
            </w:pPr>
            <w:r>
              <w:t>SiCL, SiL, L, SL</w:t>
            </w:r>
          </w:p>
        </w:tc>
        <w:tc>
          <w:tcPr>
            <w:tcW w:w="720" w:type="dxa"/>
            <w:vMerge w:val="restart"/>
            <w:tcBorders>
              <w:top w:val="dotted" w:sz="4" w:space="0" w:color="auto"/>
            </w:tcBorders>
            <w:vAlign w:val="center"/>
            <w:tcPrChange w:id="903" w:author="Brian Bohman" w:date="2022-11-10T20:32:00Z">
              <w:tcPr>
                <w:tcW w:w="1008" w:type="dxa"/>
                <w:vMerge w:val="restart"/>
                <w:tcBorders>
                  <w:top w:val="dotted" w:sz="4" w:space="0" w:color="auto"/>
                </w:tcBorders>
                <w:vAlign w:val="center"/>
              </w:tcPr>
            </w:tcPrChange>
          </w:tcPr>
          <w:p w14:paraId="16A2D367" w14:textId="77777777" w:rsidR="004A6704" w:rsidRDefault="004A6704" w:rsidP="004A6704">
            <w:pPr>
              <w:pStyle w:val="TableBody"/>
              <w:jc w:val="center"/>
              <w:rPr>
                <w:ins w:id="904" w:author="Brian Bohman" w:date="2022-11-10T20:31:00Z"/>
              </w:rPr>
            </w:pPr>
            <w:ins w:id="905" w:author="Brian Bohman" w:date="2022-11-10T20:31:00Z">
              <w:r>
                <w:t>1.3 –</w:t>
              </w:r>
            </w:ins>
          </w:p>
          <w:p w14:paraId="60E72A0F" w14:textId="7F94C3AC" w:rsidR="004A6704" w:rsidRDefault="004A6704" w:rsidP="004A6704">
            <w:pPr>
              <w:pStyle w:val="TableBody"/>
              <w:jc w:val="center"/>
            </w:pPr>
            <w:ins w:id="906" w:author="Brian Bohman" w:date="2022-11-10T20:31:00Z">
              <w:r>
                <w:t>2.6</w:t>
              </w:r>
            </w:ins>
          </w:p>
        </w:tc>
        <w:tc>
          <w:tcPr>
            <w:tcW w:w="1008" w:type="dxa"/>
            <w:vMerge w:val="restart"/>
            <w:tcBorders>
              <w:top w:val="dotted" w:sz="4" w:space="0" w:color="auto"/>
            </w:tcBorders>
            <w:vAlign w:val="center"/>
            <w:tcPrChange w:id="907" w:author="Brian Bohman" w:date="2022-11-10T20:32:00Z">
              <w:tcPr>
                <w:tcW w:w="720" w:type="dxa"/>
                <w:vMerge w:val="restart"/>
                <w:tcBorders>
                  <w:top w:val="dotted" w:sz="4" w:space="0" w:color="auto"/>
                </w:tcBorders>
                <w:vAlign w:val="center"/>
              </w:tcPr>
            </w:tcPrChange>
          </w:tcPr>
          <w:p w14:paraId="09D651FC" w14:textId="77777777" w:rsidR="004A6704" w:rsidRDefault="004A6704" w:rsidP="004A6704">
            <w:pPr>
              <w:pStyle w:val="TableBody"/>
              <w:jc w:val="center"/>
              <w:rPr>
                <w:ins w:id="908" w:author="Brian Bohman" w:date="2022-11-10T20:32:00Z"/>
              </w:rPr>
            </w:pPr>
            <w:ins w:id="909" w:author="Brian Bohman" w:date="2022-11-10T20:32:00Z">
              <w:r>
                <w:t>10 Oct. –</w:t>
              </w:r>
            </w:ins>
          </w:p>
          <w:p w14:paraId="56F6A2B0" w14:textId="7E13E54B" w:rsidR="004A6704" w:rsidRDefault="004A6704" w:rsidP="004A6704">
            <w:pPr>
              <w:pStyle w:val="TableBody"/>
              <w:jc w:val="center"/>
            </w:pPr>
            <w:ins w:id="910" w:author="Brian Bohman" w:date="2022-11-10T20:32:00Z">
              <w:r>
                <w:t>10 Mar.</w:t>
              </w:r>
            </w:ins>
            <w:del w:id="911" w:author="Brian Bohman" w:date="2022-11-10T20:32:00Z">
              <w:r w:rsidDel="0037236C">
                <w:delText xml:space="preserve">1.3 </w:delText>
              </w:r>
            </w:del>
            <w:del w:id="912" w:author="Brian Bohman" w:date="2022-11-09T19:20:00Z">
              <w:r w:rsidDel="00AF05EE">
                <w:delText>to</w:delText>
              </w:r>
            </w:del>
            <w:del w:id="913" w:author="Brian Bohman" w:date="2022-11-09T19:21:00Z">
              <w:r w:rsidDel="00AF05EE">
                <w:delText xml:space="preserve"> </w:delText>
              </w:r>
            </w:del>
            <w:del w:id="914" w:author="Brian Bohman" w:date="2022-11-10T20:32:00Z">
              <w:r w:rsidDel="0037236C">
                <w:delText>2.6</w:delText>
              </w:r>
            </w:del>
          </w:p>
        </w:tc>
        <w:tc>
          <w:tcPr>
            <w:tcW w:w="720" w:type="dxa"/>
            <w:vMerge w:val="restart"/>
            <w:tcBorders>
              <w:top w:val="dotted" w:sz="4" w:space="0" w:color="auto"/>
            </w:tcBorders>
            <w:vAlign w:val="center"/>
            <w:tcPrChange w:id="915" w:author="Brian Bohman" w:date="2022-11-10T20:32:00Z">
              <w:tcPr>
                <w:tcW w:w="720" w:type="dxa"/>
                <w:vMerge w:val="restart"/>
                <w:tcBorders>
                  <w:top w:val="dotted" w:sz="4" w:space="0" w:color="auto"/>
                </w:tcBorders>
                <w:vAlign w:val="center"/>
              </w:tcPr>
            </w:tcPrChange>
          </w:tcPr>
          <w:p w14:paraId="4ECC2336" w14:textId="77777777" w:rsidR="004A6704" w:rsidRDefault="004A6704" w:rsidP="004A6704">
            <w:pPr>
              <w:pStyle w:val="TableBody"/>
              <w:jc w:val="center"/>
            </w:pPr>
            <w:r>
              <w:t>15.5</w:t>
            </w:r>
          </w:p>
        </w:tc>
        <w:tc>
          <w:tcPr>
            <w:tcW w:w="792" w:type="dxa"/>
            <w:vMerge w:val="restart"/>
            <w:tcBorders>
              <w:top w:val="dotted" w:sz="4" w:space="0" w:color="auto"/>
            </w:tcBorders>
            <w:vAlign w:val="center"/>
            <w:tcPrChange w:id="916" w:author="Brian Bohman" w:date="2022-11-10T20:32:00Z">
              <w:tcPr>
                <w:tcW w:w="792" w:type="dxa"/>
                <w:vMerge w:val="restart"/>
                <w:tcBorders>
                  <w:top w:val="dotted" w:sz="4" w:space="0" w:color="auto"/>
                </w:tcBorders>
                <w:vAlign w:val="center"/>
              </w:tcPr>
            </w:tcPrChange>
          </w:tcPr>
          <w:p w14:paraId="086FB054" w14:textId="77777777" w:rsidR="004A6704" w:rsidRDefault="004A6704" w:rsidP="004A6704">
            <w:pPr>
              <w:pStyle w:val="TableBody"/>
              <w:jc w:val="center"/>
            </w:pPr>
            <w:r>
              <w:t>244</w:t>
            </w:r>
          </w:p>
        </w:tc>
        <w:tc>
          <w:tcPr>
            <w:tcW w:w="864" w:type="dxa"/>
            <w:vMerge w:val="restart"/>
            <w:tcBorders>
              <w:top w:val="dotted" w:sz="4" w:space="0" w:color="auto"/>
            </w:tcBorders>
            <w:vAlign w:val="center"/>
            <w:tcPrChange w:id="917" w:author="Brian Bohman" w:date="2022-11-10T20:32:00Z">
              <w:tcPr>
                <w:tcW w:w="864" w:type="dxa"/>
                <w:vMerge w:val="restart"/>
                <w:tcBorders>
                  <w:top w:val="dotted" w:sz="4" w:space="0" w:color="auto"/>
                </w:tcBorders>
                <w:vAlign w:val="center"/>
              </w:tcPr>
            </w:tcPrChange>
          </w:tcPr>
          <w:p w14:paraId="3FCC3499" w14:textId="77777777" w:rsidR="004A6704" w:rsidRDefault="004A6704" w:rsidP="004A6704">
            <w:pPr>
              <w:pStyle w:val="TableBody"/>
              <w:jc w:val="center"/>
            </w:pPr>
            <w:r w:rsidRPr="00202022">
              <w:t>8.3</w:t>
            </w:r>
          </w:p>
        </w:tc>
        <w:tc>
          <w:tcPr>
            <w:tcW w:w="720" w:type="dxa"/>
            <w:vMerge w:val="restart"/>
            <w:tcBorders>
              <w:top w:val="dotted" w:sz="4" w:space="0" w:color="auto"/>
            </w:tcBorders>
            <w:vAlign w:val="center"/>
            <w:tcPrChange w:id="918" w:author="Brian Bohman" w:date="2022-11-10T20:32:00Z">
              <w:tcPr>
                <w:tcW w:w="720" w:type="dxa"/>
                <w:vMerge w:val="restart"/>
                <w:tcBorders>
                  <w:top w:val="dotted" w:sz="4" w:space="0" w:color="auto"/>
                </w:tcBorders>
                <w:vAlign w:val="center"/>
              </w:tcPr>
            </w:tcPrChange>
          </w:tcPr>
          <w:p w14:paraId="180AA042" w14:textId="77777777" w:rsidR="004A6704" w:rsidRDefault="004A6704" w:rsidP="004A6704">
            <w:pPr>
              <w:pStyle w:val="TableBody"/>
              <w:jc w:val="center"/>
            </w:pPr>
            <w:r w:rsidRPr="00202022">
              <w:t>131</w:t>
            </w:r>
            <w:r>
              <w:t>3</w:t>
            </w:r>
          </w:p>
        </w:tc>
        <w:tc>
          <w:tcPr>
            <w:tcW w:w="1008" w:type="dxa"/>
            <w:vMerge w:val="restart"/>
            <w:tcBorders>
              <w:top w:val="dotted" w:sz="4" w:space="0" w:color="auto"/>
              <w:right w:val="dotted" w:sz="4" w:space="0" w:color="auto"/>
            </w:tcBorders>
            <w:vAlign w:val="center"/>
            <w:tcPrChange w:id="919" w:author="Brian Bohman" w:date="2022-11-10T20:32:00Z">
              <w:tcPr>
                <w:tcW w:w="1008" w:type="dxa"/>
                <w:vMerge w:val="restart"/>
                <w:tcBorders>
                  <w:top w:val="dotted" w:sz="4" w:space="0" w:color="auto"/>
                  <w:right w:val="dotted" w:sz="4" w:space="0" w:color="auto"/>
                </w:tcBorders>
                <w:vAlign w:val="center"/>
              </w:tcPr>
            </w:tcPrChange>
          </w:tcPr>
          <w:p w14:paraId="6AB2D32C" w14:textId="77777777" w:rsidR="004A6704" w:rsidRDefault="004A6704" w:rsidP="004A6704">
            <w:pPr>
              <w:pStyle w:val="TableBody"/>
              <w:jc w:val="center"/>
            </w:pPr>
            <w:r>
              <w:t>20.0</w:t>
            </w:r>
          </w:p>
        </w:tc>
        <w:tc>
          <w:tcPr>
            <w:tcW w:w="1008" w:type="dxa"/>
            <w:vMerge w:val="restart"/>
            <w:tcBorders>
              <w:top w:val="dotted" w:sz="4" w:space="0" w:color="auto"/>
              <w:left w:val="dotted" w:sz="4" w:space="0" w:color="auto"/>
              <w:bottom w:val="dotted" w:sz="4" w:space="0" w:color="auto"/>
            </w:tcBorders>
            <w:vAlign w:val="center"/>
            <w:tcPrChange w:id="920" w:author="Brian Bohman" w:date="2022-11-10T20:32:00Z">
              <w:tcPr>
                <w:tcW w:w="1008" w:type="dxa"/>
                <w:vMerge w:val="restart"/>
                <w:tcBorders>
                  <w:top w:val="dotted" w:sz="4" w:space="0" w:color="auto"/>
                  <w:left w:val="dotted" w:sz="4" w:space="0" w:color="auto"/>
                  <w:bottom w:val="dotted" w:sz="4" w:space="0" w:color="auto"/>
                </w:tcBorders>
                <w:vAlign w:val="center"/>
              </w:tcPr>
            </w:tcPrChange>
          </w:tcPr>
          <w:p w14:paraId="695C3EF6" w14:textId="77777777" w:rsidR="004A6704" w:rsidRDefault="004A6704" w:rsidP="004A6704">
            <w:pPr>
              <w:pStyle w:val="TableBody"/>
              <w:jc w:val="center"/>
            </w:pPr>
            <w:r w:rsidRPr="00202022">
              <w:t>38,000</w:t>
            </w:r>
          </w:p>
        </w:tc>
        <w:tc>
          <w:tcPr>
            <w:tcW w:w="1296" w:type="dxa"/>
            <w:vMerge w:val="restart"/>
            <w:tcBorders>
              <w:top w:val="dotted" w:sz="4" w:space="0" w:color="auto"/>
              <w:bottom w:val="dotted" w:sz="4" w:space="0" w:color="auto"/>
            </w:tcBorders>
            <w:vAlign w:val="center"/>
            <w:tcPrChange w:id="921" w:author="Brian Bohman" w:date="2022-11-10T20:32:00Z">
              <w:tcPr>
                <w:tcW w:w="1296" w:type="dxa"/>
                <w:vMerge w:val="restart"/>
                <w:tcBorders>
                  <w:top w:val="dotted" w:sz="4" w:space="0" w:color="auto"/>
                  <w:bottom w:val="dotted" w:sz="4" w:space="0" w:color="auto"/>
                </w:tcBorders>
                <w:vAlign w:val="center"/>
              </w:tcPr>
            </w:tcPrChange>
          </w:tcPr>
          <w:p w14:paraId="12E84680" w14:textId="77777777" w:rsidR="004A6704" w:rsidRDefault="004A6704" w:rsidP="004A6704">
            <w:pPr>
              <w:pStyle w:val="TableBody"/>
              <w:jc w:val="center"/>
            </w:pPr>
            <w:r w:rsidRPr="00202022">
              <w:t>AN @ PL</w:t>
            </w:r>
          </w:p>
        </w:tc>
        <w:tc>
          <w:tcPr>
            <w:tcW w:w="576" w:type="dxa"/>
            <w:vMerge w:val="restart"/>
            <w:tcBorders>
              <w:top w:val="dotted" w:sz="4" w:space="0" w:color="auto"/>
            </w:tcBorders>
            <w:vAlign w:val="center"/>
            <w:tcPrChange w:id="922" w:author="Brian Bohman" w:date="2022-11-10T20:32:00Z">
              <w:tcPr>
                <w:tcW w:w="1296" w:type="dxa"/>
                <w:gridSpan w:val="2"/>
                <w:vMerge w:val="restart"/>
                <w:tcBorders>
                  <w:top w:val="dotted" w:sz="4" w:space="0" w:color="auto"/>
                </w:tcBorders>
                <w:vAlign w:val="center"/>
              </w:tcPr>
            </w:tcPrChange>
          </w:tcPr>
          <w:p w14:paraId="6971134C" w14:textId="37CFD373" w:rsidR="004A6704" w:rsidRPr="00202022" w:rsidRDefault="004A6704" w:rsidP="004A6704">
            <w:pPr>
              <w:pStyle w:val="TableBody"/>
              <w:jc w:val="center"/>
            </w:pPr>
            <w:ins w:id="923" w:author="Brian Bohman" w:date="2022-11-09T19:23:00Z">
              <w:r>
                <w:t>No</w:t>
              </w:r>
            </w:ins>
          </w:p>
        </w:tc>
      </w:tr>
      <w:tr w:rsidR="004A6704" w:rsidRPr="00202022" w14:paraId="50401D2D" w14:textId="31FE3023" w:rsidTr="00C6721E">
        <w:tblPrEx>
          <w:tblPrExChange w:id="924" w:author="Brian Bohman" w:date="2022-11-10T20:32:00Z">
            <w:tblPrEx>
              <w:tblW w:w="14202" w:type="dxa"/>
            </w:tblPrEx>
          </w:tblPrExChange>
        </w:tblPrEx>
        <w:tc>
          <w:tcPr>
            <w:tcW w:w="1146" w:type="dxa"/>
            <w:vMerge/>
            <w:tcBorders>
              <w:bottom w:val="dotted" w:sz="4" w:space="0" w:color="auto"/>
            </w:tcBorders>
            <w:vAlign w:val="center"/>
            <w:tcPrChange w:id="925" w:author="Brian Bohman" w:date="2022-11-10T20:32:00Z">
              <w:tcPr>
                <w:tcW w:w="1146" w:type="dxa"/>
                <w:vMerge/>
                <w:tcBorders>
                  <w:bottom w:val="dotted" w:sz="4" w:space="0" w:color="auto"/>
                </w:tcBorders>
                <w:vAlign w:val="center"/>
              </w:tcPr>
            </w:tcPrChange>
          </w:tcPr>
          <w:p w14:paraId="410306EE" w14:textId="77777777" w:rsidR="004A6704" w:rsidRPr="00202022" w:rsidRDefault="004A6704" w:rsidP="004A6704">
            <w:pPr>
              <w:pStyle w:val="TableBody"/>
            </w:pPr>
          </w:p>
        </w:tc>
        <w:tc>
          <w:tcPr>
            <w:tcW w:w="1581" w:type="dxa"/>
            <w:tcBorders>
              <w:bottom w:val="dotted" w:sz="4" w:space="0" w:color="auto"/>
              <w:right w:val="dotted" w:sz="4" w:space="0" w:color="auto"/>
            </w:tcBorders>
            <w:vAlign w:val="center"/>
            <w:tcPrChange w:id="926" w:author="Brian Bohman" w:date="2022-11-10T20:32:00Z">
              <w:tcPr>
                <w:tcW w:w="1581" w:type="dxa"/>
                <w:tcBorders>
                  <w:bottom w:val="dotted" w:sz="4" w:space="0" w:color="auto"/>
                  <w:right w:val="dotted" w:sz="4" w:space="0" w:color="auto"/>
                </w:tcBorders>
                <w:vAlign w:val="center"/>
              </w:tcPr>
            </w:tcPrChange>
          </w:tcPr>
          <w:p w14:paraId="2C2DAEDB" w14:textId="77777777" w:rsidR="004A6704" w:rsidRPr="00202022" w:rsidRDefault="004A6704" w:rsidP="004A6704">
            <w:pPr>
              <w:pStyle w:val="TableBody"/>
            </w:pPr>
            <w:r w:rsidRPr="00202022">
              <w:t>Charlotte</w:t>
            </w:r>
          </w:p>
        </w:tc>
        <w:tc>
          <w:tcPr>
            <w:tcW w:w="936" w:type="dxa"/>
            <w:tcBorders>
              <w:left w:val="dotted" w:sz="4" w:space="0" w:color="auto"/>
              <w:bottom w:val="dotted" w:sz="4" w:space="0" w:color="auto"/>
              <w:right w:val="dotted" w:sz="4" w:space="0" w:color="auto"/>
            </w:tcBorders>
            <w:vAlign w:val="center"/>
            <w:tcPrChange w:id="927" w:author="Brian Bohman" w:date="2022-11-10T20:32:00Z">
              <w:tcPr>
                <w:tcW w:w="936" w:type="dxa"/>
                <w:tcBorders>
                  <w:left w:val="dotted" w:sz="4" w:space="0" w:color="auto"/>
                  <w:bottom w:val="dotted" w:sz="4" w:space="0" w:color="auto"/>
                  <w:right w:val="dotted" w:sz="4" w:space="0" w:color="auto"/>
                </w:tcBorders>
                <w:vAlign w:val="center"/>
              </w:tcPr>
            </w:tcPrChange>
          </w:tcPr>
          <w:p w14:paraId="6F99CB97" w14:textId="77777777" w:rsidR="004A6704" w:rsidRPr="00202022" w:rsidRDefault="004A6704" w:rsidP="004A6704">
            <w:pPr>
              <w:pStyle w:val="TableBody"/>
              <w:jc w:val="center"/>
            </w:pPr>
            <w:r w:rsidRPr="00202022">
              <w:t>M</w:t>
            </w:r>
          </w:p>
        </w:tc>
        <w:tc>
          <w:tcPr>
            <w:tcW w:w="1107" w:type="dxa"/>
            <w:vMerge/>
            <w:tcBorders>
              <w:left w:val="dotted" w:sz="4" w:space="0" w:color="auto"/>
            </w:tcBorders>
            <w:vAlign w:val="center"/>
            <w:tcPrChange w:id="928" w:author="Brian Bohman" w:date="2022-11-10T20:32:00Z">
              <w:tcPr>
                <w:tcW w:w="1107" w:type="dxa"/>
                <w:vMerge/>
                <w:tcBorders>
                  <w:left w:val="dotted" w:sz="4" w:space="0" w:color="auto"/>
                </w:tcBorders>
                <w:vAlign w:val="center"/>
              </w:tcPr>
            </w:tcPrChange>
          </w:tcPr>
          <w:p w14:paraId="7A245D5B" w14:textId="77777777" w:rsidR="004A6704" w:rsidRPr="00202022" w:rsidRDefault="004A6704" w:rsidP="004A6704">
            <w:pPr>
              <w:pStyle w:val="TableBody"/>
              <w:jc w:val="center"/>
            </w:pPr>
          </w:p>
        </w:tc>
        <w:tc>
          <w:tcPr>
            <w:tcW w:w="720" w:type="dxa"/>
            <w:vMerge/>
            <w:tcPrChange w:id="929" w:author="Brian Bohman" w:date="2022-11-10T20:32:00Z">
              <w:tcPr>
                <w:tcW w:w="1008" w:type="dxa"/>
                <w:vMerge/>
                <w:vAlign w:val="center"/>
              </w:tcPr>
            </w:tcPrChange>
          </w:tcPr>
          <w:p w14:paraId="46BFCA08" w14:textId="77777777" w:rsidR="004A6704" w:rsidRPr="00202022" w:rsidRDefault="004A6704" w:rsidP="004A6704">
            <w:pPr>
              <w:pStyle w:val="TableBody"/>
              <w:jc w:val="center"/>
            </w:pPr>
          </w:p>
        </w:tc>
        <w:tc>
          <w:tcPr>
            <w:tcW w:w="1008" w:type="dxa"/>
            <w:vMerge/>
            <w:vAlign w:val="center"/>
            <w:tcPrChange w:id="930" w:author="Brian Bohman" w:date="2022-11-10T20:32:00Z">
              <w:tcPr>
                <w:tcW w:w="720" w:type="dxa"/>
                <w:vMerge/>
              </w:tcPr>
            </w:tcPrChange>
          </w:tcPr>
          <w:p w14:paraId="601E75DA" w14:textId="1F4575AA" w:rsidR="004A6704" w:rsidRPr="00202022" w:rsidRDefault="004A6704" w:rsidP="004A6704">
            <w:pPr>
              <w:pStyle w:val="TableBody"/>
              <w:jc w:val="center"/>
            </w:pPr>
          </w:p>
        </w:tc>
        <w:tc>
          <w:tcPr>
            <w:tcW w:w="720" w:type="dxa"/>
            <w:vMerge/>
            <w:tcPrChange w:id="931" w:author="Brian Bohman" w:date="2022-11-10T20:32:00Z">
              <w:tcPr>
                <w:tcW w:w="720" w:type="dxa"/>
                <w:vMerge/>
              </w:tcPr>
            </w:tcPrChange>
          </w:tcPr>
          <w:p w14:paraId="0B9C0789" w14:textId="77777777" w:rsidR="004A6704" w:rsidRPr="00202022" w:rsidRDefault="004A6704" w:rsidP="004A6704">
            <w:pPr>
              <w:pStyle w:val="TableBody"/>
              <w:jc w:val="center"/>
            </w:pPr>
          </w:p>
        </w:tc>
        <w:tc>
          <w:tcPr>
            <w:tcW w:w="792" w:type="dxa"/>
            <w:vMerge/>
            <w:tcPrChange w:id="932" w:author="Brian Bohman" w:date="2022-11-10T20:32:00Z">
              <w:tcPr>
                <w:tcW w:w="792" w:type="dxa"/>
                <w:vMerge/>
              </w:tcPr>
            </w:tcPrChange>
          </w:tcPr>
          <w:p w14:paraId="7BD9D65A" w14:textId="77777777" w:rsidR="004A6704" w:rsidRPr="00202022" w:rsidRDefault="004A6704" w:rsidP="004A6704">
            <w:pPr>
              <w:pStyle w:val="TableBody"/>
              <w:jc w:val="center"/>
            </w:pPr>
          </w:p>
        </w:tc>
        <w:tc>
          <w:tcPr>
            <w:tcW w:w="864" w:type="dxa"/>
            <w:vMerge/>
            <w:vAlign w:val="center"/>
            <w:tcPrChange w:id="933" w:author="Brian Bohman" w:date="2022-11-10T20:32:00Z">
              <w:tcPr>
                <w:tcW w:w="864" w:type="dxa"/>
                <w:vMerge/>
                <w:vAlign w:val="center"/>
              </w:tcPr>
            </w:tcPrChange>
          </w:tcPr>
          <w:p w14:paraId="6F0134C0" w14:textId="77777777" w:rsidR="004A6704" w:rsidRPr="00202022" w:rsidRDefault="004A6704" w:rsidP="004A6704">
            <w:pPr>
              <w:pStyle w:val="TableBody"/>
              <w:jc w:val="center"/>
            </w:pPr>
          </w:p>
        </w:tc>
        <w:tc>
          <w:tcPr>
            <w:tcW w:w="720" w:type="dxa"/>
            <w:vMerge/>
            <w:vAlign w:val="center"/>
            <w:tcPrChange w:id="934" w:author="Brian Bohman" w:date="2022-11-10T20:32:00Z">
              <w:tcPr>
                <w:tcW w:w="720" w:type="dxa"/>
                <w:vMerge/>
                <w:vAlign w:val="center"/>
              </w:tcPr>
            </w:tcPrChange>
          </w:tcPr>
          <w:p w14:paraId="1C51A5E9" w14:textId="77777777" w:rsidR="004A6704" w:rsidRPr="00202022" w:rsidRDefault="004A6704" w:rsidP="004A6704">
            <w:pPr>
              <w:pStyle w:val="TableBody"/>
              <w:jc w:val="center"/>
            </w:pPr>
          </w:p>
        </w:tc>
        <w:tc>
          <w:tcPr>
            <w:tcW w:w="1008" w:type="dxa"/>
            <w:vMerge/>
            <w:tcBorders>
              <w:right w:val="dotted" w:sz="4" w:space="0" w:color="auto"/>
            </w:tcBorders>
            <w:vAlign w:val="center"/>
            <w:tcPrChange w:id="935" w:author="Brian Bohman" w:date="2022-11-10T20:32:00Z">
              <w:tcPr>
                <w:tcW w:w="1008" w:type="dxa"/>
                <w:vMerge/>
                <w:tcBorders>
                  <w:right w:val="dotted" w:sz="4" w:space="0" w:color="auto"/>
                </w:tcBorders>
                <w:vAlign w:val="center"/>
              </w:tcPr>
            </w:tcPrChange>
          </w:tcPr>
          <w:p w14:paraId="03568E60" w14:textId="77777777" w:rsidR="004A6704" w:rsidRPr="00202022" w:rsidRDefault="004A6704" w:rsidP="004A6704">
            <w:pPr>
              <w:pStyle w:val="TableBody"/>
              <w:jc w:val="center"/>
            </w:pPr>
          </w:p>
        </w:tc>
        <w:tc>
          <w:tcPr>
            <w:tcW w:w="1008" w:type="dxa"/>
            <w:vMerge/>
            <w:tcBorders>
              <w:left w:val="dotted" w:sz="4" w:space="0" w:color="auto"/>
              <w:bottom w:val="dotted" w:sz="4" w:space="0" w:color="auto"/>
            </w:tcBorders>
            <w:vAlign w:val="center"/>
            <w:tcPrChange w:id="936" w:author="Brian Bohman" w:date="2022-11-10T20:32:00Z">
              <w:tcPr>
                <w:tcW w:w="1008" w:type="dxa"/>
                <w:vMerge/>
                <w:tcBorders>
                  <w:left w:val="dotted" w:sz="4" w:space="0" w:color="auto"/>
                  <w:bottom w:val="dotted" w:sz="4" w:space="0" w:color="auto"/>
                </w:tcBorders>
                <w:vAlign w:val="center"/>
              </w:tcPr>
            </w:tcPrChange>
          </w:tcPr>
          <w:p w14:paraId="2AA0AB3A" w14:textId="77777777" w:rsidR="004A6704" w:rsidRPr="00202022" w:rsidRDefault="004A6704" w:rsidP="004A6704">
            <w:pPr>
              <w:pStyle w:val="TableBody"/>
              <w:jc w:val="center"/>
            </w:pPr>
          </w:p>
        </w:tc>
        <w:tc>
          <w:tcPr>
            <w:tcW w:w="1296" w:type="dxa"/>
            <w:vMerge/>
            <w:tcBorders>
              <w:bottom w:val="dotted" w:sz="4" w:space="0" w:color="auto"/>
            </w:tcBorders>
            <w:vAlign w:val="center"/>
            <w:tcPrChange w:id="937" w:author="Brian Bohman" w:date="2022-11-10T20:32:00Z">
              <w:tcPr>
                <w:tcW w:w="1296" w:type="dxa"/>
                <w:vMerge/>
                <w:tcBorders>
                  <w:bottom w:val="dotted" w:sz="4" w:space="0" w:color="auto"/>
                </w:tcBorders>
                <w:vAlign w:val="center"/>
              </w:tcPr>
            </w:tcPrChange>
          </w:tcPr>
          <w:p w14:paraId="70D5AC4E" w14:textId="77777777" w:rsidR="004A6704" w:rsidRPr="00202022" w:rsidRDefault="004A6704" w:rsidP="004A6704">
            <w:pPr>
              <w:pStyle w:val="TableBody"/>
              <w:jc w:val="center"/>
            </w:pPr>
          </w:p>
        </w:tc>
        <w:tc>
          <w:tcPr>
            <w:tcW w:w="576" w:type="dxa"/>
            <w:vMerge/>
            <w:tcBorders>
              <w:bottom w:val="dotted" w:sz="4" w:space="0" w:color="auto"/>
            </w:tcBorders>
            <w:vAlign w:val="center"/>
            <w:tcPrChange w:id="938" w:author="Brian Bohman" w:date="2022-11-10T20:32:00Z">
              <w:tcPr>
                <w:tcW w:w="1296" w:type="dxa"/>
                <w:gridSpan w:val="2"/>
                <w:vMerge/>
                <w:tcBorders>
                  <w:bottom w:val="dotted" w:sz="4" w:space="0" w:color="auto"/>
                </w:tcBorders>
                <w:vAlign w:val="center"/>
              </w:tcPr>
            </w:tcPrChange>
          </w:tcPr>
          <w:p w14:paraId="7F898D45" w14:textId="77777777" w:rsidR="004A6704" w:rsidRPr="00202022" w:rsidRDefault="004A6704" w:rsidP="004A6704">
            <w:pPr>
              <w:pStyle w:val="TableBody"/>
              <w:jc w:val="center"/>
            </w:pPr>
          </w:p>
        </w:tc>
      </w:tr>
      <w:tr w:rsidR="004A6704" w:rsidRPr="00202022" w14:paraId="22D3042A" w14:textId="5AFD991C" w:rsidTr="004A6704">
        <w:tblPrEx>
          <w:tblPrExChange w:id="939" w:author="Brian Bohman" w:date="2022-11-10T20:32:00Z">
            <w:tblPrEx>
              <w:tblW w:w="14202" w:type="dxa"/>
            </w:tblPrEx>
          </w:tblPrExChange>
        </w:tblPrEx>
        <w:tc>
          <w:tcPr>
            <w:tcW w:w="1146" w:type="dxa"/>
            <w:vMerge w:val="restart"/>
            <w:tcBorders>
              <w:top w:val="dotted" w:sz="4" w:space="0" w:color="auto"/>
            </w:tcBorders>
            <w:vAlign w:val="center"/>
            <w:tcPrChange w:id="940" w:author="Brian Bohman" w:date="2022-11-10T20:32:00Z">
              <w:tcPr>
                <w:tcW w:w="1146" w:type="dxa"/>
                <w:vMerge w:val="restart"/>
                <w:tcBorders>
                  <w:top w:val="dotted" w:sz="4" w:space="0" w:color="auto"/>
                </w:tcBorders>
                <w:vAlign w:val="center"/>
              </w:tcPr>
            </w:tcPrChange>
          </w:tcPr>
          <w:p w14:paraId="46AC3677" w14:textId="77777777" w:rsidR="004A6704" w:rsidRPr="00202022" w:rsidRDefault="004A6704" w:rsidP="004A6704">
            <w:pPr>
              <w:pStyle w:val="TableBody"/>
            </w:pPr>
            <w:r w:rsidRPr="00202022">
              <w:t>Canada</w:t>
            </w:r>
          </w:p>
        </w:tc>
        <w:tc>
          <w:tcPr>
            <w:tcW w:w="1581" w:type="dxa"/>
            <w:tcBorders>
              <w:top w:val="dotted" w:sz="4" w:space="0" w:color="auto"/>
              <w:right w:val="dotted" w:sz="4" w:space="0" w:color="auto"/>
            </w:tcBorders>
            <w:vAlign w:val="center"/>
            <w:tcPrChange w:id="941" w:author="Brian Bohman" w:date="2022-11-10T20:32:00Z">
              <w:tcPr>
                <w:tcW w:w="1581" w:type="dxa"/>
                <w:tcBorders>
                  <w:top w:val="dotted" w:sz="4" w:space="0" w:color="auto"/>
                  <w:right w:val="dotted" w:sz="4" w:space="0" w:color="auto"/>
                </w:tcBorders>
                <w:vAlign w:val="center"/>
              </w:tcPr>
            </w:tcPrChange>
          </w:tcPr>
          <w:p w14:paraId="57B25B61" w14:textId="77777777" w:rsidR="004A6704" w:rsidRPr="00202022" w:rsidRDefault="004A6704" w:rsidP="004A6704">
            <w:pPr>
              <w:pStyle w:val="TableBody"/>
            </w:pPr>
            <w:r w:rsidRPr="00202022">
              <w:t>Russet Burbank</w:t>
            </w:r>
          </w:p>
        </w:tc>
        <w:tc>
          <w:tcPr>
            <w:tcW w:w="936" w:type="dxa"/>
            <w:tcBorders>
              <w:top w:val="dotted" w:sz="4" w:space="0" w:color="auto"/>
              <w:left w:val="dotted" w:sz="4" w:space="0" w:color="auto"/>
              <w:right w:val="dotted" w:sz="4" w:space="0" w:color="auto"/>
            </w:tcBorders>
            <w:vAlign w:val="center"/>
            <w:tcPrChange w:id="942" w:author="Brian Bohman" w:date="2022-11-10T20:32:00Z">
              <w:tcPr>
                <w:tcW w:w="936" w:type="dxa"/>
                <w:tcBorders>
                  <w:top w:val="dotted" w:sz="4" w:space="0" w:color="auto"/>
                  <w:left w:val="dotted" w:sz="4" w:space="0" w:color="auto"/>
                  <w:right w:val="dotted" w:sz="4" w:space="0" w:color="auto"/>
                </w:tcBorders>
                <w:vAlign w:val="center"/>
              </w:tcPr>
            </w:tcPrChange>
          </w:tcPr>
          <w:p w14:paraId="70688482" w14:textId="77777777" w:rsidR="004A6704" w:rsidRPr="00202022" w:rsidRDefault="004A6704" w:rsidP="004A6704">
            <w:pPr>
              <w:pStyle w:val="TableBody"/>
              <w:jc w:val="center"/>
            </w:pPr>
            <w:r w:rsidRPr="00202022">
              <w:t>L to VL</w:t>
            </w:r>
          </w:p>
        </w:tc>
        <w:tc>
          <w:tcPr>
            <w:tcW w:w="1107" w:type="dxa"/>
            <w:vMerge w:val="restart"/>
            <w:tcBorders>
              <w:top w:val="dotted" w:sz="4" w:space="0" w:color="auto"/>
              <w:left w:val="dotted" w:sz="4" w:space="0" w:color="auto"/>
            </w:tcBorders>
            <w:vAlign w:val="center"/>
            <w:tcPrChange w:id="943" w:author="Brian Bohman" w:date="2022-11-10T20:32:00Z">
              <w:tcPr>
                <w:tcW w:w="1107" w:type="dxa"/>
                <w:vMerge w:val="restart"/>
                <w:tcBorders>
                  <w:top w:val="dotted" w:sz="4" w:space="0" w:color="auto"/>
                  <w:left w:val="dotted" w:sz="4" w:space="0" w:color="auto"/>
                </w:tcBorders>
                <w:vAlign w:val="center"/>
              </w:tcPr>
            </w:tcPrChange>
          </w:tcPr>
          <w:p w14:paraId="74B05B1F" w14:textId="77777777" w:rsidR="004A6704" w:rsidRPr="00202022" w:rsidRDefault="004A6704" w:rsidP="004A6704">
            <w:pPr>
              <w:pStyle w:val="TableBody"/>
              <w:jc w:val="center"/>
            </w:pPr>
            <w:r>
              <w:t>CL, L</w:t>
            </w:r>
          </w:p>
        </w:tc>
        <w:tc>
          <w:tcPr>
            <w:tcW w:w="720" w:type="dxa"/>
            <w:vMerge w:val="restart"/>
            <w:tcBorders>
              <w:top w:val="dotted" w:sz="4" w:space="0" w:color="auto"/>
            </w:tcBorders>
            <w:vAlign w:val="center"/>
            <w:tcPrChange w:id="944" w:author="Brian Bohman" w:date="2022-11-10T20:32:00Z">
              <w:tcPr>
                <w:tcW w:w="1008" w:type="dxa"/>
                <w:vMerge w:val="restart"/>
                <w:tcBorders>
                  <w:top w:val="dotted" w:sz="4" w:space="0" w:color="auto"/>
                </w:tcBorders>
                <w:vAlign w:val="center"/>
              </w:tcPr>
            </w:tcPrChange>
          </w:tcPr>
          <w:p w14:paraId="2729A8FB" w14:textId="77777777" w:rsidR="004A6704" w:rsidRDefault="004A6704" w:rsidP="004A6704">
            <w:pPr>
              <w:pStyle w:val="TableBody"/>
              <w:jc w:val="center"/>
              <w:rPr>
                <w:ins w:id="945" w:author="Brian Bohman" w:date="2022-11-10T20:31:00Z"/>
              </w:rPr>
            </w:pPr>
            <w:ins w:id="946" w:author="Brian Bohman" w:date="2022-11-10T20:31:00Z">
              <w:r>
                <w:t>2.6 –</w:t>
              </w:r>
            </w:ins>
          </w:p>
          <w:p w14:paraId="60C61B6B" w14:textId="04445A29" w:rsidR="004A6704" w:rsidRDefault="004A6704" w:rsidP="004A6704">
            <w:pPr>
              <w:pStyle w:val="TableBody"/>
              <w:jc w:val="center"/>
            </w:pPr>
            <w:ins w:id="947" w:author="Brian Bohman" w:date="2022-11-10T20:31:00Z">
              <w:r>
                <w:t>3.0</w:t>
              </w:r>
            </w:ins>
          </w:p>
        </w:tc>
        <w:tc>
          <w:tcPr>
            <w:tcW w:w="1008" w:type="dxa"/>
            <w:vMerge w:val="restart"/>
            <w:tcBorders>
              <w:top w:val="dotted" w:sz="4" w:space="0" w:color="auto"/>
            </w:tcBorders>
            <w:vAlign w:val="center"/>
            <w:tcPrChange w:id="948" w:author="Brian Bohman" w:date="2022-11-10T20:32:00Z">
              <w:tcPr>
                <w:tcW w:w="720" w:type="dxa"/>
                <w:vMerge w:val="restart"/>
                <w:tcBorders>
                  <w:top w:val="dotted" w:sz="4" w:space="0" w:color="auto"/>
                </w:tcBorders>
                <w:vAlign w:val="center"/>
              </w:tcPr>
            </w:tcPrChange>
          </w:tcPr>
          <w:p w14:paraId="0565382D" w14:textId="77777777" w:rsidR="004A6704" w:rsidRDefault="004A6704" w:rsidP="004A6704">
            <w:pPr>
              <w:pStyle w:val="TableBody"/>
              <w:jc w:val="center"/>
              <w:rPr>
                <w:ins w:id="949" w:author="Brian Bohman" w:date="2022-11-10T20:32:00Z"/>
              </w:rPr>
            </w:pPr>
            <w:ins w:id="950" w:author="Brian Bohman" w:date="2022-11-10T20:32:00Z">
              <w:r>
                <w:t>20 Apr –</w:t>
              </w:r>
            </w:ins>
          </w:p>
          <w:p w14:paraId="2CA4A3AE" w14:textId="1728C6D5" w:rsidR="004A6704" w:rsidRDefault="004A6704" w:rsidP="004A6704">
            <w:pPr>
              <w:pStyle w:val="TableBody"/>
              <w:jc w:val="center"/>
            </w:pPr>
            <w:ins w:id="951" w:author="Brian Bohman" w:date="2022-11-10T20:32:00Z">
              <w:r>
                <w:t>20 Sept.</w:t>
              </w:r>
            </w:ins>
            <w:del w:id="952" w:author="Brian Bohman" w:date="2022-11-10T20:32:00Z">
              <w:r w:rsidDel="0037236C">
                <w:delText xml:space="preserve">2.6 </w:delText>
              </w:r>
            </w:del>
            <w:del w:id="953" w:author="Brian Bohman" w:date="2022-11-09T19:20:00Z">
              <w:r w:rsidDel="00AF05EE">
                <w:delText>to</w:delText>
              </w:r>
            </w:del>
            <w:del w:id="954" w:author="Brian Bohman" w:date="2022-11-09T19:21:00Z">
              <w:r w:rsidDel="00AF05EE">
                <w:delText xml:space="preserve"> </w:delText>
              </w:r>
            </w:del>
            <w:del w:id="955" w:author="Brian Bohman" w:date="2022-11-10T20:32:00Z">
              <w:r w:rsidDel="0037236C">
                <w:delText>3.0</w:delText>
              </w:r>
            </w:del>
          </w:p>
        </w:tc>
        <w:tc>
          <w:tcPr>
            <w:tcW w:w="720" w:type="dxa"/>
            <w:vMerge w:val="restart"/>
            <w:tcBorders>
              <w:top w:val="dotted" w:sz="4" w:space="0" w:color="auto"/>
            </w:tcBorders>
            <w:vAlign w:val="center"/>
            <w:tcPrChange w:id="956" w:author="Brian Bohman" w:date="2022-11-10T20:32:00Z">
              <w:tcPr>
                <w:tcW w:w="720" w:type="dxa"/>
                <w:vMerge w:val="restart"/>
                <w:tcBorders>
                  <w:top w:val="dotted" w:sz="4" w:space="0" w:color="auto"/>
                </w:tcBorders>
                <w:vAlign w:val="center"/>
              </w:tcPr>
            </w:tcPrChange>
          </w:tcPr>
          <w:p w14:paraId="432827F2" w14:textId="77777777" w:rsidR="004A6704" w:rsidRDefault="004A6704" w:rsidP="004A6704">
            <w:pPr>
              <w:pStyle w:val="TableBody"/>
              <w:jc w:val="center"/>
            </w:pPr>
            <w:r>
              <w:t>15.7</w:t>
            </w:r>
          </w:p>
        </w:tc>
        <w:tc>
          <w:tcPr>
            <w:tcW w:w="792" w:type="dxa"/>
            <w:vMerge w:val="restart"/>
            <w:tcBorders>
              <w:top w:val="dotted" w:sz="4" w:space="0" w:color="auto"/>
            </w:tcBorders>
            <w:vAlign w:val="center"/>
            <w:tcPrChange w:id="957" w:author="Brian Bohman" w:date="2022-11-10T20:32:00Z">
              <w:tcPr>
                <w:tcW w:w="792" w:type="dxa"/>
                <w:vMerge w:val="restart"/>
                <w:tcBorders>
                  <w:top w:val="dotted" w:sz="4" w:space="0" w:color="auto"/>
                </w:tcBorders>
                <w:vAlign w:val="center"/>
              </w:tcPr>
            </w:tcPrChange>
          </w:tcPr>
          <w:p w14:paraId="769151AB" w14:textId="77777777" w:rsidR="004A6704" w:rsidRDefault="004A6704" w:rsidP="004A6704">
            <w:pPr>
              <w:pStyle w:val="TableBody"/>
              <w:jc w:val="center"/>
            </w:pPr>
            <w:r>
              <w:t>371</w:t>
            </w:r>
          </w:p>
        </w:tc>
        <w:tc>
          <w:tcPr>
            <w:tcW w:w="864" w:type="dxa"/>
            <w:vMerge w:val="restart"/>
            <w:tcBorders>
              <w:top w:val="dotted" w:sz="4" w:space="0" w:color="auto"/>
            </w:tcBorders>
            <w:vAlign w:val="center"/>
            <w:tcPrChange w:id="958" w:author="Brian Bohman" w:date="2022-11-10T20:32:00Z">
              <w:tcPr>
                <w:tcW w:w="864" w:type="dxa"/>
                <w:vMerge w:val="restart"/>
                <w:tcBorders>
                  <w:top w:val="dotted" w:sz="4" w:space="0" w:color="auto"/>
                </w:tcBorders>
                <w:vAlign w:val="center"/>
              </w:tcPr>
            </w:tcPrChange>
          </w:tcPr>
          <w:p w14:paraId="3FF6F665" w14:textId="77777777" w:rsidR="004A6704" w:rsidRDefault="004A6704" w:rsidP="004A6704">
            <w:pPr>
              <w:pStyle w:val="TableBody"/>
              <w:jc w:val="center"/>
            </w:pPr>
            <w:r w:rsidRPr="00202022">
              <w:t>10.0</w:t>
            </w:r>
          </w:p>
        </w:tc>
        <w:tc>
          <w:tcPr>
            <w:tcW w:w="720" w:type="dxa"/>
            <w:vMerge w:val="restart"/>
            <w:tcBorders>
              <w:top w:val="dotted" w:sz="4" w:space="0" w:color="auto"/>
            </w:tcBorders>
            <w:vAlign w:val="center"/>
            <w:tcPrChange w:id="959" w:author="Brian Bohman" w:date="2022-11-10T20:32:00Z">
              <w:tcPr>
                <w:tcW w:w="720" w:type="dxa"/>
                <w:vMerge w:val="restart"/>
                <w:tcBorders>
                  <w:top w:val="dotted" w:sz="4" w:space="0" w:color="auto"/>
                </w:tcBorders>
                <w:vAlign w:val="center"/>
              </w:tcPr>
            </w:tcPrChange>
          </w:tcPr>
          <w:p w14:paraId="0057627A" w14:textId="77777777" w:rsidR="004A6704" w:rsidRDefault="004A6704" w:rsidP="004A6704">
            <w:pPr>
              <w:pStyle w:val="TableBody"/>
              <w:jc w:val="center"/>
            </w:pPr>
            <w:r w:rsidRPr="00202022">
              <w:t>1150</w:t>
            </w:r>
          </w:p>
        </w:tc>
        <w:tc>
          <w:tcPr>
            <w:tcW w:w="1008" w:type="dxa"/>
            <w:vMerge w:val="restart"/>
            <w:tcBorders>
              <w:top w:val="dotted" w:sz="4" w:space="0" w:color="auto"/>
              <w:right w:val="dotted" w:sz="4" w:space="0" w:color="auto"/>
            </w:tcBorders>
            <w:vAlign w:val="center"/>
            <w:tcPrChange w:id="960" w:author="Brian Bohman" w:date="2022-11-10T20:32:00Z">
              <w:tcPr>
                <w:tcW w:w="1008" w:type="dxa"/>
                <w:vMerge w:val="restart"/>
                <w:tcBorders>
                  <w:top w:val="dotted" w:sz="4" w:space="0" w:color="auto"/>
                  <w:right w:val="dotted" w:sz="4" w:space="0" w:color="auto"/>
                </w:tcBorders>
                <w:vAlign w:val="center"/>
              </w:tcPr>
            </w:tcPrChange>
          </w:tcPr>
          <w:p w14:paraId="3369975F" w14:textId="77777777" w:rsidR="004A6704" w:rsidRDefault="004A6704" w:rsidP="004A6704">
            <w:pPr>
              <w:pStyle w:val="TableBody"/>
              <w:jc w:val="center"/>
            </w:pPr>
            <w:r>
              <w:t>19.1</w:t>
            </w:r>
          </w:p>
        </w:tc>
        <w:tc>
          <w:tcPr>
            <w:tcW w:w="1008" w:type="dxa"/>
            <w:tcBorders>
              <w:top w:val="dotted" w:sz="4" w:space="0" w:color="auto"/>
              <w:left w:val="dotted" w:sz="4" w:space="0" w:color="auto"/>
            </w:tcBorders>
            <w:vAlign w:val="center"/>
            <w:tcPrChange w:id="961" w:author="Brian Bohman" w:date="2022-11-10T20:32:00Z">
              <w:tcPr>
                <w:tcW w:w="1008" w:type="dxa"/>
                <w:tcBorders>
                  <w:top w:val="dotted" w:sz="4" w:space="0" w:color="auto"/>
                  <w:left w:val="dotted" w:sz="4" w:space="0" w:color="auto"/>
                </w:tcBorders>
                <w:vAlign w:val="center"/>
              </w:tcPr>
            </w:tcPrChange>
          </w:tcPr>
          <w:p w14:paraId="74E0E210" w14:textId="77777777" w:rsidR="004A6704" w:rsidRDefault="004A6704" w:rsidP="004A6704">
            <w:pPr>
              <w:pStyle w:val="TableBody"/>
              <w:jc w:val="center"/>
            </w:pPr>
            <w:r w:rsidRPr="00202022">
              <w:t>29,000</w:t>
            </w:r>
          </w:p>
        </w:tc>
        <w:tc>
          <w:tcPr>
            <w:tcW w:w="1296" w:type="dxa"/>
            <w:vMerge w:val="restart"/>
            <w:tcBorders>
              <w:top w:val="dotted" w:sz="4" w:space="0" w:color="auto"/>
              <w:bottom w:val="single" w:sz="4" w:space="0" w:color="auto"/>
            </w:tcBorders>
            <w:vAlign w:val="center"/>
            <w:tcPrChange w:id="962" w:author="Brian Bohman" w:date="2022-11-10T20:32:00Z">
              <w:tcPr>
                <w:tcW w:w="1296" w:type="dxa"/>
                <w:vMerge w:val="restart"/>
                <w:tcBorders>
                  <w:top w:val="dotted" w:sz="4" w:space="0" w:color="auto"/>
                  <w:bottom w:val="single" w:sz="4" w:space="0" w:color="auto"/>
                </w:tcBorders>
                <w:vAlign w:val="center"/>
              </w:tcPr>
            </w:tcPrChange>
          </w:tcPr>
          <w:p w14:paraId="724D8422" w14:textId="77777777" w:rsidR="004A6704" w:rsidRDefault="004A6704" w:rsidP="004A6704">
            <w:pPr>
              <w:pStyle w:val="TableBody"/>
              <w:jc w:val="center"/>
            </w:pPr>
            <w:r w:rsidRPr="00202022">
              <w:t>AN @ PL</w:t>
            </w:r>
          </w:p>
        </w:tc>
        <w:tc>
          <w:tcPr>
            <w:tcW w:w="576" w:type="dxa"/>
            <w:vMerge w:val="restart"/>
            <w:tcBorders>
              <w:top w:val="dotted" w:sz="4" w:space="0" w:color="auto"/>
            </w:tcBorders>
            <w:vAlign w:val="center"/>
            <w:tcPrChange w:id="963" w:author="Brian Bohman" w:date="2022-11-10T20:32:00Z">
              <w:tcPr>
                <w:tcW w:w="1296" w:type="dxa"/>
                <w:gridSpan w:val="2"/>
                <w:vMerge w:val="restart"/>
                <w:tcBorders>
                  <w:top w:val="dotted" w:sz="4" w:space="0" w:color="auto"/>
                </w:tcBorders>
                <w:vAlign w:val="center"/>
              </w:tcPr>
            </w:tcPrChange>
          </w:tcPr>
          <w:p w14:paraId="4DE7A98D" w14:textId="093CAABD" w:rsidR="004A6704" w:rsidRPr="00202022" w:rsidRDefault="004A6704" w:rsidP="004A6704">
            <w:pPr>
              <w:pStyle w:val="TableBody"/>
              <w:jc w:val="center"/>
            </w:pPr>
            <w:ins w:id="964" w:author="Brian Bohman" w:date="2022-11-09T19:23:00Z">
              <w:r>
                <w:t>Yes</w:t>
              </w:r>
            </w:ins>
          </w:p>
        </w:tc>
      </w:tr>
      <w:tr w:rsidR="004A6704" w:rsidRPr="00202022" w14:paraId="69207102" w14:textId="4B607305" w:rsidTr="004A6704">
        <w:tblPrEx>
          <w:tblPrExChange w:id="965" w:author="Brian Bohman" w:date="2022-11-10T20:32:00Z">
            <w:tblPrEx>
              <w:tblW w:w="14202" w:type="dxa"/>
            </w:tblPrEx>
          </w:tblPrExChange>
        </w:tblPrEx>
        <w:tc>
          <w:tcPr>
            <w:tcW w:w="1146" w:type="dxa"/>
            <w:vMerge/>
            <w:tcBorders>
              <w:bottom w:val="dotted" w:sz="4" w:space="0" w:color="auto"/>
            </w:tcBorders>
            <w:vAlign w:val="center"/>
            <w:tcPrChange w:id="966" w:author="Brian Bohman" w:date="2022-11-10T20:32:00Z">
              <w:tcPr>
                <w:tcW w:w="1146" w:type="dxa"/>
                <w:vMerge/>
                <w:tcBorders>
                  <w:bottom w:val="dotted" w:sz="4" w:space="0" w:color="auto"/>
                </w:tcBorders>
                <w:vAlign w:val="center"/>
              </w:tcPr>
            </w:tcPrChange>
          </w:tcPr>
          <w:p w14:paraId="145383D2" w14:textId="77777777" w:rsidR="004A6704" w:rsidRPr="00202022" w:rsidRDefault="004A6704" w:rsidP="004A6704">
            <w:pPr>
              <w:pStyle w:val="TableBody"/>
            </w:pPr>
          </w:p>
        </w:tc>
        <w:tc>
          <w:tcPr>
            <w:tcW w:w="1581" w:type="dxa"/>
            <w:tcBorders>
              <w:bottom w:val="dotted" w:sz="4" w:space="0" w:color="auto"/>
              <w:right w:val="dotted" w:sz="4" w:space="0" w:color="auto"/>
            </w:tcBorders>
            <w:vAlign w:val="center"/>
            <w:tcPrChange w:id="967" w:author="Brian Bohman" w:date="2022-11-10T20:32:00Z">
              <w:tcPr>
                <w:tcW w:w="1581" w:type="dxa"/>
                <w:tcBorders>
                  <w:bottom w:val="dotted" w:sz="4" w:space="0" w:color="auto"/>
                  <w:right w:val="dotted" w:sz="4" w:space="0" w:color="auto"/>
                </w:tcBorders>
                <w:vAlign w:val="center"/>
              </w:tcPr>
            </w:tcPrChange>
          </w:tcPr>
          <w:p w14:paraId="62F4CA7B" w14:textId="77777777" w:rsidR="004A6704" w:rsidRPr="00202022" w:rsidRDefault="004A6704" w:rsidP="004A6704">
            <w:pPr>
              <w:pStyle w:val="TableBody"/>
            </w:pPr>
            <w:r w:rsidRPr="00202022">
              <w:t>Shepody</w:t>
            </w:r>
          </w:p>
        </w:tc>
        <w:tc>
          <w:tcPr>
            <w:tcW w:w="936" w:type="dxa"/>
            <w:tcBorders>
              <w:left w:val="dotted" w:sz="4" w:space="0" w:color="auto"/>
              <w:bottom w:val="dotted" w:sz="4" w:space="0" w:color="auto"/>
              <w:right w:val="dotted" w:sz="4" w:space="0" w:color="auto"/>
            </w:tcBorders>
            <w:vAlign w:val="center"/>
            <w:tcPrChange w:id="968" w:author="Brian Bohman" w:date="2022-11-10T20:32:00Z">
              <w:tcPr>
                <w:tcW w:w="936" w:type="dxa"/>
                <w:tcBorders>
                  <w:left w:val="dotted" w:sz="4" w:space="0" w:color="auto"/>
                  <w:bottom w:val="dotted" w:sz="4" w:space="0" w:color="auto"/>
                  <w:right w:val="dotted" w:sz="4" w:space="0" w:color="auto"/>
                </w:tcBorders>
                <w:vAlign w:val="center"/>
              </w:tcPr>
            </w:tcPrChange>
          </w:tcPr>
          <w:p w14:paraId="6408BD8D" w14:textId="77777777" w:rsidR="004A6704" w:rsidRPr="00202022" w:rsidRDefault="004A6704" w:rsidP="004A6704">
            <w:pPr>
              <w:pStyle w:val="TableBody"/>
              <w:jc w:val="center"/>
            </w:pPr>
            <w:r w:rsidRPr="00202022">
              <w:t>E to ME</w:t>
            </w:r>
          </w:p>
        </w:tc>
        <w:tc>
          <w:tcPr>
            <w:tcW w:w="1107" w:type="dxa"/>
            <w:vMerge/>
            <w:tcBorders>
              <w:left w:val="dotted" w:sz="4" w:space="0" w:color="auto"/>
              <w:bottom w:val="dotted" w:sz="4" w:space="0" w:color="auto"/>
            </w:tcBorders>
            <w:vAlign w:val="center"/>
            <w:tcPrChange w:id="969" w:author="Brian Bohman" w:date="2022-11-10T20:32:00Z">
              <w:tcPr>
                <w:tcW w:w="1107" w:type="dxa"/>
                <w:vMerge/>
                <w:tcBorders>
                  <w:left w:val="dotted" w:sz="4" w:space="0" w:color="auto"/>
                  <w:bottom w:val="dotted" w:sz="4" w:space="0" w:color="auto"/>
                </w:tcBorders>
                <w:vAlign w:val="center"/>
              </w:tcPr>
            </w:tcPrChange>
          </w:tcPr>
          <w:p w14:paraId="3E5CC781" w14:textId="77777777" w:rsidR="004A6704" w:rsidRPr="00202022" w:rsidRDefault="004A6704" w:rsidP="004A6704">
            <w:pPr>
              <w:pStyle w:val="TableBody"/>
              <w:jc w:val="center"/>
            </w:pPr>
          </w:p>
        </w:tc>
        <w:tc>
          <w:tcPr>
            <w:tcW w:w="720" w:type="dxa"/>
            <w:vMerge/>
            <w:tcBorders>
              <w:bottom w:val="dotted" w:sz="4" w:space="0" w:color="auto"/>
            </w:tcBorders>
            <w:vAlign w:val="center"/>
            <w:tcPrChange w:id="970" w:author="Brian Bohman" w:date="2022-11-10T20:32:00Z">
              <w:tcPr>
                <w:tcW w:w="1008" w:type="dxa"/>
                <w:vMerge/>
                <w:tcBorders>
                  <w:bottom w:val="dotted" w:sz="4" w:space="0" w:color="auto"/>
                </w:tcBorders>
                <w:vAlign w:val="center"/>
              </w:tcPr>
            </w:tcPrChange>
          </w:tcPr>
          <w:p w14:paraId="2283CF95" w14:textId="77777777" w:rsidR="004A6704" w:rsidRPr="00202022" w:rsidRDefault="004A6704" w:rsidP="004A6704">
            <w:pPr>
              <w:pStyle w:val="TableBody"/>
              <w:jc w:val="center"/>
            </w:pPr>
          </w:p>
        </w:tc>
        <w:tc>
          <w:tcPr>
            <w:tcW w:w="1008" w:type="dxa"/>
            <w:vMerge/>
            <w:tcBorders>
              <w:bottom w:val="dotted" w:sz="4" w:space="0" w:color="auto"/>
            </w:tcBorders>
            <w:vAlign w:val="center"/>
            <w:tcPrChange w:id="971" w:author="Brian Bohman" w:date="2022-11-10T20:32:00Z">
              <w:tcPr>
                <w:tcW w:w="720" w:type="dxa"/>
                <w:vMerge/>
                <w:tcBorders>
                  <w:bottom w:val="dotted" w:sz="4" w:space="0" w:color="auto"/>
                </w:tcBorders>
                <w:vAlign w:val="center"/>
              </w:tcPr>
            </w:tcPrChange>
          </w:tcPr>
          <w:p w14:paraId="085E6E51" w14:textId="2B16BE00" w:rsidR="004A6704" w:rsidRPr="00202022" w:rsidRDefault="004A6704" w:rsidP="004A6704">
            <w:pPr>
              <w:pStyle w:val="TableBody"/>
              <w:jc w:val="center"/>
            </w:pPr>
          </w:p>
        </w:tc>
        <w:tc>
          <w:tcPr>
            <w:tcW w:w="720" w:type="dxa"/>
            <w:vMerge/>
            <w:tcBorders>
              <w:bottom w:val="dotted" w:sz="4" w:space="0" w:color="auto"/>
            </w:tcBorders>
            <w:tcPrChange w:id="972" w:author="Brian Bohman" w:date="2022-11-10T20:32:00Z">
              <w:tcPr>
                <w:tcW w:w="720" w:type="dxa"/>
                <w:vMerge/>
                <w:tcBorders>
                  <w:bottom w:val="dotted" w:sz="4" w:space="0" w:color="auto"/>
                </w:tcBorders>
              </w:tcPr>
            </w:tcPrChange>
          </w:tcPr>
          <w:p w14:paraId="29BAD3B9" w14:textId="77777777" w:rsidR="004A6704" w:rsidRPr="00202022" w:rsidRDefault="004A6704" w:rsidP="004A6704">
            <w:pPr>
              <w:pStyle w:val="TableBody"/>
              <w:jc w:val="center"/>
            </w:pPr>
          </w:p>
        </w:tc>
        <w:tc>
          <w:tcPr>
            <w:tcW w:w="792" w:type="dxa"/>
            <w:vMerge/>
            <w:tcBorders>
              <w:bottom w:val="dotted" w:sz="4" w:space="0" w:color="auto"/>
            </w:tcBorders>
            <w:vAlign w:val="center"/>
            <w:tcPrChange w:id="973" w:author="Brian Bohman" w:date="2022-11-10T20:32:00Z">
              <w:tcPr>
                <w:tcW w:w="792" w:type="dxa"/>
                <w:vMerge/>
                <w:tcBorders>
                  <w:bottom w:val="dotted" w:sz="4" w:space="0" w:color="auto"/>
                </w:tcBorders>
                <w:vAlign w:val="center"/>
              </w:tcPr>
            </w:tcPrChange>
          </w:tcPr>
          <w:p w14:paraId="7F591FD1" w14:textId="77777777" w:rsidR="004A6704" w:rsidRPr="00202022" w:rsidRDefault="004A6704" w:rsidP="004A6704">
            <w:pPr>
              <w:pStyle w:val="TableBody"/>
              <w:jc w:val="center"/>
            </w:pPr>
          </w:p>
        </w:tc>
        <w:tc>
          <w:tcPr>
            <w:tcW w:w="864" w:type="dxa"/>
            <w:vMerge/>
            <w:tcBorders>
              <w:bottom w:val="dotted" w:sz="4" w:space="0" w:color="auto"/>
            </w:tcBorders>
            <w:vAlign w:val="center"/>
            <w:tcPrChange w:id="974" w:author="Brian Bohman" w:date="2022-11-10T20:32:00Z">
              <w:tcPr>
                <w:tcW w:w="864" w:type="dxa"/>
                <w:vMerge/>
                <w:tcBorders>
                  <w:bottom w:val="dotted" w:sz="4" w:space="0" w:color="auto"/>
                </w:tcBorders>
                <w:vAlign w:val="center"/>
              </w:tcPr>
            </w:tcPrChange>
          </w:tcPr>
          <w:p w14:paraId="19269D4C" w14:textId="77777777" w:rsidR="004A6704" w:rsidRPr="00202022" w:rsidRDefault="004A6704" w:rsidP="004A6704">
            <w:pPr>
              <w:pStyle w:val="TableBody"/>
              <w:jc w:val="center"/>
            </w:pPr>
          </w:p>
        </w:tc>
        <w:tc>
          <w:tcPr>
            <w:tcW w:w="720" w:type="dxa"/>
            <w:vMerge/>
            <w:tcBorders>
              <w:bottom w:val="dotted" w:sz="4" w:space="0" w:color="auto"/>
            </w:tcBorders>
            <w:vAlign w:val="center"/>
            <w:tcPrChange w:id="975" w:author="Brian Bohman" w:date="2022-11-10T20:32:00Z">
              <w:tcPr>
                <w:tcW w:w="720" w:type="dxa"/>
                <w:vMerge/>
                <w:tcBorders>
                  <w:bottom w:val="dotted" w:sz="4" w:space="0" w:color="auto"/>
                </w:tcBorders>
                <w:vAlign w:val="center"/>
              </w:tcPr>
            </w:tcPrChange>
          </w:tcPr>
          <w:p w14:paraId="796D368F" w14:textId="77777777" w:rsidR="004A6704" w:rsidRPr="00202022" w:rsidRDefault="004A6704" w:rsidP="004A6704">
            <w:pPr>
              <w:pStyle w:val="TableBody"/>
              <w:jc w:val="center"/>
            </w:pPr>
          </w:p>
        </w:tc>
        <w:tc>
          <w:tcPr>
            <w:tcW w:w="1008" w:type="dxa"/>
            <w:vMerge/>
            <w:tcBorders>
              <w:bottom w:val="dotted" w:sz="4" w:space="0" w:color="auto"/>
              <w:right w:val="dotted" w:sz="4" w:space="0" w:color="auto"/>
            </w:tcBorders>
            <w:vAlign w:val="center"/>
            <w:tcPrChange w:id="976" w:author="Brian Bohman" w:date="2022-11-10T20:32:00Z">
              <w:tcPr>
                <w:tcW w:w="1008" w:type="dxa"/>
                <w:vMerge/>
                <w:tcBorders>
                  <w:bottom w:val="dotted" w:sz="4" w:space="0" w:color="auto"/>
                  <w:right w:val="dotted" w:sz="4" w:space="0" w:color="auto"/>
                </w:tcBorders>
                <w:vAlign w:val="center"/>
              </w:tcPr>
            </w:tcPrChange>
          </w:tcPr>
          <w:p w14:paraId="6DD316DD" w14:textId="77777777" w:rsidR="004A6704" w:rsidRPr="00202022" w:rsidRDefault="004A6704" w:rsidP="004A6704">
            <w:pPr>
              <w:pStyle w:val="TableBody"/>
              <w:jc w:val="center"/>
            </w:pPr>
          </w:p>
        </w:tc>
        <w:tc>
          <w:tcPr>
            <w:tcW w:w="1008" w:type="dxa"/>
            <w:tcBorders>
              <w:left w:val="dotted" w:sz="4" w:space="0" w:color="auto"/>
              <w:bottom w:val="dotted" w:sz="4" w:space="0" w:color="auto"/>
            </w:tcBorders>
            <w:vAlign w:val="center"/>
            <w:tcPrChange w:id="977" w:author="Brian Bohman" w:date="2022-11-10T20:32:00Z">
              <w:tcPr>
                <w:tcW w:w="1008" w:type="dxa"/>
                <w:tcBorders>
                  <w:left w:val="dotted" w:sz="4" w:space="0" w:color="auto"/>
                  <w:bottom w:val="dotted" w:sz="4" w:space="0" w:color="auto"/>
                </w:tcBorders>
                <w:vAlign w:val="center"/>
              </w:tcPr>
            </w:tcPrChange>
          </w:tcPr>
          <w:p w14:paraId="5621137F" w14:textId="77777777" w:rsidR="004A6704" w:rsidRPr="00202022" w:rsidRDefault="004A6704" w:rsidP="004A6704">
            <w:pPr>
              <w:pStyle w:val="TableBody"/>
              <w:jc w:val="center"/>
            </w:pPr>
            <w:r w:rsidRPr="00202022">
              <w:t>44,000</w:t>
            </w:r>
          </w:p>
        </w:tc>
        <w:tc>
          <w:tcPr>
            <w:tcW w:w="1296" w:type="dxa"/>
            <w:vMerge/>
            <w:tcBorders>
              <w:top w:val="single" w:sz="4" w:space="0" w:color="auto"/>
              <w:bottom w:val="dotted" w:sz="4" w:space="0" w:color="auto"/>
            </w:tcBorders>
            <w:vAlign w:val="center"/>
            <w:tcPrChange w:id="978" w:author="Brian Bohman" w:date="2022-11-10T20:32:00Z">
              <w:tcPr>
                <w:tcW w:w="1296" w:type="dxa"/>
                <w:vMerge/>
                <w:tcBorders>
                  <w:top w:val="single" w:sz="4" w:space="0" w:color="auto"/>
                  <w:bottom w:val="dotted" w:sz="4" w:space="0" w:color="auto"/>
                </w:tcBorders>
                <w:vAlign w:val="center"/>
              </w:tcPr>
            </w:tcPrChange>
          </w:tcPr>
          <w:p w14:paraId="4DF5C8AD" w14:textId="77777777" w:rsidR="004A6704" w:rsidRPr="00202022" w:rsidRDefault="004A6704" w:rsidP="004A6704">
            <w:pPr>
              <w:pStyle w:val="TableBody"/>
              <w:jc w:val="center"/>
            </w:pPr>
          </w:p>
        </w:tc>
        <w:tc>
          <w:tcPr>
            <w:tcW w:w="576" w:type="dxa"/>
            <w:vMerge/>
            <w:tcBorders>
              <w:bottom w:val="dotted" w:sz="4" w:space="0" w:color="auto"/>
            </w:tcBorders>
            <w:vAlign w:val="center"/>
            <w:tcPrChange w:id="979" w:author="Brian Bohman" w:date="2022-11-10T20:32:00Z">
              <w:tcPr>
                <w:tcW w:w="1296" w:type="dxa"/>
                <w:gridSpan w:val="2"/>
                <w:vMerge/>
                <w:tcBorders>
                  <w:bottom w:val="dotted" w:sz="4" w:space="0" w:color="auto"/>
                </w:tcBorders>
                <w:vAlign w:val="center"/>
              </w:tcPr>
            </w:tcPrChange>
          </w:tcPr>
          <w:p w14:paraId="4E2956C4" w14:textId="77777777" w:rsidR="004A6704" w:rsidRPr="00202022" w:rsidRDefault="004A6704" w:rsidP="004A6704">
            <w:pPr>
              <w:pStyle w:val="TableBody"/>
              <w:jc w:val="center"/>
            </w:pPr>
          </w:p>
        </w:tc>
      </w:tr>
      <w:tr w:rsidR="004A6704" w:rsidRPr="00202022" w14:paraId="7C3075CD" w14:textId="22F26FC7" w:rsidTr="004A6704">
        <w:tblPrEx>
          <w:tblPrExChange w:id="980" w:author="Brian Bohman" w:date="2022-11-10T20:32:00Z">
            <w:tblPrEx>
              <w:tblW w:w="14202" w:type="dxa"/>
            </w:tblPrEx>
          </w:tblPrExChange>
        </w:tblPrEx>
        <w:tc>
          <w:tcPr>
            <w:tcW w:w="1146" w:type="dxa"/>
            <w:vMerge w:val="restart"/>
            <w:tcBorders>
              <w:top w:val="dotted" w:sz="4" w:space="0" w:color="auto"/>
              <w:bottom w:val="single" w:sz="4" w:space="0" w:color="auto"/>
            </w:tcBorders>
            <w:vAlign w:val="center"/>
            <w:tcPrChange w:id="981" w:author="Brian Bohman" w:date="2022-11-10T20:32:00Z">
              <w:tcPr>
                <w:tcW w:w="1146" w:type="dxa"/>
                <w:vMerge w:val="restart"/>
                <w:tcBorders>
                  <w:top w:val="dotted" w:sz="4" w:space="0" w:color="auto"/>
                  <w:bottom w:val="single" w:sz="4" w:space="0" w:color="auto"/>
                </w:tcBorders>
                <w:vAlign w:val="center"/>
              </w:tcPr>
            </w:tcPrChange>
          </w:tcPr>
          <w:p w14:paraId="1C9C439A" w14:textId="77777777" w:rsidR="004A6704" w:rsidRPr="00202022" w:rsidRDefault="004A6704" w:rsidP="004A6704">
            <w:pPr>
              <w:pStyle w:val="TableBody"/>
            </w:pPr>
            <w:r w:rsidRPr="00202022">
              <w:t>Minnesota</w:t>
            </w:r>
          </w:p>
        </w:tc>
        <w:tc>
          <w:tcPr>
            <w:tcW w:w="1581" w:type="dxa"/>
            <w:tcBorders>
              <w:top w:val="dotted" w:sz="4" w:space="0" w:color="auto"/>
              <w:right w:val="dotted" w:sz="4" w:space="0" w:color="auto"/>
            </w:tcBorders>
            <w:vAlign w:val="center"/>
            <w:tcPrChange w:id="982" w:author="Brian Bohman" w:date="2022-11-10T20:32:00Z">
              <w:tcPr>
                <w:tcW w:w="1581" w:type="dxa"/>
                <w:tcBorders>
                  <w:top w:val="dotted" w:sz="4" w:space="0" w:color="auto"/>
                  <w:right w:val="dotted" w:sz="4" w:space="0" w:color="auto"/>
                </w:tcBorders>
                <w:vAlign w:val="center"/>
              </w:tcPr>
            </w:tcPrChange>
          </w:tcPr>
          <w:p w14:paraId="31DA37AC" w14:textId="77777777" w:rsidR="004A6704" w:rsidRPr="00202022" w:rsidRDefault="004A6704" w:rsidP="004A6704">
            <w:pPr>
              <w:pStyle w:val="TableBody"/>
            </w:pPr>
            <w:r w:rsidRPr="00202022">
              <w:t>Clearwater</w:t>
            </w:r>
          </w:p>
        </w:tc>
        <w:tc>
          <w:tcPr>
            <w:tcW w:w="936" w:type="dxa"/>
            <w:tcBorders>
              <w:top w:val="dotted" w:sz="4" w:space="0" w:color="auto"/>
              <w:left w:val="dotted" w:sz="4" w:space="0" w:color="auto"/>
              <w:right w:val="dotted" w:sz="4" w:space="0" w:color="auto"/>
            </w:tcBorders>
            <w:vAlign w:val="center"/>
            <w:tcPrChange w:id="983" w:author="Brian Bohman" w:date="2022-11-10T20:32:00Z">
              <w:tcPr>
                <w:tcW w:w="936" w:type="dxa"/>
                <w:tcBorders>
                  <w:top w:val="dotted" w:sz="4" w:space="0" w:color="auto"/>
                  <w:left w:val="dotted" w:sz="4" w:space="0" w:color="auto"/>
                  <w:right w:val="dotted" w:sz="4" w:space="0" w:color="auto"/>
                </w:tcBorders>
                <w:vAlign w:val="center"/>
              </w:tcPr>
            </w:tcPrChange>
          </w:tcPr>
          <w:p w14:paraId="1B969B53" w14:textId="77777777" w:rsidR="004A6704" w:rsidRPr="00202022" w:rsidRDefault="004A6704" w:rsidP="004A6704">
            <w:pPr>
              <w:pStyle w:val="TableBody"/>
              <w:jc w:val="center"/>
            </w:pPr>
            <w:r w:rsidRPr="00202022">
              <w:t>ML</w:t>
            </w:r>
          </w:p>
        </w:tc>
        <w:tc>
          <w:tcPr>
            <w:tcW w:w="1107" w:type="dxa"/>
            <w:vMerge w:val="restart"/>
            <w:tcBorders>
              <w:top w:val="dotted" w:sz="4" w:space="0" w:color="auto"/>
              <w:left w:val="dotted" w:sz="4" w:space="0" w:color="auto"/>
              <w:bottom w:val="single" w:sz="4" w:space="0" w:color="auto"/>
            </w:tcBorders>
            <w:vAlign w:val="center"/>
            <w:tcPrChange w:id="984" w:author="Brian Bohman" w:date="2022-11-10T20:32:00Z">
              <w:tcPr>
                <w:tcW w:w="1107" w:type="dxa"/>
                <w:vMerge w:val="restart"/>
                <w:tcBorders>
                  <w:top w:val="dotted" w:sz="4" w:space="0" w:color="auto"/>
                  <w:left w:val="dotted" w:sz="4" w:space="0" w:color="auto"/>
                  <w:bottom w:val="single" w:sz="4" w:space="0" w:color="auto"/>
                </w:tcBorders>
                <w:vAlign w:val="center"/>
              </w:tcPr>
            </w:tcPrChange>
          </w:tcPr>
          <w:p w14:paraId="7BD190D2" w14:textId="77777777" w:rsidR="004A6704" w:rsidRPr="00202022" w:rsidRDefault="004A6704" w:rsidP="004A6704">
            <w:pPr>
              <w:pStyle w:val="TableBody"/>
              <w:jc w:val="center"/>
            </w:pPr>
            <w:r>
              <w:t>LS</w:t>
            </w:r>
          </w:p>
        </w:tc>
        <w:tc>
          <w:tcPr>
            <w:tcW w:w="720" w:type="dxa"/>
            <w:vMerge w:val="restart"/>
            <w:tcBorders>
              <w:top w:val="dotted" w:sz="4" w:space="0" w:color="auto"/>
              <w:bottom w:val="single" w:sz="4" w:space="0" w:color="auto"/>
            </w:tcBorders>
            <w:vAlign w:val="center"/>
            <w:tcPrChange w:id="985" w:author="Brian Bohman" w:date="2022-11-10T20:32:00Z">
              <w:tcPr>
                <w:tcW w:w="1008" w:type="dxa"/>
                <w:vMerge w:val="restart"/>
                <w:tcBorders>
                  <w:top w:val="dotted" w:sz="4" w:space="0" w:color="auto"/>
                  <w:bottom w:val="single" w:sz="4" w:space="0" w:color="auto"/>
                </w:tcBorders>
                <w:vAlign w:val="center"/>
              </w:tcPr>
            </w:tcPrChange>
          </w:tcPr>
          <w:p w14:paraId="120842F6" w14:textId="77777777" w:rsidR="004A6704" w:rsidRDefault="004A6704" w:rsidP="004A6704">
            <w:pPr>
              <w:pStyle w:val="TableBody"/>
              <w:jc w:val="center"/>
              <w:rPr>
                <w:ins w:id="986" w:author="Brian Bohman" w:date="2022-11-10T20:31:00Z"/>
              </w:rPr>
            </w:pPr>
            <w:ins w:id="987" w:author="Brian Bohman" w:date="2022-11-10T20:31:00Z">
              <w:r>
                <w:t>1.3 –</w:t>
              </w:r>
            </w:ins>
          </w:p>
          <w:p w14:paraId="065A456A" w14:textId="61FD830C" w:rsidR="004A6704" w:rsidRDefault="004A6704" w:rsidP="004A6704">
            <w:pPr>
              <w:pStyle w:val="TableBody"/>
              <w:jc w:val="center"/>
            </w:pPr>
            <w:ins w:id="988" w:author="Brian Bohman" w:date="2022-11-10T20:31:00Z">
              <w:r>
                <w:t>2.5</w:t>
              </w:r>
            </w:ins>
          </w:p>
        </w:tc>
        <w:tc>
          <w:tcPr>
            <w:tcW w:w="1008" w:type="dxa"/>
            <w:vMerge w:val="restart"/>
            <w:tcBorders>
              <w:top w:val="dotted" w:sz="4" w:space="0" w:color="auto"/>
              <w:left w:val="nil"/>
              <w:bottom w:val="single" w:sz="4" w:space="0" w:color="auto"/>
            </w:tcBorders>
            <w:vAlign w:val="center"/>
            <w:tcPrChange w:id="989" w:author="Brian Bohman" w:date="2022-11-10T20:32:00Z">
              <w:tcPr>
                <w:tcW w:w="720" w:type="dxa"/>
                <w:vMerge w:val="restart"/>
                <w:tcBorders>
                  <w:top w:val="dotted" w:sz="4" w:space="0" w:color="auto"/>
                  <w:left w:val="nil"/>
                  <w:bottom w:val="single" w:sz="4" w:space="0" w:color="auto"/>
                </w:tcBorders>
                <w:vAlign w:val="center"/>
              </w:tcPr>
            </w:tcPrChange>
          </w:tcPr>
          <w:p w14:paraId="31ADC80B" w14:textId="153D027A" w:rsidR="004A6704" w:rsidRDefault="004A6704" w:rsidP="004A6704">
            <w:pPr>
              <w:pStyle w:val="TableBody"/>
              <w:jc w:val="center"/>
            </w:pPr>
            <w:ins w:id="990" w:author="Brian Bohman" w:date="2022-11-10T20:32:00Z">
              <w:r>
                <w:t>1 May – 15 Sept.</w:t>
              </w:r>
            </w:ins>
            <w:del w:id="991" w:author="Brian Bohman" w:date="2022-11-10T20:32:00Z">
              <w:r w:rsidDel="0037236C">
                <w:delText xml:space="preserve">1.3 </w:delText>
              </w:r>
            </w:del>
            <w:del w:id="992" w:author="Brian Bohman" w:date="2022-11-09T19:20:00Z">
              <w:r w:rsidDel="00AF05EE">
                <w:delText>to</w:delText>
              </w:r>
            </w:del>
            <w:del w:id="993" w:author="Brian Bohman" w:date="2022-11-09T19:21:00Z">
              <w:r w:rsidDel="00AF05EE">
                <w:delText xml:space="preserve"> </w:delText>
              </w:r>
            </w:del>
            <w:del w:id="994" w:author="Brian Bohman" w:date="2022-11-10T20:32:00Z">
              <w:r w:rsidDel="0037236C">
                <w:delText>2.5</w:delText>
              </w:r>
            </w:del>
          </w:p>
        </w:tc>
        <w:tc>
          <w:tcPr>
            <w:tcW w:w="720" w:type="dxa"/>
            <w:vMerge w:val="restart"/>
            <w:tcBorders>
              <w:top w:val="dotted" w:sz="4" w:space="0" w:color="auto"/>
              <w:bottom w:val="single" w:sz="4" w:space="0" w:color="auto"/>
            </w:tcBorders>
            <w:vAlign w:val="center"/>
            <w:tcPrChange w:id="995" w:author="Brian Bohman" w:date="2022-11-10T20:32:00Z">
              <w:tcPr>
                <w:tcW w:w="720" w:type="dxa"/>
                <w:vMerge w:val="restart"/>
                <w:tcBorders>
                  <w:top w:val="dotted" w:sz="4" w:space="0" w:color="auto"/>
                  <w:bottom w:val="single" w:sz="4" w:space="0" w:color="auto"/>
                </w:tcBorders>
                <w:vAlign w:val="center"/>
              </w:tcPr>
            </w:tcPrChange>
          </w:tcPr>
          <w:p w14:paraId="72E01C4B" w14:textId="77777777" w:rsidR="004A6704" w:rsidRDefault="004A6704" w:rsidP="004A6704">
            <w:pPr>
              <w:pStyle w:val="TableBody"/>
              <w:jc w:val="center"/>
            </w:pPr>
            <w:r>
              <w:t>18.9</w:t>
            </w:r>
          </w:p>
        </w:tc>
        <w:tc>
          <w:tcPr>
            <w:tcW w:w="792" w:type="dxa"/>
            <w:vMerge w:val="restart"/>
            <w:tcBorders>
              <w:top w:val="dotted" w:sz="4" w:space="0" w:color="auto"/>
              <w:bottom w:val="single" w:sz="4" w:space="0" w:color="auto"/>
            </w:tcBorders>
            <w:vAlign w:val="center"/>
            <w:tcPrChange w:id="996" w:author="Brian Bohman" w:date="2022-11-10T20:32:00Z">
              <w:tcPr>
                <w:tcW w:w="792" w:type="dxa"/>
                <w:vMerge w:val="restart"/>
                <w:tcBorders>
                  <w:top w:val="dotted" w:sz="4" w:space="0" w:color="auto"/>
                  <w:bottom w:val="single" w:sz="4" w:space="0" w:color="auto"/>
                </w:tcBorders>
                <w:vAlign w:val="center"/>
              </w:tcPr>
            </w:tcPrChange>
          </w:tcPr>
          <w:p w14:paraId="1AAA6255" w14:textId="77777777" w:rsidR="004A6704" w:rsidRDefault="004A6704" w:rsidP="004A6704">
            <w:pPr>
              <w:pStyle w:val="TableBody"/>
              <w:jc w:val="center"/>
            </w:pPr>
            <w:r>
              <w:t>383</w:t>
            </w:r>
          </w:p>
        </w:tc>
        <w:tc>
          <w:tcPr>
            <w:tcW w:w="864" w:type="dxa"/>
            <w:vMerge w:val="restart"/>
            <w:tcBorders>
              <w:top w:val="dotted" w:sz="4" w:space="0" w:color="auto"/>
              <w:bottom w:val="single" w:sz="4" w:space="0" w:color="auto"/>
            </w:tcBorders>
            <w:vAlign w:val="center"/>
            <w:tcPrChange w:id="997" w:author="Brian Bohman" w:date="2022-11-10T20:32:00Z">
              <w:tcPr>
                <w:tcW w:w="864" w:type="dxa"/>
                <w:vMerge w:val="restart"/>
                <w:tcBorders>
                  <w:top w:val="dotted" w:sz="4" w:space="0" w:color="auto"/>
                  <w:bottom w:val="single" w:sz="4" w:space="0" w:color="auto"/>
                </w:tcBorders>
                <w:vAlign w:val="center"/>
              </w:tcPr>
            </w:tcPrChange>
          </w:tcPr>
          <w:p w14:paraId="158B1EBD" w14:textId="77777777" w:rsidR="004A6704" w:rsidRDefault="004A6704" w:rsidP="004A6704">
            <w:pPr>
              <w:pStyle w:val="TableBody"/>
              <w:jc w:val="center"/>
            </w:pPr>
            <w:r w:rsidRPr="00202022">
              <w:t>11.6</w:t>
            </w:r>
          </w:p>
        </w:tc>
        <w:tc>
          <w:tcPr>
            <w:tcW w:w="720" w:type="dxa"/>
            <w:vMerge w:val="restart"/>
            <w:tcBorders>
              <w:top w:val="dotted" w:sz="4" w:space="0" w:color="auto"/>
              <w:bottom w:val="single" w:sz="4" w:space="0" w:color="auto"/>
            </w:tcBorders>
            <w:vAlign w:val="center"/>
            <w:tcPrChange w:id="998" w:author="Brian Bohman" w:date="2022-11-10T20:32:00Z">
              <w:tcPr>
                <w:tcW w:w="720" w:type="dxa"/>
                <w:vMerge w:val="restart"/>
                <w:tcBorders>
                  <w:top w:val="dotted" w:sz="4" w:space="0" w:color="auto"/>
                  <w:bottom w:val="single" w:sz="4" w:space="0" w:color="auto"/>
                </w:tcBorders>
                <w:vAlign w:val="center"/>
              </w:tcPr>
            </w:tcPrChange>
          </w:tcPr>
          <w:p w14:paraId="1526F38F" w14:textId="77777777" w:rsidR="004A6704" w:rsidRDefault="004A6704" w:rsidP="004A6704">
            <w:pPr>
              <w:pStyle w:val="TableBody"/>
              <w:jc w:val="center"/>
            </w:pPr>
            <w:r w:rsidRPr="00202022">
              <w:t>16</w:t>
            </w:r>
            <w:r>
              <w:t>38</w:t>
            </w:r>
          </w:p>
        </w:tc>
        <w:tc>
          <w:tcPr>
            <w:tcW w:w="1008" w:type="dxa"/>
            <w:vMerge w:val="restart"/>
            <w:tcBorders>
              <w:top w:val="dotted" w:sz="4" w:space="0" w:color="auto"/>
              <w:bottom w:val="single" w:sz="4" w:space="0" w:color="auto"/>
              <w:right w:val="dotted" w:sz="4" w:space="0" w:color="auto"/>
            </w:tcBorders>
            <w:vAlign w:val="center"/>
            <w:tcPrChange w:id="999" w:author="Brian Bohman" w:date="2022-11-10T20:32:00Z">
              <w:tcPr>
                <w:tcW w:w="1008" w:type="dxa"/>
                <w:vMerge w:val="restart"/>
                <w:tcBorders>
                  <w:top w:val="dotted" w:sz="4" w:space="0" w:color="auto"/>
                  <w:bottom w:val="single" w:sz="4" w:space="0" w:color="auto"/>
                  <w:right w:val="dotted" w:sz="4" w:space="0" w:color="auto"/>
                </w:tcBorders>
                <w:vAlign w:val="center"/>
              </w:tcPr>
            </w:tcPrChange>
          </w:tcPr>
          <w:p w14:paraId="125A5F96" w14:textId="77777777" w:rsidR="004A6704" w:rsidRDefault="004A6704" w:rsidP="004A6704">
            <w:pPr>
              <w:pStyle w:val="TableBody"/>
              <w:jc w:val="center"/>
            </w:pPr>
            <w:r>
              <w:t>22.7</w:t>
            </w:r>
          </w:p>
        </w:tc>
        <w:tc>
          <w:tcPr>
            <w:tcW w:w="1008" w:type="dxa"/>
            <w:vMerge w:val="restart"/>
            <w:tcBorders>
              <w:top w:val="dotted" w:sz="4" w:space="0" w:color="auto"/>
              <w:left w:val="dotted" w:sz="4" w:space="0" w:color="auto"/>
              <w:bottom w:val="single" w:sz="4" w:space="0" w:color="auto"/>
            </w:tcBorders>
            <w:vAlign w:val="center"/>
            <w:tcPrChange w:id="1000" w:author="Brian Bohman" w:date="2022-11-10T20:32:00Z">
              <w:tcPr>
                <w:tcW w:w="1008" w:type="dxa"/>
                <w:vMerge w:val="restart"/>
                <w:tcBorders>
                  <w:top w:val="dotted" w:sz="4" w:space="0" w:color="auto"/>
                  <w:left w:val="dotted" w:sz="4" w:space="0" w:color="auto"/>
                  <w:bottom w:val="single" w:sz="4" w:space="0" w:color="auto"/>
                </w:tcBorders>
                <w:vAlign w:val="center"/>
              </w:tcPr>
            </w:tcPrChange>
          </w:tcPr>
          <w:p w14:paraId="3011BE88" w14:textId="3B25B743" w:rsidR="004A6704" w:rsidRDefault="004A6704" w:rsidP="004A6704">
            <w:pPr>
              <w:pStyle w:val="TableBody"/>
              <w:jc w:val="center"/>
            </w:pPr>
            <w:r w:rsidRPr="00202022">
              <w:t>36,000</w:t>
            </w:r>
            <w:ins w:id="1001" w:author="Brian Bohman" w:date="2022-11-10T06:49:00Z">
              <w:r w:rsidRPr="00B242EB">
                <w:rPr>
                  <w:vertAlign w:val="superscript"/>
                  <w:rPrChange w:id="1002" w:author="Brian Bohman" w:date="2022-11-10T20:35:00Z">
                    <w:rPr/>
                  </w:rPrChange>
                </w:rPr>
                <w:t>*</w:t>
              </w:r>
            </w:ins>
          </w:p>
        </w:tc>
        <w:tc>
          <w:tcPr>
            <w:tcW w:w="1296" w:type="dxa"/>
            <w:vMerge w:val="restart"/>
            <w:tcBorders>
              <w:top w:val="dotted" w:sz="4" w:space="0" w:color="auto"/>
              <w:bottom w:val="single" w:sz="4" w:space="0" w:color="auto"/>
            </w:tcBorders>
            <w:vAlign w:val="center"/>
            <w:tcPrChange w:id="1003" w:author="Brian Bohman" w:date="2022-11-10T20:32:00Z">
              <w:tcPr>
                <w:tcW w:w="1296" w:type="dxa"/>
                <w:vMerge w:val="restart"/>
                <w:tcBorders>
                  <w:top w:val="dotted" w:sz="4" w:space="0" w:color="auto"/>
                  <w:bottom w:val="single" w:sz="4" w:space="0" w:color="auto"/>
                </w:tcBorders>
                <w:vAlign w:val="center"/>
              </w:tcPr>
            </w:tcPrChange>
          </w:tcPr>
          <w:p w14:paraId="33C7345C" w14:textId="77777777" w:rsidR="004A6704" w:rsidRDefault="004A6704" w:rsidP="004A6704">
            <w:pPr>
              <w:pStyle w:val="TableBody"/>
              <w:jc w:val="center"/>
            </w:pPr>
            <w:r w:rsidRPr="00202022">
              <w:t>AN, Urea, UAN, and/or PCU @ PL, EM, and/or P-EM</w:t>
            </w:r>
          </w:p>
        </w:tc>
        <w:tc>
          <w:tcPr>
            <w:tcW w:w="576" w:type="dxa"/>
            <w:vMerge w:val="restart"/>
            <w:tcBorders>
              <w:top w:val="dotted" w:sz="4" w:space="0" w:color="auto"/>
              <w:bottom w:val="single" w:sz="4" w:space="0" w:color="auto"/>
            </w:tcBorders>
            <w:vAlign w:val="center"/>
            <w:tcPrChange w:id="1004" w:author="Brian Bohman" w:date="2022-11-10T20:32:00Z">
              <w:tcPr>
                <w:tcW w:w="1296" w:type="dxa"/>
                <w:gridSpan w:val="2"/>
                <w:vMerge w:val="restart"/>
                <w:tcBorders>
                  <w:top w:val="dotted" w:sz="4" w:space="0" w:color="auto"/>
                </w:tcBorders>
                <w:vAlign w:val="center"/>
              </w:tcPr>
            </w:tcPrChange>
          </w:tcPr>
          <w:p w14:paraId="49B6DF36" w14:textId="33DA56D2" w:rsidR="004A6704" w:rsidRPr="00202022" w:rsidRDefault="004A6704" w:rsidP="004A6704">
            <w:pPr>
              <w:pStyle w:val="TableBody"/>
              <w:jc w:val="center"/>
            </w:pPr>
            <w:ins w:id="1005" w:author="Brian Bohman" w:date="2022-11-09T19:23:00Z">
              <w:r>
                <w:t>Yes</w:t>
              </w:r>
            </w:ins>
          </w:p>
        </w:tc>
      </w:tr>
      <w:tr w:rsidR="00F25858" w:rsidRPr="00202022" w14:paraId="754B3B18" w14:textId="079E041F" w:rsidTr="004A6704">
        <w:tblPrEx>
          <w:tblPrExChange w:id="1006" w:author="Brian Bohman" w:date="2022-11-10T20:32:00Z">
            <w:tblPrEx>
              <w:tblW w:w="14202" w:type="dxa"/>
            </w:tblPrEx>
          </w:tblPrExChange>
        </w:tblPrEx>
        <w:tc>
          <w:tcPr>
            <w:tcW w:w="1146" w:type="dxa"/>
            <w:vMerge/>
            <w:tcBorders>
              <w:top w:val="single" w:sz="4" w:space="0" w:color="auto"/>
              <w:bottom w:val="single" w:sz="4" w:space="0" w:color="auto"/>
            </w:tcBorders>
            <w:vAlign w:val="center"/>
            <w:tcPrChange w:id="1007" w:author="Brian Bohman" w:date="2022-11-10T20:32:00Z">
              <w:tcPr>
                <w:tcW w:w="1146" w:type="dxa"/>
                <w:vMerge/>
                <w:tcBorders>
                  <w:top w:val="single" w:sz="4" w:space="0" w:color="auto"/>
                  <w:bottom w:val="single" w:sz="4" w:space="0" w:color="auto"/>
                </w:tcBorders>
                <w:vAlign w:val="center"/>
              </w:tcPr>
            </w:tcPrChange>
          </w:tcPr>
          <w:p w14:paraId="6A242524" w14:textId="77777777" w:rsidR="00F25858" w:rsidRPr="00202022" w:rsidRDefault="00F25858" w:rsidP="00C6721E">
            <w:pPr>
              <w:pStyle w:val="TableBody"/>
            </w:pPr>
          </w:p>
        </w:tc>
        <w:tc>
          <w:tcPr>
            <w:tcW w:w="1581" w:type="dxa"/>
            <w:tcBorders>
              <w:right w:val="dotted" w:sz="4" w:space="0" w:color="auto"/>
            </w:tcBorders>
            <w:vAlign w:val="center"/>
            <w:tcPrChange w:id="1008" w:author="Brian Bohman" w:date="2022-11-10T20:32:00Z">
              <w:tcPr>
                <w:tcW w:w="1581" w:type="dxa"/>
                <w:tcBorders>
                  <w:right w:val="dotted" w:sz="4" w:space="0" w:color="auto"/>
                </w:tcBorders>
                <w:vAlign w:val="center"/>
              </w:tcPr>
            </w:tcPrChange>
          </w:tcPr>
          <w:p w14:paraId="07B1D709" w14:textId="77777777" w:rsidR="00F25858" w:rsidRPr="00202022" w:rsidRDefault="00F25858" w:rsidP="00C6721E">
            <w:pPr>
              <w:pStyle w:val="TableBody"/>
            </w:pPr>
            <w:r w:rsidRPr="00202022">
              <w:t>Dakota Russet</w:t>
            </w:r>
          </w:p>
        </w:tc>
        <w:tc>
          <w:tcPr>
            <w:tcW w:w="936" w:type="dxa"/>
            <w:tcBorders>
              <w:left w:val="dotted" w:sz="4" w:space="0" w:color="auto"/>
              <w:right w:val="dotted" w:sz="4" w:space="0" w:color="auto"/>
            </w:tcBorders>
            <w:vAlign w:val="center"/>
            <w:tcPrChange w:id="1009" w:author="Brian Bohman" w:date="2022-11-10T20:32:00Z">
              <w:tcPr>
                <w:tcW w:w="936" w:type="dxa"/>
                <w:tcBorders>
                  <w:left w:val="dotted" w:sz="4" w:space="0" w:color="auto"/>
                  <w:right w:val="dotted" w:sz="4" w:space="0" w:color="auto"/>
                </w:tcBorders>
                <w:vAlign w:val="center"/>
              </w:tcPr>
            </w:tcPrChange>
          </w:tcPr>
          <w:p w14:paraId="4C931889" w14:textId="77777777" w:rsidR="00F25858" w:rsidRPr="00202022" w:rsidRDefault="00F25858" w:rsidP="00AF05EE">
            <w:pPr>
              <w:pStyle w:val="TableBody"/>
              <w:jc w:val="center"/>
            </w:pPr>
            <w:r w:rsidRPr="00202022">
              <w:t>ML</w:t>
            </w:r>
          </w:p>
        </w:tc>
        <w:tc>
          <w:tcPr>
            <w:tcW w:w="1107" w:type="dxa"/>
            <w:vMerge/>
            <w:tcBorders>
              <w:left w:val="dotted" w:sz="4" w:space="0" w:color="auto"/>
              <w:bottom w:val="single" w:sz="4" w:space="0" w:color="auto"/>
            </w:tcBorders>
            <w:tcPrChange w:id="1010" w:author="Brian Bohman" w:date="2022-11-10T20:32:00Z">
              <w:tcPr>
                <w:tcW w:w="1107" w:type="dxa"/>
                <w:vMerge/>
                <w:tcBorders>
                  <w:left w:val="dotted" w:sz="4" w:space="0" w:color="auto"/>
                  <w:bottom w:val="single" w:sz="4" w:space="0" w:color="auto"/>
                </w:tcBorders>
              </w:tcPr>
            </w:tcPrChange>
          </w:tcPr>
          <w:p w14:paraId="42211650" w14:textId="77777777" w:rsidR="00F25858" w:rsidRPr="00202022" w:rsidRDefault="00F25858" w:rsidP="00C6721E">
            <w:pPr>
              <w:pStyle w:val="TableBody"/>
            </w:pPr>
          </w:p>
        </w:tc>
        <w:tc>
          <w:tcPr>
            <w:tcW w:w="720" w:type="dxa"/>
            <w:vMerge/>
            <w:tcBorders>
              <w:top w:val="single" w:sz="4" w:space="0" w:color="auto"/>
              <w:bottom w:val="single" w:sz="4" w:space="0" w:color="auto"/>
            </w:tcBorders>
            <w:vAlign w:val="center"/>
            <w:tcPrChange w:id="1011" w:author="Brian Bohman" w:date="2022-11-10T20:32:00Z">
              <w:tcPr>
                <w:tcW w:w="1008" w:type="dxa"/>
                <w:vMerge/>
                <w:tcBorders>
                  <w:top w:val="single" w:sz="4" w:space="0" w:color="auto"/>
                  <w:bottom w:val="single" w:sz="4" w:space="0" w:color="auto"/>
                </w:tcBorders>
                <w:vAlign w:val="center"/>
              </w:tcPr>
            </w:tcPrChange>
          </w:tcPr>
          <w:p w14:paraId="4D16FF27" w14:textId="77777777" w:rsidR="00F25858" w:rsidRPr="00202022" w:rsidRDefault="00F25858">
            <w:pPr>
              <w:pStyle w:val="TableBody"/>
              <w:jc w:val="center"/>
              <w:pPrChange w:id="1012" w:author="Brian Bohman" w:date="2022-11-09T19:11:00Z">
                <w:pPr>
                  <w:pStyle w:val="TableBody"/>
                </w:pPr>
              </w:pPrChange>
            </w:pPr>
          </w:p>
        </w:tc>
        <w:tc>
          <w:tcPr>
            <w:tcW w:w="1008" w:type="dxa"/>
            <w:vMerge/>
            <w:tcBorders>
              <w:left w:val="nil"/>
              <w:bottom w:val="single" w:sz="4" w:space="0" w:color="auto"/>
            </w:tcBorders>
            <w:vAlign w:val="center"/>
            <w:tcPrChange w:id="1013" w:author="Brian Bohman" w:date="2022-11-10T20:32:00Z">
              <w:tcPr>
                <w:tcW w:w="720" w:type="dxa"/>
                <w:vMerge/>
                <w:tcBorders>
                  <w:left w:val="nil"/>
                  <w:bottom w:val="single" w:sz="4" w:space="0" w:color="auto"/>
                </w:tcBorders>
                <w:vAlign w:val="center"/>
              </w:tcPr>
            </w:tcPrChange>
          </w:tcPr>
          <w:p w14:paraId="0A61CD0A" w14:textId="502596CC" w:rsidR="00F25858" w:rsidRPr="00202022" w:rsidRDefault="00F25858" w:rsidP="00C6721E">
            <w:pPr>
              <w:pStyle w:val="TableBody"/>
            </w:pPr>
          </w:p>
        </w:tc>
        <w:tc>
          <w:tcPr>
            <w:tcW w:w="720" w:type="dxa"/>
            <w:vMerge/>
            <w:tcBorders>
              <w:bottom w:val="single" w:sz="4" w:space="0" w:color="auto"/>
            </w:tcBorders>
            <w:tcPrChange w:id="1014" w:author="Brian Bohman" w:date="2022-11-10T20:32:00Z">
              <w:tcPr>
                <w:tcW w:w="720" w:type="dxa"/>
                <w:vMerge/>
                <w:tcBorders>
                  <w:bottom w:val="single" w:sz="4" w:space="0" w:color="auto"/>
                </w:tcBorders>
              </w:tcPr>
            </w:tcPrChange>
          </w:tcPr>
          <w:p w14:paraId="6503A12B" w14:textId="77777777" w:rsidR="00F25858" w:rsidRPr="00202022" w:rsidRDefault="00F25858" w:rsidP="00C6721E">
            <w:pPr>
              <w:pStyle w:val="TableBody"/>
            </w:pPr>
          </w:p>
        </w:tc>
        <w:tc>
          <w:tcPr>
            <w:tcW w:w="792" w:type="dxa"/>
            <w:vMerge/>
            <w:tcBorders>
              <w:bottom w:val="single" w:sz="4" w:space="0" w:color="auto"/>
            </w:tcBorders>
            <w:vAlign w:val="center"/>
            <w:tcPrChange w:id="1015" w:author="Brian Bohman" w:date="2022-11-10T20:32:00Z">
              <w:tcPr>
                <w:tcW w:w="792" w:type="dxa"/>
                <w:vMerge/>
                <w:tcBorders>
                  <w:bottom w:val="single" w:sz="4" w:space="0" w:color="auto"/>
                </w:tcBorders>
                <w:vAlign w:val="center"/>
              </w:tcPr>
            </w:tcPrChange>
          </w:tcPr>
          <w:p w14:paraId="574AD2B9" w14:textId="77777777" w:rsidR="00F25858" w:rsidRPr="00202022" w:rsidRDefault="00F25858" w:rsidP="00C6721E">
            <w:pPr>
              <w:pStyle w:val="TableBody"/>
            </w:pPr>
          </w:p>
        </w:tc>
        <w:tc>
          <w:tcPr>
            <w:tcW w:w="864" w:type="dxa"/>
            <w:vMerge/>
            <w:tcBorders>
              <w:bottom w:val="single" w:sz="4" w:space="0" w:color="auto"/>
            </w:tcBorders>
            <w:vAlign w:val="center"/>
            <w:tcPrChange w:id="1016" w:author="Brian Bohman" w:date="2022-11-10T20:32:00Z">
              <w:tcPr>
                <w:tcW w:w="864" w:type="dxa"/>
                <w:vMerge/>
                <w:tcBorders>
                  <w:bottom w:val="single" w:sz="4" w:space="0" w:color="auto"/>
                </w:tcBorders>
                <w:vAlign w:val="center"/>
              </w:tcPr>
            </w:tcPrChange>
          </w:tcPr>
          <w:p w14:paraId="6C82F6D2" w14:textId="77777777" w:rsidR="00F25858" w:rsidRPr="00202022" w:rsidRDefault="00F25858" w:rsidP="00C6721E">
            <w:pPr>
              <w:pStyle w:val="TableBody"/>
            </w:pPr>
          </w:p>
        </w:tc>
        <w:tc>
          <w:tcPr>
            <w:tcW w:w="720" w:type="dxa"/>
            <w:vMerge/>
            <w:tcBorders>
              <w:bottom w:val="single" w:sz="4" w:space="0" w:color="auto"/>
            </w:tcBorders>
            <w:vAlign w:val="center"/>
            <w:tcPrChange w:id="1017" w:author="Brian Bohman" w:date="2022-11-10T20:32:00Z">
              <w:tcPr>
                <w:tcW w:w="720" w:type="dxa"/>
                <w:vMerge/>
                <w:tcBorders>
                  <w:bottom w:val="single" w:sz="4" w:space="0" w:color="auto"/>
                </w:tcBorders>
                <w:vAlign w:val="center"/>
              </w:tcPr>
            </w:tcPrChange>
          </w:tcPr>
          <w:p w14:paraId="7743BA8A" w14:textId="77777777" w:rsidR="00F25858" w:rsidRPr="00202022" w:rsidRDefault="00F25858" w:rsidP="00C6721E">
            <w:pPr>
              <w:pStyle w:val="TableBody"/>
            </w:pPr>
          </w:p>
        </w:tc>
        <w:tc>
          <w:tcPr>
            <w:tcW w:w="1008" w:type="dxa"/>
            <w:vMerge/>
            <w:tcBorders>
              <w:bottom w:val="single" w:sz="4" w:space="0" w:color="auto"/>
              <w:right w:val="dotted" w:sz="4" w:space="0" w:color="auto"/>
            </w:tcBorders>
            <w:vAlign w:val="center"/>
            <w:tcPrChange w:id="1018" w:author="Brian Bohman" w:date="2022-11-10T20:32:00Z">
              <w:tcPr>
                <w:tcW w:w="1008" w:type="dxa"/>
                <w:vMerge/>
                <w:tcBorders>
                  <w:bottom w:val="single" w:sz="4" w:space="0" w:color="auto"/>
                  <w:right w:val="dotted" w:sz="4" w:space="0" w:color="auto"/>
                </w:tcBorders>
                <w:vAlign w:val="center"/>
              </w:tcPr>
            </w:tcPrChange>
          </w:tcPr>
          <w:p w14:paraId="7C5841D5" w14:textId="77777777" w:rsidR="00F25858" w:rsidRPr="00202022" w:rsidRDefault="00F25858" w:rsidP="00C6721E">
            <w:pPr>
              <w:pStyle w:val="TableBody"/>
            </w:pPr>
          </w:p>
        </w:tc>
        <w:tc>
          <w:tcPr>
            <w:tcW w:w="1008" w:type="dxa"/>
            <w:vMerge/>
            <w:tcBorders>
              <w:top w:val="single" w:sz="4" w:space="0" w:color="auto"/>
              <w:left w:val="dotted" w:sz="4" w:space="0" w:color="auto"/>
              <w:bottom w:val="single" w:sz="4" w:space="0" w:color="auto"/>
            </w:tcBorders>
            <w:vAlign w:val="center"/>
            <w:tcPrChange w:id="1019" w:author="Brian Bohman" w:date="2022-11-10T20:32:00Z">
              <w:tcPr>
                <w:tcW w:w="1008" w:type="dxa"/>
                <w:vMerge/>
                <w:tcBorders>
                  <w:top w:val="single" w:sz="4" w:space="0" w:color="auto"/>
                  <w:left w:val="dotted" w:sz="4" w:space="0" w:color="auto"/>
                  <w:bottom w:val="single" w:sz="4" w:space="0" w:color="auto"/>
                </w:tcBorders>
                <w:vAlign w:val="center"/>
              </w:tcPr>
            </w:tcPrChange>
          </w:tcPr>
          <w:p w14:paraId="60E27267" w14:textId="77777777" w:rsidR="00F25858" w:rsidRPr="00202022" w:rsidRDefault="00F25858" w:rsidP="00C6721E">
            <w:pPr>
              <w:pStyle w:val="TableBody"/>
            </w:pPr>
          </w:p>
        </w:tc>
        <w:tc>
          <w:tcPr>
            <w:tcW w:w="1296" w:type="dxa"/>
            <w:vMerge/>
            <w:tcBorders>
              <w:top w:val="single" w:sz="4" w:space="0" w:color="auto"/>
              <w:bottom w:val="single" w:sz="4" w:space="0" w:color="auto"/>
            </w:tcBorders>
            <w:vAlign w:val="center"/>
            <w:tcPrChange w:id="1020" w:author="Brian Bohman" w:date="2022-11-10T20:32:00Z">
              <w:tcPr>
                <w:tcW w:w="1296" w:type="dxa"/>
                <w:vMerge/>
                <w:tcBorders>
                  <w:top w:val="single" w:sz="4" w:space="0" w:color="auto"/>
                  <w:bottom w:val="single" w:sz="4" w:space="0" w:color="auto"/>
                </w:tcBorders>
                <w:vAlign w:val="center"/>
              </w:tcPr>
            </w:tcPrChange>
          </w:tcPr>
          <w:p w14:paraId="6A4BB427" w14:textId="77777777" w:rsidR="00F25858" w:rsidRPr="00202022" w:rsidRDefault="00F25858" w:rsidP="00C6721E">
            <w:pPr>
              <w:pStyle w:val="TableBody"/>
            </w:pPr>
          </w:p>
        </w:tc>
        <w:tc>
          <w:tcPr>
            <w:tcW w:w="576" w:type="dxa"/>
            <w:vMerge/>
            <w:tcBorders>
              <w:top w:val="single" w:sz="4" w:space="0" w:color="auto"/>
              <w:bottom w:val="single" w:sz="4" w:space="0" w:color="auto"/>
            </w:tcBorders>
            <w:vAlign w:val="center"/>
            <w:tcPrChange w:id="1021" w:author="Brian Bohman" w:date="2022-11-10T20:32:00Z">
              <w:tcPr>
                <w:tcW w:w="1296" w:type="dxa"/>
                <w:gridSpan w:val="2"/>
                <w:vMerge/>
                <w:vAlign w:val="center"/>
              </w:tcPr>
            </w:tcPrChange>
          </w:tcPr>
          <w:p w14:paraId="5410C325" w14:textId="77777777" w:rsidR="00F25858" w:rsidRPr="00202022" w:rsidRDefault="00F25858">
            <w:pPr>
              <w:pStyle w:val="TableBody"/>
              <w:jc w:val="center"/>
              <w:pPrChange w:id="1022" w:author="Brian Bohman" w:date="2022-11-09T19:22:00Z">
                <w:pPr>
                  <w:pStyle w:val="TableBody"/>
                </w:pPr>
              </w:pPrChange>
            </w:pPr>
          </w:p>
        </w:tc>
      </w:tr>
      <w:tr w:rsidR="00F25858" w:rsidRPr="00202022" w14:paraId="30F5E3DC" w14:textId="221B50E3" w:rsidTr="004A6704">
        <w:tblPrEx>
          <w:tblPrExChange w:id="1023" w:author="Brian Bohman" w:date="2022-11-10T20:32:00Z">
            <w:tblPrEx>
              <w:tblW w:w="14202" w:type="dxa"/>
            </w:tblPrEx>
          </w:tblPrExChange>
        </w:tblPrEx>
        <w:tc>
          <w:tcPr>
            <w:tcW w:w="1146" w:type="dxa"/>
            <w:vMerge/>
            <w:tcBorders>
              <w:top w:val="single" w:sz="4" w:space="0" w:color="auto"/>
              <w:bottom w:val="single" w:sz="4" w:space="0" w:color="auto"/>
            </w:tcBorders>
            <w:vAlign w:val="center"/>
            <w:tcPrChange w:id="1024" w:author="Brian Bohman" w:date="2022-11-10T20:32:00Z">
              <w:tcPr>
                <w:tcW w:w="1146" w:type="dxa"/>
                <w:vMerge/>
                <w:tcBorders>
                  <w:top w:val="single" w:sz="4" w:space="0" w:color="auto"/>
                  <w:bottom w:val="single" w:sz="4" w:space="0" w:color="auto"/>
                </w:tcBorders>
                <w:vAlign w:val="center"/>
              </w:tcPr>
            </w:tcPrChange>
          </w:tcPr>
          <w:p w14:paraId="6226FC61" w14:textId="77777777" w:rsidR="00F25858" w:rsidRPr="00202022" w:rsidRDefault="00F25858" w:rsidP="00C6721E">
            <w:pPr>
              <w:pStyle w:val="TableBody"/>
            </w:pPr>
          </w:p>
        </w:tc>
        <w:tc>
          <w:tcPr>
            <w:tcW w:w="1581" w:type="dxa"/>
            <w:tcBorders>
              <w:right w:val="dotted" w:sz="4" w:space="0" w:color="auto"/>
            </w:tcBorders>
            <w:vAlign w:val="center"/>
            <w:tcPrChange w:id="1025" w:author="Brian Bohman" w:date="2022-11-10T20:32:00Z">
              <w:tcPr>
                <w:tcW w:w="1581" w:type="dxa"/>
                <w:tcBorders>
                  <w:right w:val="dotted" w:sz="4" w:space="0" w:color="auto"/>
                </w:tcBorders>
                <w:vAlign w:val="center"/>
              </w:tcPr>
            </w:tcPrChange>
          </w:tcPr>
          <w:p w14:paraId="0CAD0E67" w14:textId="77777777" w:rsidR="00F25858" w:rsidRPr="00202022" w:rsidRDefault="00F25858" w:rsidP="00C6721E">
            <w:pPr>
              <w:pStyle w:val="TableBody"/>
            </w:pPr>
            <w:r w:rsidRPr="00202022">
              <w:t>Easton</w:t>
            </w:r>
          </w:p>
        </w:tc>
        <w:tc>
          <w:tcPr>
            <w:tcW w:w="936" w:type="dxa"/>
            <w:tcBorders>
              <w:left w:val="dotted" w:sz="4" w:space="0" w:color="auto"/>
              <w:right w:val="dotted" w:sz="4" w:space="0" w:color="auto"/>
            </w:tcBorders>
            <w:vAlign w:val="center"/>
            <w:tcPrChange w:id="1026" w:author="Brian Bohman" w:date="2022-11-10T20:32:00Z">
              <w:tcPr>
                <w:tcW w:w="936" w:type="dxa"/>
                <w:tcBorders>
                  <w:left w:val="dotted" w:sz="4" w:space="0" w:color="auto"/>
                  <w:right w:val="dotted" w:sz="4" w:space="0" w:color="auto"/>
                </w:tcBorders>
                <w:vAlign w:val="center"/>
              </w:tcPr>
            </w:tcPrChange>
          </w:tcPr>
          <w:p w14:paraId="660E2DE1" w14:textId="77777777" w:rsidR="00F25858" w:rsidRPr="00202022" w:rsidRDefault="00F25858" w:rsidP="00AF05EE">
            <w:pPr>
              <w:pStyle w:val="TableBody"/>
              <w:jc w:val="center"/>
            </w:pPr>
            <w:r w:rsidRPr="00202022">
              <w:t>L</w:t>
            </w:r>
          </w:p>
        </w:tc>
        <w:tc>
          <w:tcPr>
            <w:tcW w:w="1107" w:type="dxa"/>
            <w:vMerge/>
            <w:tcBorders>
              <w:left w:val="dotted" w:sz="4" w:space="0" w:color="auto"/>
              <w:bottom w:val="single" w:sz="4" w:space="0" w:color="auto"/>
            </w:tcBorders>
            <w:tcPrChange w:id="1027" w:author="Brian Bohman" w:date="2022-11-10T20:32:00Z">
              <w:tcPr>
                <w:tcW w:w="1107" w:type="dxa"/>
                <w:vMerge/>
                <w:tcBorders>
                  <w:left w:val="dotted" w:sz="4" w:space="0" w:color="auto"/>
                  <w:bottom w:val="single" w:sz="4" w:space="0" w:color="auto"/>
                </w:tcBorders>
              </w:tcPr>
            </w:tcPrChange>
          </w:tcPr>
          <w:p w14:paraId="4902EDE0" w14:textId="77777777" w:rsidR="00F25858" w:rsidRPr="00202022" w:rsidRDefault="00F25858" w:rsidP="00C6721E">
            <w:pPr>
              <w:pStyle w:val="TableBody"/>
            </w:pPr>
          </w:p>
        </w:tc>
        <w:tc>
          <w:tcPr>
            <w:tcW w:w="720" w:type="dxa"/>
            <w:vMerge/>
            <w:tcBorders>
              <w:top w:val="single" w:sz="4" w:space="0" w:color="auto"/>
              <w:bottom w:val="single" w:sz="4" w:space="0" w:color="auto"/>
            </w:tcBorders>
            <w:vAlign w:val="center"/>
            <w:tcPrChange w:id="1028" w:author="Brian Bohman" w:date="2022-11-10T20:32:00Z">
              <w:tcPr>
                <w:tcW w:w="1008" w:type="dxa"/>
                <w:vMerge/>
                <w:tcBorders>
                  <w:top w:val="single" w:sz="4" w:space="0" w:color="auto"/>
                  <w:bottom w:val="single" w:sz="4" w:space="0" w:color="auto"/>
                </w:tcBorders>
                <w:vAlign w:val="center"/>
              </w:tcPr>
            </w:tcPrChange>
          </w:tcPr>
          <w:p w14:paraId="7AAEB2B9" w14:textId="77777777" w:rsidR="00F25858" w:rsidRPr="00202022" w:rsidRDefault="00F25858">
            <w:pPr>
              <w:pStyle w:val="TableBody"/>
              <w:jc w:val="center"/>
              <w:pPrChange w:id="1029" w:author="Brian Bohman" w:date="2022-11-09T19:11:00Z">
                <w:pPr>
                  <w:pStyle w:val="TableBody"/>
                </w:pPr>
              </w:pPrChange>
            </w:pPr>
          </w:p>
        </w:tc>
        <w:tc>
          <w:tcPr>
            <w:tcW w:w="1008" w:type="dxa"/>
            <w:vMerge/>
            <w:tcBorders>
              <w:left w:val="nil"/>
              <w:bottom w:val="single" w:sz="4" w:space="0" w:color="auto"/>
            </w:tcBorders>
            <w:vAlign w:val="center"/>
            <w:tcPrChange w:id="1030" w:author="Brian Bohman" w:date="2022-11-10T20:32:00Z">
              <w:tcPr>
                <w:tcW w:w="720" w:type="dxa"/>
                <w:vMerge/>
                <w:tcBorders>
                  <w:left w:val="nil"/>
                  <w:bottom w:val="single" w:sz="4" w:space="0" w:color="auto"/>
                </w:tcBorders>
                <w:vAlign w:val="center"/>
              </w:tcPr>
            </w:tcPrChange>
          </w:tcPr>
          <w:p w14:paraId="106C7BC0" w14:textId="06475C5B" w:rsidR="00F25858" w:rsidRPr="00202022" w:rsidRDefault="00F25858" w:rsidP="00C6721E">
            <w:pPr>
              <w:pStyle w:val="TableBody"/>
            </w:pPr>
          </w:p>
        </w:tc>
        <w:tc>
          <w:tcPr>
            <w:tcW w:w="720" w:type="dxa"/>
            <w:vMerge/>
            <w:tcBorders>
              <w:bottom w:val="single" w:sz="4" w:space="0" w:color="auto"/>
            </w:tcBorders>
            <w:tcPrChange w:id="1031" w:author="Brian Bohman" w:date="2022-11-10T20:32:00Z">
              <w:tcPr>
                <w:tcW w:w="720" w:type="dxa"/>
                <w:vMerge/>
                <w:tcBorders>
                  <w:bottom w:val="single" w:sz="4" w:space="0" w:color="auto"/>
                </w:tcBorders>
              </w:tcPr>
            </w:tcPrChange>
          </w:tcPr>
          <w:p w14:paraId="2CD43245" w14:textId="77777777" w:rsidR="00F25858" w:rsidRPr="00202022" w:rsidRDefault="00F25858" w:rsidP="00C6721E">
            <w:pPr>
              <w:pStyle w:val="TableBody"/>
            </w:pPr>
          </w:p>
        </w:tc>
        <w:tc>
          <w:tcPr>
            <w:tcW w:w="792" w:type="dxa"/>
            <w:vMerge/>
            <w:tcBorders>
              <w:bottom w:val="single" w:sz="4" w:space="0" w:color="auto"/>
            </w:tcBorders>
            <w:vAlign w:val="center"/>
            <w:tcPrChange w:id="1032" w:author="Brian Bohman" w:date="2022-11-10T20:32:00Z">
              <w:tcPr>
                <w:tcW w:w="792" w:type="dxa"/>
                <w:vMerge/>
                <w:tcBorders>
                  <w:bottom w:val="single" w:sz="4" w:space="0" w:color="auto"/>
                </w:tcBorders>
                <w:vAlign w:val="center"/>
              </w:tcPr>
            </w:tcPrChange>
          </w:tcPr>
          <w:p w14:paraId="63993969" w14:textId="77777777" w:rsidR="00F25858" w:rsidRPr="00202022" w:rsidRDefault="00F25858" w:rsidP="00C6721E">
            <w:pPr>
              <w:pStyle w:val="TableBody"/>
            </w:pPr>
          </w:p>
        </w:tc>
        <w:tc>
          <w:tcPr>
            <w:tcW w:w="864" w:type="dxa"/>
            <w:vMerge/>
            <w:tcBorders>
              <w:bottom w:val="single" w:sz="4" w:space="0" w:color="auto"/>
            </w:tcBorders>
            <w:vAlign w:val="center"/>
            <w:tcPrChange w:id="1033" w:author="Brian Bohman" w:date="2022-11-10T20:32:00Z">
              <w:tcPr>
                <w:tcW w:w="864" w:type="dxa"/>
                <w:vMerge/>
                <w:tcBorders>
                  <w:bottom w:val="single" w:sz="4" w:space="0" w:color="auto"/>
                </w:tcBorders>
                <w:vAlign w:val="center"/>
              </w:tcPr>
            </w:tcPrChange>
          </w:tcPr>
          <w:p w14:paraId="083C61C4" w14:textId="77777777" w:rsidR="00F25858" w:rsidRPr="00202022" w:rsidRDefault="00F25858" w:rsidP="00C6721E">
            <w:pPr>
              <w:pStyle w:val="TableBody"/>
            </w:pPr>
          </w:p>
        </w:tc>
        <w:tc>
          <w:tcPr>
            <w:tcW w:w="720" w:type="dxa"/>
            <w:vMerge/>
            <w:tcBorders>
              <w:bottom w:val="single" w:sz="4" w:space="0" w:color="auto"/>
            </w:tcBorders>
            <w:vAlign w:val="center"/>
            <w:tcPrChange w:id="1034" w:author="Brian Bohman" w:date="2022-11-10T20:32:00Z">
              <w:tcPr>
                <w:tcW w:w="720" w:type="dxa"/>
                <w:vMerge/>
                <w:tcBorders>
                  <w:bottom w:val="single" w:sz="4" w:space="0" w:color="auto"/>
                </w:tcBorders>
                <w:vAlign w:val="center"/>
              </w:tcPr>
            </w:tcPrChange>
          </w:tcPr>
          <w:p w14:paraId="0F7F4FE8" w14:textId="77777777" w:rsidR="00F25858" w:rsidRPr="00202022" w:rsidRDefault="00F25858" w:rsidP="00C6721E">
            <w:pPr>
              <w:pStyle w:val="TableBody"/>
            </w:pPr>
          </w:p>
        </w:tc>
        <w:tc>
          <w:tcPr>
            <w:tcW w:w="1008" w:type="dxa"/>
            <w:vMerge/>
            <w:tcBorders>
              <w:bottom w:val="single" w:sz="4" w:space="0" w:color="auto"/>
              <w:right w:val="dotted" w:sz="4" w:space="0" w:color="auto"/>
            </w:tcBorders>
            <w:vAlign w:val="center"/>
            <w:tcPrChange w:id="1035" w:author="Brian Bohman" w:date="2022-11-10T20:32:00Z">
              <w:tcPr>
                <w:tcW w:w="1008" w:type="dxa"/>
                <w:vMerge/>
                <w:tcBorders>
                  <w:bottom w:val="single" w:sz="4" w:space="0" w:color="auto"/>
                  <w:right w:val="dotted" w:sz="4" w:space="0" w:color="auto"/>
                </w:tcBorders>
                <w:vAlign w:val="center"/>
              </w:tcPr>
            </w:tcPrChange>
          </w:tcPr>
          <w:p w14:paraId="2229377F" w14:textId="77777777" w:rsidR="00F25858" w:rsidRPr="00202022" w:rsidRDefault="00F25858" w:rsidP="00C6721E">
            <w:pPr>
              <w:pStyle w:val="TableBody"/>
            </w:pPr>
          </w:p>
        </w:tc>
        <w:tc>
          <w:tcPr>
            <w:tcW w:w="1008" w:type="dxa"/>
            <w:vMerge/>
            <w:tcBorders>
              <w:top w:val="single" w:sz="4" w:space="0" w:color="auto"/>
              <w:left w:val="dotted" w:sz="4" w:space="0" w:color="auto"/>
              <w:bottom w:val="single" w:sz="4" w:space="0" w:color="auto"/>
            </w:tcBorders>
            <w:vAlign w:val="center"/>
            <w:tcPrChange w:id="1036" w:author="Brian Bohman" w:date="2022-11-10T20:32:00Z">
              <w:tcPr>
                <w:tcW w:w="1008" w:type="dxa"/>
                <w:vMerge/>
                <w:tcBorders>
                  <w:top w:val="single" w:sz="4" w:space="0" w:color="auto"/>
                  <w:left w:val="dotted" w:sz="4" w:space="0" w:color="auto"/>
                  <w:bottom w:val="single" w:sz="4" w:space="0" w:color="auto"/>
                </w:tcBorders>
                <w:vAlign w:val="center"/>
              </w:tcPr>
            </w:tcPrChange>
          </w:tcPr>
          <w:p w14:paraId="2242D02A" w14:textId="77777777" w:rsidR="00F25858" w:rsidRPr="00202022" w:rsidRDefault="00F25858" w:rsidP="00C6721E">
            <w:pPr>
              <w:pStyle w:val="TableBody"/>
            </w:pPr>
          </w:p>
        </w:tc>
        <w:tc>
          <w:tcPr>
            <w:tcW w:w="1296" w:type="dxa"/>
            <w:vMerge/>
            <w:tcBorders>
              <w:top w:val="single" w:sz="4" w:space="0" w:color="auto"/>
              <w:bottom w:val="single" w:sz="4" w:space="0" w:color="auto"/>
            </w:tcBorders>
            <w:vAlign w:val="center"/>
            <w:tcPrChange w:id="1037" w:author="Brian Bohman" w:date="2022-11-10T20:32:00Z">
              <w:tcPr>
                <w:tcW w:w="1296" w:type="dxa"/>
                <w:vMerge/>
                <w:tcBorders>
                  <w:top w:val="single" w:sz="4" w:space="0" w:color="auto"/>
                  <w:bottom w:val="single" w:sz="4" w:space="0" w:color="auto"/>
                </w:tcBorders>
                <w:vAlign w:val="center"/>
              </w:tcPr>
            </w:tcPrChange>
          </w:tcPr>
          <w:p w14:paraId="7838AA9B" w14:textId="77777777" w:rsidR="00F25858" w:rsidRPr="00202022" w:rsidRDefault="00F25858" w:rsidP="00C6721E">
            <w:pPr>
              <w:pStyle w:val="TableBody"/>
            </w:pPr>
          </w:p>
        </w:tc>
        <w:tc>
          <w:tcPr>
            <w:tcW w:w="576" w:type="dxa"/>
            <w:vMerge/>
            <w:tcBorders>
              <w:top w:val="single" w:sz="4" w:space="0" w:color="auto"/>
              <w:bottom w:val="single" w:sz="4" w:space="0" w:color="auto"/>
            </w:tcBorders>
            <w:vAlign w:val="center"/>
            <w:tcPrChange w:id="1038" w:author="Brian Bohman" w:date="2022-11-10T20:32:00Z">
              <w:tcPr>
                <w:tcW w:w="1296" w:type="dxa"/>
                <w:gridSpan w:val="2"/>
                <w:vMerge/>
                <w:vAlign w:val="center"/>
              </w:tcPr>
            </w:tcPrChange>
          </w:tcPr>
          <w:p w14:paraId="0CFAE444" w14:textId="77777777" w:rsidR="00F25858" w:rsidRPr="00202022" w:rsidRDefault="00F25858">
            <w:pPr>
              <w:pStyle w:val="TableBody"/>
              <w:jc w:val="center"/>
              <w:pPrChange w:id="1039" w:author="Brian Bohman" w:date="2022-11-09T19:22:00Z">
                <w:pPr>
                  <w:pStyle w:val="TableBody"/>
                </w:pPr>
              </w:pPrChange>
            </w:pPr>
          </w:p>
        </w:tc>
      </w:tr>
      <w:tr w:rsidR="00F25858" w:rsidRPr="00202022" w14:paraId="65213572" w14:textId="1013C957" w:rsidTr="004A6704">
        <w:tblPrEx>
          <w:tblPrExChange w:id="1040" w:author="Brian Bohman" w:date="2022-11-10T20:32:00Z">
            <w:tblPrEx>
              <w:tblW w:w="14202" w:type="dxa"/>
            </w:tblPrEx>
          </w:tblPrExChange>
        </w:tblPrEx>
        <w:tc>
          <w:tcPr>
            <w:tcW w:w="1146" w:type="dxa"/>
            <w:vMerge/>
            <w:tcBorders>
              <w:top w:val="single" w:sz="4" w:space="0" w:color="auto"/>
              <w:bottom w:val="single" w:sz="4" w:space="0" w:color="auto"/>
            </w:tcBorders>
            <w:vAlign w:val="center"/>
            <w:tcPrChange w:id="1041" w:author="Brian Bohman" w:date="2022-11-10T20:32:00Z">
              <w:tcPr>
                <w:tcW w:w="1146" w:type="dxa"/>
                <w:vMerge/>
                <w:tcBorders>
                  <w:top w:val="single" w:sz="4" w:space="0" w:color="auto"/>
                  <w:bottom w:val="single" w:sz="4" w:space="0" w:color="auto"/>
                </w:tcBorders>
                <w:vAlign w:val="center"/>
              </w:tcPr>
            </w:tcPrChange>
          </w:tcPr>
          <w:p w14:paraId="643349F5" w14:textId="77777777" w:rsidR="00F25858" w:rsidRPr="00202022" w:rsidRDefault="00F25858" w:rsidP="00C6721E">
            <w:pPr>
              <w:pStyle w:val="TableBody"/>
            </w:pPr>
          </w:p>
        </w:tc>
        <w:tc>
          <w:tcPr>
            <w:tcW w:w="1581" w:type="dxa"/>
            <w:tcBorders>
              <w:right w:val="dotted" w:sz="4" w:space="0" w:color="auto"/>
            </w:tcBorders>
            <w:vAlign w:val="center"/>
            <w:tcPrChange w:id="1042" w:author="Brian Bohman" w:date="2022-11-10T20:32:00Z">
              <w:tcPr>
                <w:tcW w:w="1581" w:type="dxa"/>
                <w:tcBorders>
                  <w:right w:val="dotted" w:sz="4" w:space="0" w:color="auto"/>
                </w:tcBorders>
                <w:vAlign w:val="center"/>
              </w:tcPr>
            </w:tcPrChange>
          </w:tcPr>
          <w:p w14:paraId="1EA93072" w14:textId="77777777" w:rsidR="00F25858" w:rsidRPr="00202022" w:rsidRDefault="00F25858" w:rsidP="00C6721E">
            <w:pPr>
              <w:pStyle w:val="TableBody"/>
            </w:pPr>
            <w:r w:rsidRPr="00202022">
              <w:t>Russet Burbank</w:t>
            </w:r>
          </w:p>
        </w:tc>
        <w:tc>
          <w:tcPr>
            <w:tcW w:w="936" w:type="dxa"/>
            <w:tcBorders>
              <w:left w:val="dotted" w:sz="4" w:space="0" w:color="auto"/>
              <w:right w:val="dotted" w:sz="4" w:space="0" w:color="auto"/>
            </w:tcBorders>
            <w:vAlign w:val="center"/>
            <w:tcPrChange w:id="1043" w:author="Brian Bohman" w:date="2022-11-10T20:32:00Z">
              <w:tcPr>
                <w:tcW w:w="936" w:type="dxa"/>
                <w:tcBorders>
                  <w:left w:val="dotted" w:sz="4" w:space="0" w:color="auto"/>
                  <w:right w:val="dotted" w:sz="4" w:space="0" w:color="auto"/>
                </w:tcBorders>
                <w:vAlign w:val="center"/>
              </w:tcPr>
            </w:tcPrChange>
          </w:tcPr>
          <w:p w14:paraId="5BB4433B" w14:textId="77777777" w:rsidR="00F25858" w:rsidRPr="00202022" w:rsidRDefault="00F25858" w:rsidP="00AF05EE">
            <w:pPr>
              <w:pStyle w:val="TableBody"/>
              <w:jc w:val="center"/>
            </w:pPr>
            <w:r w:rsidRPr="00202022">
              <w:t>L to VL</w:t>
            </w:r>
          </w:p>
        </w:tc>
        <w:tc>
          <w:tcPr>
            <w:tcW w:w="1107" w:type="dxa"/>
            <w:vMerge/>
            <w:tcBorders>
              <w:left w:val="dotted" w:sz="4" w:space="0" w:color="auto"/>
              <w:bottom w:val="single" w:sz="4" w:space="0" w:color="auto"/>
            </w:tcBorders>
            <w:tcPrChange w:id="1044" w:author="Brian Bohman" w:date="2022-11-10T20:32:00Z">
              <w:tcPr>
                <w:tcW w:w="1107" w:type="dxa"/>
                <w:vMerge/>
                <w:tcBorders>
                  <w:left w:val="dotted" w:sz="4" w:space="0" w:color="auto"/>
                  <w:bottom w:val="single" w:sz="4" w:space="0" w:color="auto"/>
                </w:tcBorders>
              </w:tcPr>
            </w:tcPrChange>
          </w:tcPr>
          <w:p w14:paraId="2D8402A8" w14:textId="77777777" w:rsidR="00F25858" w:rsidRPr="00202022" w:rsidRDefault="00F25858" w:rsidP="00C6721E">
            <w:pPr>
              <w:pStyle w:val="TableBody"/>
            </w:pPr>
          </w:p>
        </w:tc>
        <w:tc>
          <w:tcPr>
            <w:tcW w:w="720" w:type="dxa"/>
            <w:vMerge/>
            <w:tcBorders>
              <w:top w:val="single" w:sz="4" w:space="0" w:color="auto"/>
              <w:bottom w:val="single" w:sz="4" w:space="0" w:color="auto"/>
            </w:tcBorders>
            <w:vAlign w:val="center"/>
            <w:tcPrChange w:id="1045" w:author="Brian Bohman" w:date="2022-11-10T20:32:00Z">
              <w:tcPr>
                <w:tcW w:w="1008" w:type="dxa"/>
                <w:vMerge/>
                <w:tcBorders>
                  <w:top w:val="single" w:sz="4" w:space="0" w:color="auto"/>
                  <w:bottom w:val="single" w:sz="4" w:space="0" w:color="auto"/>
                </w:tcBorders>
                <w:vAlign w:val="center"/>
              </w:tcPr>
            </w:tcPrChange>
          </w:tcPr>
          <w:p w14:paraId="1BD82896" w14:textId="77777777" w:rsidR="00F25858" w:rsidRPr="00202022" w:rsidRDefault="00F25858">
            <w:pPr>
              <w:pStyle w:val="TableBody"/>
              <w:jc w:val="center"/>
              <w:pPrChange w:id="1046" w:author="Brian Bohman" w:date="2022-11-09T19:11:00Z">
                <w:pPr>
                  <w:pStyle w:val="TableBody"/>
                </w:pPr>
              </w:pPrChange>
            </w:pPr>
          </w:p>
        </w:tc>
        <w:tc>
          <w:tcPr>
            <w:tcW w:w="1008" w:type="dxa"/>
            <w:vMerge/>
            <w:tcBorders>
              <w:left w:val="nil"/>
              <w:bottom w:val="single" w:sz="4" w:space="0" w:color="auto"/>
            </w:tcBorders>
            <w:vAlign w:val="center"/>
            <w:tcPrChange w:id="1047" w:author="Brian Bohman" w:date="2022-11-10T20:32:00Z">
              <w:tcPr>
                <w:tcW w:w="720" w:type="dxa"/>
                <w:vMerge/>
                <w:tcBorders>
                  <w:left w:val="nil"/>
                  <w:bottom w:val="single" w:sz="4" w:space="0" w:color="auto"/>
                </w:tcBorders>
                <w:vAlign w:val="center"/>
              </w:tcPr>
            </w:tcPrChange>
          </w:tcPr>
          <w:p w14:paraId="3C66A0CD" w14:textId="1B0B4EBB" w:rsidR="00F25858" w:rsidRPr="00202022" w:rsidRDefault="00F25858" w:rsidP="00C6721E">
            <w:pPr>
              <w:pStyle w:val="TableBody"/>
            </w:pPr>
          </w:p>
        </w:tc>
        <w:tc>
          <w:tcPr>
            <w:tcW w:w="720" w:type="dxa"/>
            <w:vMerge/>
            <w:tcBorders>
              <w:bottom w:val="single" w:sz="4" w:space="0" w:color="auto"/>
            </w:tcBorders>
            <w:tcPrChange w:id="1048" w:author="Brian Bohman" w:date="2022-11-10T20:32:00Z">
              <w:tcPr>
                <w:tcW w:w="720" w:type="dxa"/>
                <w:vMerge/>
                <w:tcBorders>
                  <w:bottom w:val="single" w:sz="4" w:space="0" w:color="auto"/>
                </w:tcBorders>
              </w:tcPr>
            </w:tcPrChange>
          </w:tcPr>
          <w:p w14:paraId="4833B409" w14:textId="77777777" w:rsidR="00F25858" w:rsidRPr="00202022" w:rsidRDefault="00F25858" w:rsidP="00C6721E">
            <w:pPr>
              <w:pStyle w:val="TableBody"/>
            </w:pPr>
          </w:p>
        </w:tc>
        <w:tc>
          <w:tcPr>
            <w:tcW w:w="792" w:type="dxa"/>
            <w:vMerge/>
            <w:tcBorders>
              <w:bottom w:val="single" w:sz="4" w:space="0" w:color="auto"/>
            </w:tcBorders>
            <w:vAlign w:val="center"/>
            <w:tcPrChange w:id="1049" w:author="Brian Bohman" w:date="2022-11-10T20:32:00Z">
              <w:tcPr>
                <w:tcW w:w="792" w:type="dxa"/>
                <w:vMerge/>
                <w:tcBorders>
                  <w:bottom w:val="single" w:sz="4" w:space="0" w:color="auto"/>
                </w:tcBorders>
                <w:vAlign w:val="center"/>
              </w:tcPr>
            </w:tcPrChange>
          </w:tcPr>
          <w:p w14:paraId="028E95C4" w14:textId="77777777" w:rsidR="00F25858" w:rsidRPr="00202022" w:rsidRDefault="00F25858" w:rsidP="00C6721E">
            <w:pPr>
              <w:pStyle w:val="TableBody"/>
            </w:pPr>
          </w:p>
        </w:tc>
        <w:tc>
          <w:tcPr>
            <w:tcW w:w="864" w:type="dxa"/>
            <w:vMerge/>
            <w:tcBorders>
              <w:bottom w:val="single" w:sz="4" w:space="0" w:color="auto"/>
            </w:tcBorders>
            <w:vAlign w:val="center"/>
            <w:tcPrChange w:id="1050" w:author="Brian Bohman" w:date="2022-11-10T20:32:00Z">
              <w:tcPr>
                <w:tcW w:w="864" w:type="dxa"/>
                <w:vMerge/>
                <w:tcBorders>
                  <w:bottom w:val="single" w:sz="4" w:space="0" w:color="auto"/>
                </w:tcBorders>
                <w:vAlign w:val="center"/>
              </w:tcPr>
            </w:tcPrChange>
          </w:tcPr>
          <w:p w14:paraId="3314212C" w14:textId="77777777" w:rsidR="00F25858" w:rsidRPr="00202022" w:rsidRDefault="00F25858" w:rsidP="00C6721E">
            <w:pPr>
              <w:pStyle w:val="TableBody"/>
            </w:pPr>
          </w:p>
        </w:tc>
        <w:tc>
          <w:tcPr>
            <w:tcW w:w="720" w:type="dxa"/>
            <w:vMerge/>
            <w:tcBorders>
              <w:bottom w:val="single" w:sz="4" w:space="0" w:color="auto"/>
            </w:tcBorders>
            <w:vAlign w:val="center"/>
            <w:tcPrChange w:id="1051" w:author="Brian Bohman" w:date="2022-11-10T20:32:00Z">
              <w:tcPr>
                <w:tcW w:w="720" w:type="dxa"/>
                <w:vMerge/>
                <w:tcBorders>
                  <w:bottom w:val="single" w:sz="4" w:space="0" w:color="auto"/>
                </w:tcBorders>
                <w:vAlign w:val="center"/>
              </w:tcPr>
            </w:tcPrChange>
          </w:tcPr>
          <w:p w14:paraId="26496BD5" w14:textId="77777777" w:rsidR="00F25858" w:rsidRPr="00202022" w:rsidRDefault="00F25858" w:rsidP="00C6721E">
            <w:pPr>
              <w:pStyle w:val="TableBody"/>
            </w:pPr>
          </w:p>
        </w:tc>
        <w:tc>
          <w:tcPr>
            <w:tcW w:w="1008" w:type="dxa"/>
            <w:vMerge/>
            <w:tcBorders>
              <w:bottom w:val="single" w:sz="4" w:space="0" w:color="auto"/>
              <w:right w:val="dotted" w:sz="4" w:space="0" w:color="auto"/>
            </w:tcBorders>
            <w:vAlign w:val="center"/>
            <w:tcPrChange w:id="1052" w:author="Brian Bohman" w:date="2022-11-10T20:32:00Z">
              <w:tcPr>
                <w:tcW w:w="1008" w:type="dxa"/>
                <w:vMerge/>
                <w:tcBorders>
                  <w:bottom w:val="single" w:sz="4" w:space="0" w:color="auto"/>
                  <w:right w:val="dotted" w:sz="4" w:space="0" w:color="auto"/>
                </w:tcBorders>
                <w:vAlign w:val="center"/>
              </w:tcPr>
            </w:tcPrChange>
          </w:tcPr>
          <w:p w14:paraId="69BA827F" w14:textId="77777777" w:rsidR="00F25858" w:rsidRPr="00202022" w:rsidRDefault="00F25858" w:rsidP="00C6721E">
            <w:pPr>
              <w:pStyle w:val="TableBody"/>
            </w:pPr>
          </w:p>
        </w:tc>
        <w:tc>
          <w:tcPr>
            <w:tcW w:w="1008" w:type="dxa"/>
            <w:vMerge/>
            <w:tcBorders>
              <w:top w:val="single" w:sz="4" w:space="0" w:color="auto"/>
              <w:left w:val="dotted" w:sz="4" w:space="0" w:color="auto"/>
              <w:bottom w:val="single" w:sz="4" w:space="0" w:color="auto"/>
            </w:tcBorders>
            <w:vAlign w:val="center"/>
            <w:tcPrChange w:id="1053" w:author="Brian Bohman" w:date="2022-11-10T20:32:00Z">
              <w:tcPr>
                <w:tcW w:w="1008" w:type="dxa"/>
                <w:vMerge/>
                <w:tcBorders>
                  <w:top w:val="single" w:sz="4" w:space="0" w:color="auto"/>
                  <w:left w:val="dotted" w:sz="4" w:space="0" w:color="auto"/>
                  <w:bottom w:val="single" w:sz="4" w:space="0" w:color="auto"/>
                </w:tcBorders>
                <w:vAlign w:val="center"/>
              </w:tcPr>
            </w:tcPrChange>
          </w:tcPr>
          <w:p w14:paraId="332D4437" w14:textId="77777777" w:rsidR="00F25858" w:rsidRPr="00202022" w:rsidRDefault="00F25858" w:rsidP="00C6721E">
            <w:pPr>
              <w:pStyle w:val="TableBody"/>
            </w:pPr>
          </w:p>
        </w:tc>
        <w:tc>
          <w:tcPr>
            <w:tcW w:w="1296" w:type="dxa"/>
            <w:vMerge/>
            <w:tcBorders>
              <w:top w:val="single" w:sz="4" w:space="0" w:color="auto"/>
              <w:bottom w:val="single" w:sz="4" w:space="0" w:color="auto"/>
            </w:tcBorders>
            <w:vAlign w:val="center"/>
            <w:tcPrChange w:id="1054" w:author="Brian Bohman" w:date="2022-11-10T20:32:00Z">
              <w:tcPr>
                <w:tcW w:w="1296" w:type="dxa"/>
                <w:vMerge/>
                <w:tcBorders>
                  <w:top w:val="single" w:sz="4" w:space="0" w:color="auto"/>
                  <w:bottom w:val="single" w:sz="4" w:space="0" w:color="auto"/>
                </w:tcBorders>
                <w:vAlign w:val="center"/>
              </w:tcPr>
            </w:tcPrChange>
          </w:tcPr>
          <w:p w14:paraId="6A9EB20B" w14:textId="77777777" w:rsidR="00F25858" w:rsidRPr="00202022" w:rsidRDefault="00F25858" w:rsidP="00C6721E">
            <w:pPr>
              <w:pStyle w:val="TableBody"/>
            </w:pPr>
          </w:p>
        </w:tc>
        <w:tc>
          <w:tcPr>
            <w:tcW w:w="576" w:type="dxa"/>
            <w:vMerge/>
            <w:tcBorders>
              <w:top w:val="single" w:sz="4" w:space="0" w:color="auto"/>
              <w:bottom w:val="single" w:sz="4" w:space="0" w:color="auto"/>
            </w:tcBorders>
            <w:vAlign w:val="center"/>
            <w:tcPrChange w:id="1055" w:author="Brian Bohman" w:date="2022-11-10T20:32:00Z">
              <w:tcPr>
                <w:tcW w:w="1296" w:type="dxa"/>
                <w:gridSpan w:val="2"/>
                <w:vMerge/>
                <w:vAlign w:val="center"/>
              </w:tcPr>
            </w:tcPrChange>
          </w:tcPr>
          <w:p w14:paraId="621FD0C4" w14:textId="77777777" w:rsidR="00F25858" w:rsidRPr="00202022" w:rsidRDefault="00F25858">
            <w:pPr>
              <w:pStyle w:val="TableBody"/>
              <w:jc w:val="center"/>
              <w:pPrChange w:id="1056" w:author="Brian Bohman" w:date="2022-11-09T19:22:00Z">
                <w:pPr>
                  <w:pStyle w:val="TableBody"/>
                </w:pPr>
              </w:pPrChange>
            </w:pPr>
          </w:p>
        </w:tc>
      </w:tr>
      <w:tr w:rsidR="00F25858" w:rsidRPr="00202022" w14:paraId="096DC1CF" w14:textId="7998D7F3" w:rsidTr="004A670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057" w:author="Brian Bohman" w:date="2022-11-10T20:32:00Z">
            <w:tblPrEx>
              <w:tblW w:w="14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1146" w:type="dxa"/>
            <w:vMerge/>
            <w:tcBorders>
              <w:left w:val="nil"/>
              <w:bottom w:val="single" w:sz="4" w:space="0" w:color="auto"/>
              <w:right w:val="nil"/>
            </w:tcBorders>
            <w:vAlign w:val="center"/>
            <w:tcPrChange w:id="1058" w:author="Brian Bohman" w:date="2022-11-10T20:32:00Z">
              <w:tcPr>
                <w:tcW w:w="1146" w:type="dxa"/>
                <w:vMerge/>
                <w:tcBorders>
                  <w:left w:val="nil"/>
                  <w:bottom w:val="single" w:sz="4" w:space="0" w:color="auto"/>
                  <w:right w:val="nil"/>
                </w:tcBorders>
                <w:vAlign w:val="center"/>
              </w:tcPr>
            </w:tcPrChange>
          </w:tcPr>
          <w:p w14:paraId="460C545E" w14:textId="77777777" w:rsidR="00F25858" w:rsidRPr="00202022" w:rsidRDefault="00F25858" w:rsidP="00C6721E">
            <w:pPr>
              <w:pStyle w:val="TableBody"/>
            </w:pPr>
          </w:p>
        </w:tc>
        <w:tc>
          <w:tcPr>
            <w:tcW w:w="1581" w:type="dxa"/>
            <w:tcBorders>
              <w:top w:val="nil"/>
              <w:left w:val="nil"/>
              <w:bottom w:val="single" w:sz="4" w:space="0" w:color="auto"/>
              <w:right w:val="dotted" w:sz="4" w:space="0" w:color="auto"/>
            </w:tcBorders>
            <w:vAlign w:val="center"/>
            <w:tcPrChange w:id="1059" w:author="Brian Bohman" w:date="2022-11-10T20:32:00Z">
              <w:tcPr>
                <w:tcW w:w="1581" w:type="dxa"/>
                <w:tcBorders>
                  <w:top w:val="nil"/>
                  <w:left w:val="nil"/>
                  <w:bottom w:val="single" w:sz="4" w:space="0" w:color="auto"/>
                  <w:right w:val="dotted" w:sz="4" w:space="0" w:color="auto"/>
                </w:tcBorders>
                <w:vAlign w:val="center"/>
              </w:tcPr>
            </w:tcPrChange>
          </w:tcPr>
          <w:p w14:paraId="620D80F3" w14:textId="77777777" w:rsidR="00F25858" w:rsidRPr="00202022" w:rsidRDefault="00F25858" w:rsidP="00C6721E">
            <w:pPr>
              <w:pStyle w:val="TableBody"/>
            </w:pPr>
            <w:r w:rsidRPr="00202022">
              <w:t>Umatilla Russet</w:t>
            </w:r>
          </w:p>
        </w:tc>
        <w:tc>
          <w:tcPr>
            <w:tcW w:w="936" w:type="dxa"/>
            <w:tcBorders>
              <w:top w:val="nil"/>
              <w:left w:val="dotted" w:sz="4" w:space="0" w:color="auto"/>
              <w:bottom w:val="single" w:sz="4" w:space="0" w:color="auto"/>
              <w:right w:val="dotted" w:sz="4" w:space="0" w:color="auto"/>
            </w:tcBorders>
            <w:vAlign w:val="center"/>
            <w:tcPrChange w:id="1060" w:author="Brian Bohman" w:date="2022-11-10T20:32:00Z">
              <w:tcPr>
                <w:tcW w:w="936" w:type="dxa"/>
                <w:tcBorders>
                  <w:top w:val="nil"/>
                  <w:left w:val="dotted" w:sz="4" w:space="0" w:color="auto"/>
                  <w:bottom w:val="single" w:sz="4" w:space="0" w:color="auto"/>
                  <w:right w:val="dotted" w:sz="4" w:space="0" w:color="auto"/>
                </w:tcBorders>
                <w:vAlign w:val="center"/>
              </w:tcPr>
            </w:tcPrChange>
          </w:tcPr>
          <w:p w14:paraId="3B18CC36" w14:textId="77777777" w:rsidR="00F25858" w:rsidRPr="00202022" w:rsidRDefault="00F25858" w:rsidP="00AF05EE">
            <w:pPr>
              <w:pStyle w:val="TableBody"/>
              <w:jc w:val="center"/>
            </w:pPr>
            <w:r w:rsidRPr="00202022">
              <w:t>ML to L</w:t>
            </w:r>
          </w:p>
        </w:tc>
        <w:tc>
          <w:tcPr>
            <w:tcW w:w="1107" w:type="dxa"/>
            <w:vMerge/>
            <w:tcBorders>
              <w:top w:val="nil"/>
              <w:left w:val="dotted" w:sz="4" w:space="0" w:color="auto"/>
              <w:bottom w:val="single" w:sz="4" w:space="0" w:color="auto"/>
              <w:right w:val="nil"/>
            </w:tcBorders>
            <w:tcPrChange w:id="1061" w:author="Brian Bohman" w:date="2022-11-10T20:32:00Z">
              <w:tcPr>
                <w:tcW w:w="1107" w:type="dxa"/>
                <w:vMerge/>
                <w:tcBorders>
                  <w:top w:val="nil"/>
                  <w:left w:val="dotted" w:sz="4" w:space="0" w:color="auto"/>
                  <w:bottom w:val="single" w:sz="4" w:space="0" w:color="auto"/>
                  <w:right w:val="nil"/>
                </w:tcBorders>
              </w:tcPr>
            </w:tcPrChange>
          </w:tcPr>
          <w:p w14:paraId="415EF69A" w14:textId="77777777" w:rsidR="00F25858" w:rsidRPr="00202022" w:rsidRDefault="00F25858" w:rsidP="00C6721E">
            <w:pPr>
              <w:pStyle w:val="TableBody"/>
            </w:pPr>
          </w:p>
        </w:tc>
        <w:tc>
          <w:tcPr>
            <w:tcW w:w="720" w:type="dxa"/>
            <w:vMerge/>
            <w:tcBorders>
              <w:left w:val="nil"/>
              <w:bottom w:val="single" w:sz="4" w:space="0" w:color="auto"/>
              <w:right w:val="nil"/>
            </w:tcBorders>
            <w:vAlign w:val="center"/>
            <w:tcPrChange w:id="1062" w:author="Brian Bohman" w:date="2022-11-10T20:32:00Z">
              <w:tcPr>
                <w:tcW w:w="1008" w:type="dxa"/>
                <w:vMerge/>
                <w:tcBorders>
                  <w:left w:val="nil"/>
                  <w:bottom w:val="single" w:sz="4" w:space="0" w:color="auto"/>
                  <w:right w:val="nil"/>
                </w:tcBorders>
                <w:vAlign w:val="center"/>
              </w:tcPr>
            </w:tcPrChange>
          </w:tcPr>
          <w:p w14:paraId="7E9B2693" w14:textId="77777777" w:rsidR="00F25858" w:rsidRPr="00202022" w:rsidRDefault="00F25858">
            <w:pPr>
              <w:pStyle w:val="TableBody"/>
              <w:jc w:val="center"/>
              <w:pPrChange w:id="1063" w:author="Brian Bohman" w:date="2022-11-09T19:11:00Z">
                <w:pPr>
                  <w:pStyle w:val="TableBody"/>
                </w:pPr>
              </w:pPrChange>
            </w:pPr>
          </w:p>
        </w:tc>
        <w:tc>
          <w:tcPr>
            <w:tcW w:w="1008" w:type="dxa"/>
            <w:vMerge/>
            <w:tcBorders>
              <w:top w:val="nil"/>
              <w:left w:val="nil"/>
              <w:bottom w:val="single" w:sz="4" w:space="0" w:color="auto"/>
              <w:right w:val="nil"/>
            </w:tcBorders>
            <w:vAlign w:val="center"/>
            <w:tcPrChange w:id="1064" w:author="Brian Bohman" w:date="2022-11-10T20:32:00Z">
              <w:tcPr>
                <w:tcW w:w="720" w:type="dxa"/>
                <w:vMerge/>
                <w:tcBorders>
                  <w:top w:val="nil"/>
                  <w:left w:val="nil"/>
                  <w:bottom w:val="single" w:sz="4" w:space="0" w:color="auto"/>
                  <w:right w:val="nil"/>
                </w:tcBorders>
                <w:vAlign w:val="center"/>
              </w:tcPr>
            </w:tcPrChange>
          </w:tcPr>
          <w:p w14:paraId="73275A9E" w14:textId="4E99D55D" w:rsidR="00F25858" w:rsidRPr="00202022" w:rsidRDefault="00F25858" w:rsidP="00C6721E">
            <w:pPr>
              <w:pStyle w:val="TableBody"/>
            </w:pPr>
          </w:p>
        </w:tc>
        <w:tc>
          <w:tcPr>
            <w:tcW w:w="720" w:type="dxa"/>
            <w:vMerge/>
            <w:tcBorders>
              <w:top w:val="nil"/>
              <w:left w:val="nil"/>
              <w:bottom w:val="single" w:sz="4" w:space="0" w:color="auto"/>
              <w:right w:val="nil"/>
            </w:tcBorders>
            <w:tcPrChange w:id="1065" w:author="Brian Bohman" w:date="2022-11-10T20:32:00Z">
              <w:tcPr>
                <w:tcW w:w="720" w:type="dxa"/>
                <w:vMerge/>
                <w:tcBorders>
                  <w:top w:val="nil"/>
                  <w:left w:val="nil"/>
                  <w:bottom w:val="single" w:sz="4" w:space="0" w:color="auto"/>
                  <w:right w:val="nil"/>
                </w:tcBorders>
              </w:tcPr>
            </w:tcPrChange>
          </w:tcPr>
          <w:p w14:paraId="47CC5616" w14:textId="77777777" w:rsidR="00F25858" w:rsidRPr="00202022" w:rsidRDefault="00F25858" w:rsidP="00C6721E">
            <w:pPr>
              <w:pStyle w:val="TableBody"/>
            </w:pPr>
          </w:p>
        </w:tc>
        <w:tc>
          <w:tcPr>
            <w:tcW w:w="792" w:type="dxa"/>
            <w:vMerge/>
            <w:tcBorders>
              <w:top w:val="nil"/>
              <w:left w:val="nil"/>
              <w:bottom w:val="single" w:sz="4" w:space="0" w:color="auto"/>
              <w:right w:val="nil"/>
            </w:tcBorders>
            <w:vAlign w:val="center"/>
            <w:tcPrChange w:id="1066" w:author="Brian Bohman" w:date="2022-11-10T20:32:00Z">
              <w:tcPr>
                <w:tcW w:w="792" w:type="dxa"/>
                <w:vMerge/>
                <w:tcBorders>
                  <w:top w:val="nil"/>
                  <w:left w:val="nil"/>
                  <w:bottom w:val="single" w:sz="4" w:space="0" w:color="auto"/>
                  <w:right w:val="nil"/>
                </w:tcBorders>
                <w:vAlign w:val="center"/>
              </w:tcPr>
            </w:tcPrChange>
          </w:tcPr>
          <w:p w14:paraId="050F590C" w14:textId="77777777" w:rsidR="00F25858" w:rsidRPr="00202022" w:rsidRDefault="00F25858" w:rsidP="00C6721E">
            <w:pPr>
              <w:pStyle w:val="TableBody"/>
            </w:pPr>
          </w:p>
        </w:tc>
        <w:tc>
          <w:tcPr>
            <w:tcW w:w="864" w:type="dxa"/>
            <w:vMerge/>
            <w:tcBorders>
              <w:top w:val="nil"/>
              <w:left w:val="nil"/>
              <w:bottom w:val="single" w:sz="4" w:space="0" w:color="auto"/>
              <w:right w:val="nil"/>
            </w:tcBorders>
            <w:vAlign w:val="center"/>
            <w:tcPrChange w:id="1067" w:author="Brian Bohman" w:date="2022-11-10T20:32:00Z">
              <w:tcPr>
                <w:tcW w:w="864" w:type="dxa"/>
                <w:vMerge/>
                <w:tcBorders>
                  <w:top w:val="nil"/>
                  <w:left w:val="nil"/>
                  <w:bottom w:val="single" w:sz="4" w:space="0" w:color="auto"/>
                  <w:right w:val="nil"/>
                </w:tcBorders>
                <w:vAlign w:val="center"/>
              </w:tcPr>
            </w:tcPrChange>
          </w:tcPr>
          <w:p w14:paraId="38D7C6AD" w14:textId="77777777" w:rsidR="00F25858" w:rsidRPr="00202022" w:rsidRDefault="00F25858" w:rsidP="00C6721E">
            <w:pPr>
              <w:pStyle w:val="TableBody"/>
            </w:pPr>
          </w:p>
        </w:tc>
        <w:tc>
          <w:tcPr>
            <w:tcW w:w="720" w:type="dxa"/>
            <w:vMerge/>
            <w:tcBorders>
              <w:top w:val="nil"/>
              <w:left w:val="nil"/>
              <w:bottom w:val="single" w:sz="4" w:space="0" w:color="auto"/>
              <w:right w:val="nil"/>
            </w:tcBorders>
            <w:vAlign w:val="center"/>
            <w:tcPrChange w:id="1068" w:author="Brian Bohman" w:date="2022-11-10T20:32:00Z">
              <w:tcPr>
                <w:tcW w:w="720" w:type="dxa"/>
                <w:vMerge/>
                <w:tcBorders>
                  <w:top w:val="nil"/>
                  <w:left w:val="nil"/>
                  <w:bottom w:val="single" w:sz="4" w:space="0" w:color="auto"/>
                  <w:right w:val="nil"/>
                </w:tcBorders>
                <w:vAlign w:val="center"/>
              </w:tcPr>
            </w:tcPrChange>
          </w:tcPr>
          <w:p w14:paraId="48ED9FDB" w14:textId="77777777" w:rsidR="00F25858" w:rsidRPr="00202022" w:rsidRDefault="00F25858" w:rsidP="00C6721E">
            <w:pPr>
              <w:pStyle w:val="TableBody"/>
            </w:pPr>
          </w:p>
        </w:tc>
        <w:tc>
          <w:tcPr>
            <w:tcW w:w="1008" w:type="dxa"/>
            <w:vMerge/>
            <w:tcBorders>
              <w:top w:val="nil"/>
              <w:left w:val="nil"/>
              <w:bottom w:val="single" w:sz="4" w:space="0" w:color="auto"/>
              <w:right w:val="dotted" w:sz="4" w:space="0" w:color="auto"/>
            </w:tcBorders>
            <w:vAlign w:val="center"/>
            <w:tcPrChange w:id="1069" w:author="Brian Bohman" w:date="2022-11-10T20:32:00Z">
              <w:tcPr>
                <w:tcW w:w="1008" w:type="dxa"/>
                <w:vMerge/>
                <w:tcBorders>
                  <w:top w:val="nil"/>
                  <w:left w:val="nil"/>
                  <w:bottom w:val="single" w:sz="4" w:space="0" w:color="auto"/>
                  <w:right w:val="dotted" w:sz="4" w:space="0" w:color="auto"/>
                </w:tcBorders>
                <w:vAlign w:val="center"/>
              </w:tcPr>
            </w:tcPrChange>
          </w:tcPr>
          <w:p w14:paraId="5F1A798F" w14:textId="77777777" w:rsidR="00F25858" w:rsidRPr="00202022" w:rsidRDefault="00F25858" w:rsidP="00C6721E">
            <w:pPr>
              <w:pStyle w:val="TableBody"/>
            </w:pPr>
          </w:p>
        </w:tc>
        <w:tc>
          <w:tcPr>
            <w:tcW w:w="1008" w:type="dxa"/>
            <w:vMerge/>
            <w:tcBorders>
              <w:top w:val="single" w:sz="4" w:space="0" w:color="auto"/>
              <w:left w:val="dotted" w:sz="4" w:space="0" w:color="auto"/>
              <w:bottom w:val="single" w:sz="4" w:space="0" w:color="auto"/>
              <w:right w:val="nil"/>
            </w:tcBorders>
            <w:vAlign w:val="center"/>
            <w:tcPrChange w:id="1070" w:author="Brian Bohman" w:date="2022-11-10T20:32:00Z">
              <w:tcPr>
                <w:tcW w:w="1008" w:type="dxa"/>
                <w:vMerge/>
                <w:tcBorders>
                  <w:top w:val="single" w:sz="4" w:space="0" w:color="auto"/>
                  <w:left w:val="dotted" w:sz="4" w:space="0" w:color="auto"/>
                  <w:bottom w:val="single" w:sz="4" w:space="0" w:color="auto"/>
                  <w:right w:val="nil"/>
                </w:tcBorders>
                <w:vAlign w:val="center"/>
              </w:tcPr>
            </w:tcPrChange>
          </w:tcPr>
          <w:p w14:paraId="15B65D76" w14:textId="77777777" w:rsidR="00F25858" w:rsidRPr="00202022" w:rsidRDefault="00F25858" w:rsidP="00C6721E">
            <w:pPr>
              <w:pStyle w:val="TableBody"/>
            </w:pPr>
          </w:p>
        </w:tc>
        <w:tc>
          <w:tcPr>
            <w:tcW w:w="1296" w:type="dxa"/>
            <w:vMerge/>
            <w:tcBorders>
              <w:top w:val="single" w:sz="4" w:space="0" w:color="auto"/>
              <w:left w:val="nil"/>
              <w:bottom w:val="single" w:sz="4" w:space="0" w:color="auto"/>
              <w:right w:val="nil"/>
            </w:tcBorders>
            <w:vAlign w:val="center"/>
            <w:tcPrChange w:id="1071" w:author="Brian Bohman" w:date="2022-11-10T20:32:00Z">
              <w:tcPr>
                <w:tcW w:w="1296" w:type="dxa"/>
                <w:vMerge/>
                <w:tcBorders>
                  <w:top w:val="single" w:sz="4" w:space="0" w:color="auto"/>
                  <w:left w:val="nil"/>
                  <w:bottom w:val="single" w:sz="4" w:space="0" w:color="auto"/>
                </w:tcBorders>
                <w:vAlign w:val="center"/>
              </w:tcPr>
            </w:tcPrChange>
          </w:tcPr>
          <w:p w14:paraId="102C2AAC" w14:textId="77777777" w:rsidR="00F25858" w:rsidRPr="00202022" w:rsidRDefault="00F25858" w:rsidP="00C6721E">
            <w:pPr>
              <w:pStyle w:val="TableBody"/>
            </w:pPr>
          </w:p>
        </w:tc>
        <w:tc>
          <w:tcPr>
            <w:tcW w:w="576" w:type="dxa"/>
            <w:vMerge/>
            <w:tcBorders>
              <w:left w:val="nil"/>
              <w:bottom w:val="single" w:sz="4" w:space="0" w:color="auto"/>
              <w:right w:val="nil"/>
            </w:tcBorders>
            <w:vAlign w:val="center"/>
            <w:tcPrChange w:id="1072" w:author="Brian Bohman" w:date="2022-11-10T20:32:00Z">
              <w:tcPr>
                <w:tcW w:w="1296" w:type="dxa"/>
                <w:gridSpan w:val="2"/>
                <w:vMerge/>
                <w:tcBorders>
                  <w:bottom w:val="single" w:sz="4" w:space="0" w:color="auto"/>
                </w:tcBorders>
                <w:vAlign w:val="center"/>
              </w:tcPr>
            </w:tcPrChange>
          </w:tcPr>
          <w:p w14:paraId="77A182EE" w14:textId="77777777" w:rsidR="00F25858" w:rsidRPr="00202022" w:rsidRDefault="00F25858">
            <w:pPr>
              <w:pStyle w:val="TableBody"/>
              <w:jc w:val="center"/>
              <w:pPrChange w:id="1073" w:author="Brian Bohman" w:date="2022-11-09T19:22:00Z">
                <w:pPr>
                  <w:pStyle w:val="TableBody"/>
                </w:pPr>
              </w:pPrChange>
            </w:pPr>
          </w:p>
        </w:tc>
      </w:tr>
    </w:tbl>
    <w:p w14:paraId="0FB05FC3" w14:textId="77777777" w:rsidR="00F93247" w:rsidRDefault="00F93247">
      <w:pPr>
        <w:rPr>
          <w:ins w:id="1074" w:author="Brian Bohman" w:date="2022-11-09T19:22:00Z"/>
        </w:rPr>
      </w:pPr>
    </w:p>
    <w:tbl>
      <w:tblPr>
        <w:tblStyle w:val="Grilledutableau"/>
        <w:tblW w:w="13518" w:type="dxa"/>
        <w:tblLayout w:type="fixed"/>
        <w:tblLook w:val="04A0" w:firstRow="1" w:lastRow="0" w:firstColumn="1" w:lastColumn="0" w:noHBand="0" w:noVBand="1"/>
      </w:tblPr>
      <w:tblGrid>
        <w:gridCol w:w="13518"/>
      </w:tblGrid>
      <w:tr w:rsidR="0013514B" w:rsidRPr="00202022" w14:paraId="084C5B52" w14:textId="77777777" w:rsidTr="00C6721E">
        <w:trPr>
          <w:trHeight w:val="1008"/>
        </w:trPr>
        <w:tc>
          <w:tcPr>
            <w:tcW w:w="13518" w:type="dxa"/>
            <w:tcBorders>
              <w:top w:val="single" w:sz="4" w:space="0" w:color="auto"/>
              <w:left w:val="nil"/>
              <w:bottom w:val="single" w:sz="4" w:space="0" w:color="auto"/>
              <w:right w:val="nil"/>
            </w:tcBorders>
          </w:tcPr>
          <w:p w14:paraId="6548BA5F" w14:textId="6380CABF" w:rsidR="0013514B" w:rsidRDefault="0013514B" w:rsidP="00C6721E">
            <w:pPr>
              <w:pStyle w:val="TableFootnote"/>
              <w:rPr>
                <w:ins w:id="1075" w:author="Brian Bohman" w:date="2022-11-09T19:12:00Z"/>
                <w:noProof/>
              </w:rPr>
            </w:pPr>
            <w:r w:rsidRPr="00202022">
              <w:t xml:space="preserve">† Early </w:t>
            </w:r>
            <w:r>
              <w:t>[</w:t>
            </w:r>
            <w:r w:rsidRPr="00202022">
              <w:t>E</w:t>
            </w:r>
            <w:r>
              <w:t>]</w:t>
            </w:r>
            <w:r w:rsidRPr="00202022">
              <w:t xml:space="preserve">, medium-early </w:t>
            </w:r>
            <w:r>
              <w:t>[</w:t>
            </w:r>
            <w:r w:rsidRPr="00202022">
              <w:t>ME</w:t>
            </w:r>
            <w:r>
              <w:t>]</w:t>
            </w:r>
            <w:r w:rsidRPr="00202022">
              <w:t xml:space="preserve">, medium </w:t>
            </w:r>
            <w:r>
              <w:t>[</w:t>
            </w:r>
            <w:r w:rsidRPr="00202022">
              <w:t>M</w:t>
            </w:r>
            <w:r>
              <w:t>]</w:t>
            </w:r>
            <w:r w:rsidRPr="00202022">
              <w:t xml:space="preserve">, medium-late </w:t>
            </w:r>
            <w:r>
              <w:t>[</w:t>
            </w:r>
            <w:r w:rsidRPr="00202022">
              <w:t>ML</w:t>
            </w:r>
            <w:r>
              <w:t>]</w:t>
            </w:r>
            <w:r w:rsidRPr="00202022">
              <w:t xml:space="preserve">, late </w:t>
            </w:r>
            <w:r>
              <w:t>[</w:t>
            </w:r>
            <w:r w:rsidRPr="00202022">
              <w:t>L</w:t>
            </w:r>
            <w:r>
              <w:t>]</w:t>
            </w:r>
            <w:r w:rsidRPr="00202022">
              <w:t xml:space="preserve">, very late </w:t>
            </w:r>
            <w:r>
              <w:t>[</w:t>
            </w:r>
            <w:r w:rsidRPr="00202022">
              <w:t>VL</w:t>
            </w:r>
            <w:r>
              <w:t>]</w:t>
            </w:r>
            <w:ins w:id="1076" w:author="Brian Bohman" w:date="2022-11-10T20:29:00Z">
              <w:r w:rsidR="004A6704">
                <w:rPr>
                  <w:noProof/>
                </w:rPr>
                <w:t xml:space="preserve"> as classified by </w:t>
              </w:r>
            </w:ins>
            <w:ins w:id="1077" w:author="Brian Bohman" w:date="2022-11-09T19:07:00Z">
              <w:r>
                <w:rPr>
                  <w:noProof/>
                </w:rPr>
                <w:t xml:space="preserve">Stark et al. </w:t>
              </w:r>
            </w:ins>
            <w:ins w:id="1078" w:author="Brian Bohman" w:date="2022-11-09T19:15:00Z">
              <w:r>
                <w:rPr>
                  <w:noProof/>
                </w:rPr>
                <w:t>(</w:t>
              </w:r>
            </w:ins>
            <w:ins w:id="1079" w:author="Brian Bohman" w:date="2022-11-09T19:07:00Z">
              <w:r>
                <w:rPr>
                  <w:noProof/>
                </w:rPr>
                <w:t>2020</w:t>
              </w:r>
            </w:ins>
            <w:ins w:id="1080" w:author="Brian Bohman" w:date="2022-11-09T19:15:00Z">
              <w:r>
                <w:rPr>
                  <w:noProof/>
                </w:rPr>
                <w:t>)</w:t>
              </w:r>
            </w:ins>
            <w:ins w:id="1081" w:author="Brian Bohman" w:date="2022-11-10T20:29:00Z">
              <w:r w:rsidR="004A6704">
                <w:rPr>
                  <w:noProof/>
                </w:rPr>
                <w:t>,</w:t>
              </w:r>
            </w:ins>
            <w:ins w:id="1082" w:author="Brian Bohman" w:date="2022-11-09T19:07:00Z">
              <w:r>
                <w:rPr>
                  <w:noProof/>
                </w:rPr>
                <w:t xml:space="preserve"> OSU </w:t>
              </w:r>
            </w:ins>
            <w:ins w:id="1083" w:author="Brian Bohman" w:date="2022-11-09T19:15:00Z">
              <w:r>
                <w:rPr>
                  <w:noProof/>
                </w:rPr>
                <w:t>(</w:t>
              </w:r>
            </w:ins>
            <w:ins w:id="1084" w:author="Brian Bohman" w:date="2022-11-09T19:07:00Z">
              <w:r>
                <w:rPr>
                  <w:noProof/>
                </w:rPr>
                <w:t>2021</w:t>
              </w:r>
            </w:ins>
            <w:ins w:id="1085" w:author="Brian Bohman" w:date="2022-11-09T19:15:00Z">
              <w:r>
                <w:rPr>
                  <w:noProof/>
                </w:rPr>
                <w:t>)</w:t>
              </w:r>
            </w:ins>
            <w:ins w:id="1086" w:author="Brian Bohman" w:date="2022-11-10T20:29:00Z">
              <w:r w:rsidR="004A6704">
                <w:rPr>
                  <w:noProof/>
                </w:rPr>
                <w:t>,</w:t>
              </w:r>
            </w:ins>
            <w:ins w:id="1087" w:author="Brian Bohman" w:date="2022-11-09T19:14:00Z">
              <w:r>
                <w:rPr>
                  <w:noProof/>
                </w:rPr>
                <w:t xml:space="preserve"> Giletto &amp; Echeverría</w:t>
              </w:r>
            </w:ins>
            <w:ins w:id="1088" w:author="Brian Bohman" w:date="2022-11-09T19:15:00Z">
              <w:r>
                <w:rPr>
                  <w:noProof/>
                </w:rPr>
                <w:t xml:space="preserve"> (</w:t>
              </w:r>
            </w:ins>
            <w:ins w:id="1089" w:author="Brian Bohman" w:date="2022-11-09T19:14:00Z">
              <w:r>
                <w:rPr>
                  <w:noProof/>
                </w:rPr>
                <w:t>2015</w:t>
              </w:r>
            </w:ins>
            <w:ins w:id="1090" w:author="Brian Bohman" w:date="2022-11-09T19:15:00Z">
              <w:r>
                <w:rPr>
                  <w:noProof/>
                </w:rPr>
                <w:t>)</w:t>
              </w:r>
            </w:ins>
            <w:ins w:id="1091" w:author="Brian Bohman" w:date="2022-11-10T20:29:00Z">
              <w:r w:rsidR="004A6704">
                <w:rPr>
                  <w:noProof/>
                </w:rPr>
                <w:t>,</w:t>
              </w:r>
            </w:ins>
            <w:ins w:id="1092" w:author="Brian Bohman" w:date="2022-11-09T19:27:00Z">
              <w:r w:rsidR="00F25858">
                <w:rPr>
                  <w:noProof/>
                </w:rPr>
                <w:t xml:space="preserve"> CFIA (2013)</w:t>
              </w:r>
            </w:ins>
            <w:ins w:id="1093" w:author="Brian Bohman" w:date="2022-11-10T20:30:00Z">
              <w:r w:rsidR="004A6704">
                <w:rPr>
                  <w:noProof/>
                </w:rPr>
                <w:t>,</w:t>
              </w:r>
            </w:ins>
            <w:ins w:id="1094" w:author="Brian Bohman" w:date="2022-11-09T19:27:00Z">
              <w:r w:rsidR="00F25858">
                <w:rPr>
                  <w:noProof/>
                </w:rPr>
                <w:t xml:space="preserve"> AHDB (2015)</w:t>
              </w:r>
            </w:ins>
            <w:ins w:id="1095" w:author="Brian Bohman" w:date="2022-11-10T20:30:00Z">
              <w:r w:rsidR="004A6704">
                <w:rPr>
                  <w:noProof/>
                </w:rPr>
                <w:t>,</w:t>
              </w:r>
            </w:ins>
            <w:ins w:id="1096" w:author="Brian Bohman" w:date="2022-11-10T06:47:00Z">
              <w:r w:rsidR="000C5251">
                <w:rPr>
                  <w:noProof/>
                </w:rPr>
                <w:t xml:space="preserve"> Thompson (2013)</w:t>
              </w:r>
            </w:ins>
            <w:ins w:id="1097" w:author="Brian Bohman" w:date="2022-11-10T20:30:00Z">
              <w:r w:rsidR="004A6704">
                <w:rPr>
                  <w:noProof/>
                </w:rPr>
                <w:t xml:space="preserve">, and </w:t>
              </w:r>
            </w:ins>
            <w:ins w:id="1098" w:author="Brian Bohman" w:date="2022-11-10T06:47:00Z">
              <w:r w:rsidR="000C5251">
                <w:rPr>
                  <w:noProof/>
                </w:rPr>
                <w:t>Porter (2014)</w:t>
              </w:r>
            </w:ins>
          </w:p>
          <w:p w14:paraId="2A3985D5" w14:textId="0F8AA0DC" w:rsidR="0013514B" w:rsidRPr="0040027D" w:rsidDel="00965A4F" w:rsidRDefault="0013514B" w:rsidP="00C6721E">
            <w:pPr>
              <w:pStyle w:val="TableFootnote"/>
              <w:rPr>
                <w:del w:id="1099" w:author="Brian Bohman" w:date="2022-11-10T20:33:00Z"/>
              </w:rPr>
            </w:pPr>
          </w:p>
          <w:p w14:paraId="64C0027E" w14:textId="4E73E1A2" w:rsidR="0013514B" w:rsidRDefault="0013514B" w:rsidP="00C6721E">
            <w:pPr>
              <w:pStyle w:val="TableFootnote"/>
              <w:rPr>
                <w:ins w:id="1100" w:author="Brian Bohman" w:date="2022-11-10T20:33:00Z"/>
              </w:rPr>
            </w:pPr>
            <w:r w:rsidRPr="00202022">
              <w:t>‡</w:t>
            </w:r>
            <w:r>
              <w:t xml:space="preserve"> S</w:t>
            </w:r>
            <w:r w:rsidRPr="00202022">
              <w:t>ilty clay loam</w:t>
            </w:r>
            <w:r>
              <w:t xml:space="preserve"> [SiCL],</w:t>
            </w:r>
            <w:r w:rsidRPr="00202022">
              <w:t xml:space="preserve"> </w:t>
            </w:r>
            <w:r>
              <w:t>clay loam [</w:t>
            </w:r>
            <w:r w:rsidRPr="00202022">
              <w:t>CL</w:t>
            </w:r>
            <w:r>
              <w:t>]</w:t>
            </w:r>
            <w:r w:rsidRPr="00202022">
              <w:t>,</w:t>
            </w:r>
            <w:r>
              <w:t xml:space="preserve"> silt loam [</w:t>
            </w:r>
            <w:r w:rsidRPr="00202022">
              <w:t>SiL</w:t>
            </w:r>
            <w:r>
              <w:t>]</w:t>
            </w:r>
            <w:r w:rsidRPr="00202022">
              <w:t>,</w:t>
            </w:r>
            <w:r>
              <w:t xml:space="preserve"> loam</w:t>
            </w:r>
            <w:r w:rsidRPr="00202022">
              <w:t xml:space="preserve"> </w:t>
            </w:r>
            <w:r>
              <w:t>[</w:t>
            </w:r>
            <w:r w:rsidRPr="00202022">
              <w:t>L</w:t>
            </w:r>
            <w:r>
              <w:t>]</w:t>
            </w:r>
            <w:r w:rsidRPr="00202022">
              <w:t>,</w:t>
            </w:r>
            <w:r>
              <w:t xml:space="preserve"> sandy loam</w:t>
            </w:r>
            <w:r w:rsidRPr="00202022">
              <w:t xml:space="preserve"> </w:t>
            </w:r>
            <w:r>
              <w:t>[</w:t>
            </w:r>
            <w:r w:rsidRPr="00202022">
              <w:t>SL</w:t>
            </w:r>
            <w:r>
              <w:t>], loamy sand [</w:t>
            </w:r>
            <w:r w:rsidRPr="00202022">
              <w:t>LS</w:t>
            </w:r>
            <w:r>
              <w:t>]</w:t>
            </w:r>
          </w:p>
          <w:p w14:paraId="4EA3E52F" w14:textId="2677D09E" w:rsidR="00965A4F" w:rsidRPr="00202022" w:rsidRDefault="00965A4F" w:rsidP="00C6721E">
            <w:pPr>
              <w:pStyle w:val="TableFootnote"/>
            </w:pPr>
            <w:ins w:id="1101" w:author="Brian Bohman" w:date="2022-11-10T20:33:00Z">
              <w:r w:rsidRPr="00202022">
                <w:t>§</w:t>
              </w:r>
              <w:r>
                <w:t xml:space="preserve"> Summary weather data based on typical growing season dates and historical climate reconstruction for the period of 1980-2016 </w:t>
              </w:r>
              <w:r w:rsidRPr="00314EA9">
                <w:rPr>
                  <w:noProof/>
                </w:rPr>
                <w:t>(Gelaro et al., 2017; Weather Spark, 2021)</w:t>
              </w:r>
            </w:ins>
          </w:p>
          <w:p w14:paraId="78CEFEF6" w14:textId="4EDD94D3" w:rsidR="0013514B" w:rsidRDefault="00B242EB" w:rsidP="00C6721E">
            <w:pPr>
              <w:pStyle w:val="TableFootnote"/>
              <w:rPr>
                <w:ins w:id="1102" w:author="Brian Bohman" w:date="2022-11-10T06:49:00Z"/>
              </w:rPr>
            </w:pPr>
            <w:ins w:id="1103" w:author="Brian Bohman" w:date="2022-11-10T20:35:00Z">
              <w:r w:rsidRPr="00B242EB">
                <w:t>¶</w:t>
              </w:r>
            </w:ins>
            <w:del w:id="1104" w:author="Brian Bohman" w:date="2022-11-10T20:33:00Z">
              <w:r w:rsidR="0013514B" w:rsidRPr="00202022" w:rsidDel="00B242EB">
                <w:delText>§</w:delText>
              </w:r>
            </w:del>
            <w:r w:rsidR="0013514B" w:rsidRPr="00202022">
              <w:t xml:space="preserve"> Ammonium nitrate </w:t>
            </w:r>
            <w:r w:rsidR="0013514B">
              <w:t>[</w:t>
            </w:r>
            <w:r w:rsidR="0013514B" w:rsidRPr="00202022">
              <w:t>AN</w:t>
            </w:r>
            <w:r w:rsidR="0013514B">
              <w:t>]</w:t>
            </w:r>
            <w:r w:rsidR="0013514B" w:rsidRPr="00202022">
              <w:t xml:space="preserve">, urea-ammonium nitrate </w:t>
            </w:r>
            <w:r w:rsidR="0013514B">
              <w:t>[</w:t>
            </w:r>
            <w:r w:rsidR="0013514B" w:rsidRPr="00202022">
              <w:t>UAN</w:t>
            </w:r>
            <w:r w:rsidR="0013514B">
              <w:t>]</w:t>
            </w:r>
            <w:r w:rsidR="0013514B" w:rsidRPr="00202022">
              <w:t xml:space="preserve">, polymer-coated urea </w:t>
            </w:r>
            <w:r w:rsidR="0013514B">
              <w:t>[</w:t>
            </w:r>
            <w:r w:rsidR="0013514B" w:rsidRPr="00202022">
              <w:t>PCU</w:t>
            </w:r>
            <w:r w:rsidR="0013514B">
              <w:t>]</w:t>
            </w:r>
            <w:r w:rsidR="0013514B" w:rsidRPr="00202022">
              <w:t xml:space="preserve">, planting </w:t>
            </w:r>
            <w:r w:rsidR="0013514B">
              <w:t>[</w:t>
            </w:r>
            <w:r w:rsidR="0013514B" w:rsidRPr="00202022">
              <w:t>PL</w:t>
            </w:r>
            <w:r w:rsidR="0013514B">
              <w:t>]</w:t>
            </w:r>
            <w:r w:rsidR="0013514B" w:rsidRPr="00202022">
              <w:t xml:space="preserve">, emergence </w:t>
            </w:r>
            <w:r w:rsidR="0013514B">
              <w:t>[</w:t>
            </w:r>
            <w:r w:rsidR="0013514B" w:rsidRPr="00202022">
              <w:t>EM</w:t>
            </w:r>
            <w:r w:rsidR="0013514B">
              <w:t>]</w:t>
            </w:r>
            <w:r w:rsidR="0013514B" w:rsidRPr="00202022">
              <w:t xml:space="preserve">, post-emergence </w:t>
            </w:r>
            <w:r w:rsidR="0013514B">
              <w:t>[</w:t>
            </w:r>
            <w:r w:rsidR="0013514B" w:rsidRPr="00202022">
              <w:t>P-EM</w:t>
            </w:r>
            <w:r w:rsidR="0013514B">
              <w:t>]</w:t>
            </w:r>
          </w:p>
          <w:p w14:paraId="352C8739" w14:textId="73C4D62A" w:rsidR="00852CBA" w:rsidRPr="00852CBA" w:rsidRDefault="00852CBA" w:rsidP="00C6721E">
            <w:pPr>
              <w:pStyle w:val="TableFootnote"/>
              <w:rPr>
                <w:vertAlign w:val="superscript"/>
                <w:rPrChange w:id="1105" w:author="Brian Bohman" w:date="2022-11-10T06:49:00Z">
                  <w:rPr/>
                </w:rPrChange>
              </w:rPr>
            </w:pPr>
            <w:ins w:id="1106" w:author="Brian Bohman" w:date="2022-11-10T06:49:00Z">
              <w:r>
                <w:t>* Russet Burbank in MN-1 was planted at a density o</w:t>
              </w:r>
            </w:ins>
            <w:ins w:id="1107" w:author="Brian Bohman" w:date="2022-11-10T20:35:00Z">
              <w:r w:rsidR="00B242EB">
                <w:t>f</w:t>
              </w:r>
            </w:ins>
            <w:ins w:id="1108" w:author="Brian Bohman" w:date="2022-11-10T06:49:00Z">
              <w:r>
                <w:t xml:space="preserve"> 48,000 plants ha</w:t>
              </w:r>
              <w:r>
                <w:rPr>
                  <w:vertAlign w:val="superscript"/>
                </w:rPr>
                <w:t>-1</w:t>
              </w:r>
            </w:ins>
          </w:p>
        </w:tc>
      </w:tr>
    </w:tbl>
    <w:p w14:paraId="29BA6D8A" w14:textId="70090A0B" w:rsidR="001B72CC" w:rsidRDefault="001B72CC" w:rsidP="001B72CC"/>
    <w:p w14:paraId="25D329B4" w14:textId="77777777" w:rsidR="001B72CC" w:rsidRDefault="001B72CC" w:rsidP="00C6721E">
      <w:pPr>
        <w:pStyle w:val="Body"/>
      </w:pPr>
    </w:p>
    <w:p w14:paraId="274F779D" w14:textId="2EAC7969" w:rsidR="001B72CC" w:rsidRDefault="001B72CC" w:rsidP="001B72CC">
      <w:pPr>
        <w:sectPr w:rsidR="001B72CC" w:rsidSect="00224233">
          <w:pgSz w:w="15840" w:h="12240" w:orient="landscape"/>
          <w:pgMar w:top="1440" w:right="1440" w:bottom="1440" w:left="1440" w:header="720" w:footer="720" w:gutter="0"/>
          <w:lnNumType w:countBy="1" w:restart="continuous"/>
          <w:cols w:space="720"/>
          <w:docGrid w:linePitch="360"/>
        </w:sectPr>
      </w:pPr>
    </w:p>
    <w:p w14:paraId="5C17DCAA" w14:textId="77777777" w:rsidR="009F018B" w:rsidRPr="00485C2E" w:rsidRDefault="009F018B" w:rsidP="009F018B">
      <w:pPr>
        <w:pStyle w:val="Titre2"/>
        <w:ind w:left="576" w:hanging="576"/>
      </w:pPr>
      <w:r w:rsidRPr="00DB6487">
        <w:t>Statistical Methods</w:t>
      </w:r>
    </w:p>
    <w:p w14:paraId="1A795DA5" w14:textId="77777777" w:rsidR="009F018B" w:rsidDel="00792B55" w:rsidRDefault="009F018B" w:rsidP="00C6721E">
      <w:pPr>
        <w:pStyle w:val="Body"/>
        <w:rPr>
          <w:del w:id="1109" w:author="Brian Bohman" w:date="2022-11-09T19:36:00Z"/>
        </w:rPr>
      </w:pPr>
      <w:r>
        <w:t xml:space="preserve">Based on the general approach outlined by </w:t>
      </w:r>
      <w:r>
        <w:rPr>
          <w:noProof/>
        </w:rPr>
        <w:t>Makowski et al. (2020)</w:t>
      </w:r>
      <w:r>
        <w:t xml:space="preserve">, this study implemented a partially-pooled Bayesian hierarchical framework to infer CNDC parameters for each location and variety within location, assess the uncertainty in model parameters and </w:t>
      </w:r>
      <w:r>
        <w:rPr>
          <w:szCs w:val="18"/>
        </w:rPr>
        <w:t>%N</w:t>
      </w:r>
      <w:r>
        <w:rPr>
          <w:szCs w:val="18"/>
          <w:vertAlign w:val="subscript"/>
        </w:rPr>
        <w:t>c</w:t>
      </w:r>
      <w:r>
        <w:t>, and compare fitted CNDCs across the effects of location and variety.</w:t>
      </w:r>
    </w:p>
    <w:p w14:paraId="3D0A4E65" w14:textId="17BB4E99" w:rsidR="009F018B" w:rsidDel="00792B55" w:rsidRDefault="009F018B" w:rsidP="00C6721E">
      <w:pPr>
        <w:pStyle w:val="Body"/>
        <w:rPr>
          <w:del w:id="1110" w:author="Brian Bohman" w:date="2022-11-09T19:35:00Z"/>
        </w:rPr>
      </w:pPr>
      <w:del w:id="1111" w:author="Brian Bohman" w:date="2022-11-09T19:35:00Z">
        <w:r w:rsidDel="00792B55">
          <w:delText>In summary, this statistical approach uses the entire set of experimental data</w:delText>
        </w:r>
        <w:r w:rsidRPr="00DA5F05" w:rsidDel="00792B55">
          <w:delText xml:space="preserve"> (</w:delText>
        </w:r>
        <w:r w:rsidR="00E62DC7" w:rsidDel="00792B55">
          <w:delText>Figure 1</w:delText>
        </w:r>
        <w:r w:rsidRPr="00DA5F05" w:rsidDel="00792B55">
          <w:delText xml:space="preserve">a) </w:delText>
        </w:r>
        <w:r w:rsidDel="00792B55">
          <w:delText xml:space="preserve">and does not require any preliminary or intermediary statistical analysis. At the level of each experimental sampling date, a linear-plateau curve is fit for biomass as a function of N concentration </w:delText>
        </w:r>
        <w:r w:rsidRPr="00DA5F05" w:rsidDel="00792B55">
          <w:delText>(</w:delText>
        </w:r>
        <w:r w:rsidR="00E62DC7" w:rsidDel="00792B55">
          <w:delText>Figure 1</w:delText>
        </w:r>
        <w:r w:rsidRPr="00DA5F05" w:rsidDel="00792B55">
          <w:delText>b)</w:delText>
        </w:r>
        <w:r w:rsidDel="00792B55">
          <w:delText xml:space="preserve"> and the join point of the linear-plateau curve is used to define the </w:delText>
        </w:r>
        <w:r w:rsidDel="00792B55">
          <w:rPr>
            <w:szCs w:val="18"/>
          </w:rPr>
          <w:delText>%N</w:delText>
        </w:r>
        <w:r w:rsidDel="00792B55">
          <w:rPr>
            <w:szCs w:val="18"/>
            <w:vertAlign w:val="subscript"/>
          </w:rPr>
          <w:delText>c</w:delText>
        </w:r>
        <w:r w:rsidDel="00792B55">
          <w:delText xml:space="preserve">. Simultaneously, a negative exponential curve (i.e., CNDC) is fit across all experimental sampling dates for a given effect level of the hierarchical model (e.g., location, variety) where the critical point of each linear-plateau curve lies exactly upon the negative exponential </w:delText>
        </w:r>
        <w:r w:rsidRPr="00DA5F05" w:rsidDel="00792B55">
          <w:delText>curve (</w:delText>
        </w:r>
        <w:r w:rsidR="00AD10AC" w:rsidDel="00792B55">
          <w:delText>Figure 1</w:delText>
        </w:r>
        <w:r w:rsidRPr="00DA5F05" w:rsidDel="00792B55">
          <w:delText>b).</w:delText>
        </w:r>
        <w:r w:rsidDel="00792B55">
          <w:delText xml:space="preserve"> In this manner, the linear-plateau curve fitted for any given date is influenced by the data from all other experimental sampling dates through the fitting of the negative exponential curve. In comparison, the conventional statistical approach fits a negative exponential curve to the subset of critical </w:delText>
        </w:r>
        <w:r w:rsidRPr="00DA5F05" w:rsidDel="00792B55">
          <w:delText>points (</w:delText>
        </w:r>
        <w:r w:rsidR="00AD10AC" w:rsidDel="00792B55">
          <w:delText>Figure 1</w:delText>
        </w:r>
        <w:r w:rsidRPr="00DA5F05" w:rsidDel="00792B55">
          <w:delText>c)</w:delText>
        </w:r>
        <w:r w:rsidDel="00792B55">
          <w:delText xml:space="preserve"> which are identified via an intermediate statistical analysis (i.e., ANOVA and protected multiple comparisons).</w:delText>
        </w:r>
      </w:del>
    </w:p>
    <w:p w14:paraId="6E841345" w14:textId="0E37B229" w:rsidR="00DC704C" w:rsidRDefault="009835AF">
      <w:pPr>
        <w:pStyle w:val="Body"/>
        <w:pPrChange w:id="1112" w:author="Brian Bohman" w:date="2022-11-09T19:36:00Z">
          <w:pPr>
            <w:jc w:val="left"/>
          </w:pPr>
        </w:pPrChange>
      </w:pPr>
      <w:del w:id="1113" w:author="Brian Bohman" w:date="2022-11-09T19:36:00Z">
        <w:r w:rsidDel="00792B55">
          <w:br w:type="page"/>
        </w:r>
      </w:del>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3D37BF" w:rsidDel="00792B55" w14:paraId="02D39ABB" w14:textId="1D07D3F1" w:rsidTr="00C6721E">
        <w:trPr>
          <w:del w:id="1114" w:author="Brian Bohman" w:date="2022-11-09T19:36:00Z"/>
        </w:trPr>
        <w:tc>
          <w:tcPr>
            <w:tcW w:w="8630" w:type="dxa"/>
          </w:tcPr>
          <w:p w14:paraId="266B70D0" w14:textId="334945CF" w:rsidR="003D37BF" w:rsidDel="00792B55" w:rsidRDefault="003D37BF" w:rsidP="00C6721E">
            <w:pPr>
              <w:rPr>
                <w:del w:id="1115" w:author="Brian Bohman" w:date="2022-11-09T19:36:00Z"/>
              </w:rPr>
            </w:pPr>
            <w:del w:id="1116" w:author="Brian Bohman" w:date="2022-11-09T19:36:00Z">
              <w:r w:rsidRPr="00CC617B" w:rsidDel="00792B55">
                <w:rPr>
                  <w:noProof/>
                  <w:lang w:val="en-CA" w:eastAsia="en-CA" w:bidi="ar-SA"/>
                </w:rPr>
                <w:drawing>
                  <wp:inline distT="0" distB="0" distL="0" distR="0" wp14:anchorId="0BCDCD6D" wp14:editId="714E75B5">
                    <wp:extent cx="4999959" cy="1362974"/>
                    <wp:effectExtent l="0" t="0" r="4445"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68414" cy="1381635"/>
                            </a:xfrm>
                            <a:prstGeom prst="rect">
                              <a:avLst/>
                            </a:prstGeom>
                          </pic:spPr>
                        </pic:pic>
                      </a:graphicData>
                    </a:graphic>
                  </wp:inline>
                </w:drawing>
              </w:r>
            </w:del>
          </w:p>
        </w:tc>
      </w:tr>
      <w:tr w:rsidR="003D37BF" w:rsidDel="00792B55" w14:paraId="5BE8C4AB" w14:textId="1200CF4C" w:rsidTr="00C6721E">
        <w:trPr>
          <w:del w:id="1117" w:author="Brian Bohman" w:date="2022-11-09T19:36:00Z"/>
        </w:trPr>
        <w:tc>
          <w:tcPr>
            <w:tcW w:w="8630" w:type="dxa"/>
          </w:tcPr>
          <w:p w14:paraId="0AE3B022" w14:textId="63E6380A" w:rsidR="003D37BF" w:rsidRPr="00E7596E" w:rsidDel="00792B55" w:rsidRDefault="003D37BF" w:rsidP="00C6721E">
            <w:pPr>
              <w:pStyle w:val="TableCaption"/>
              <w:rPr>
                <w:del w:id="1118" w:author="Brian Bohman" w:date="2022-11-09T19:36:00Z"/>
              </w:rPr>
            </w:pPr>
            <w:bookmarkStart w:id="1119" w:name="_Ref78281013"/>
            <w:bookmarkStart w:id="1120" w:name="_Toc78910183"/>
            <w:bookmarkStart w:id="1121" w:name="_Toc80706215"/>
            <w:del w:id="1122" w:author="Brian Bohman" w:date="2022-11-09T19:36:00Z">
              <w:r w:rsidRPr="00E87FBC" w:rsidDel="00792B55">
                <w:delText xml:space="preserve">Figure </w:delText>
              </w:r>
              <w:r w:rsidRPr="00E87FBC" w:rsidDel="00792B55">
                <w:rPr>
                  <w:b w:val="0"/>
                </w:rPr>
                <w:fldChar w:fldCharType="begin"/>
              </w:r>
              <w:r w:rsidRPr="00E87FBC" w:rsidDel="00792B55">
                <w:delInstrText xml:space="preserve"> SEQ Figure \* ARABIC </w:delInstrText>
              </w:r>
              <w:r w:rsidDel="00792B55">
                <w:delInstrText xml:space="preserve">\s 1 </w:delInstrText>
              </w:r>
              <w:r w:rsidRPr="00E87FBC" w:rsidDel="00792B55">
                <w:rPr>
                  <w:b w:val="0"/>
                </w:rPr>
                <w:fldChar w:fldCharType="separate"/>
              </w:r>
              <w:r w:rsidR="00DC704C" w:rsidDel="00792B55">
                <w:rPr>
                  <w:noProof/>
                </w:rPr>
                <w:delText>1</w:delText>
              </w:r>
              <w:r w:rsidRPr="00E87FBC" w:rsidDel="00792B55">
                <w:rPr>
                  <w:b w:val="0"/>
                </w:rPr>
                <w:fldChar w:fldCharType="end"/>
              </w:r>
              <w:bookmarkEnd w:id="1119"/>
              <w:r w:rsidRPr="00E87FBC" w:rsidDel="00792B55">
                <w:delText>.</w:delText>
              </w:r>
              <w:r w:rsidRPr="00D55541" w:rsidDel="00792B55">
                <w:rPr>
                  <w:b w:val="0"/>
                  <w:bCs/>
                </w:rPr>
                <w:delText xml:space="preserve"> Hypothetical example comparing various statistical methods where plant N concentration [%N] as a function of biomass [W] on five experimental sampling dates for (a) raw experimental data, (b) linear-plateau curves (solid colored lines) fitted for each experimental sampling date (points </w:delText>
              </w:r>
              <w:r w:rsidDel="00792B55">
                <w:rPr>
                  <w:b w:val="0"/>
                  <w:bCs/>
                </w:rPr>
                <w:delText>for</w:delText>
              </w:r>
              <w:r w:rsidRPr="00D55541" w:rsidDel="00792B55">
                <w:rPr>
                  <w:b w:val="0"/>
                  <w:bCs/>
                </w:rPr>
                <w:delText xml:space="preserve"> each date distinguished by color) and the critical N dilution curve (solid black line) fitted using the hierarchical Bayesian method based on </w:delText>
              </w:r>
              <w:r w:rsidRPr="00D55541" w:rsidDel="00792B55">
                <w:rPr>
                  <w:b w:val="0"/>
                  <w:bCs/>
                  <w:noProof/>
                </w:rPr>
                <w:delText>Makowski et al. (2020)</w:delText>
              </w:r>
              <w:r w:rsidRPr="00D55541" w:rsidDel="00792B55">
                <w:rPr>
                  <w:b w:val="0"/>
                  <w:bCs/>
                </w:rPr>
                <w:delText>, and (c) critical points (opaque) and non-critical points (transparent) selected using conventional statistical analysis (i.e., ANOVA and protected multiple comparison) with critical N dilution curve (dotted line) fitted using conventional methods (i.e., non-linear regression using only the critical points).</w:delText>
              </w:r>
              <w:bookmarkEnd w:id="1120"/>
              <w:bookmarkEnd w:id="1121"/>
            </w:del>
          </w:p>
        </w:tc>
      </w:tr>
    </w:tbl>
    <w:p w14:paraId="0F63555C" w14:textId="77777777" w:rsidR="009835AF" w:rsidRPr="009835AF" w:rsidDel="00FB72B0" w:rsidRDefault="009835AF" w:rsidP="009835AF">
      <w:pPr>
        <w:rPr>
          <w:del w:id="1123" w:author="Brian Bohman" w:date="2022-11-09T19:36:00Z"/>
        </w:rPr>
      </w:pPr>
    </w:p>
    <w:p w14:paraId="4F6E4F28" w14:textId="4AE6A065" w:rsidR="009F018B" w:rsidRDefault="009F018B" w:rsidP="00C6721E">
      <w:pPr>
        <w:pStyle w:val="Body"/>
      </w:pPr>
      <w:r>
        <w:t xml:space="preserve">The Bayesian hierarchical framework outlined by </w:t>
      </w:r>
      <w:r>
        <w:rPr>
          <w:noProof/>
        </w:rPr>
        <w:t>Makowski et al. (2020)</w:t>
      </w:r>
      <w:r>
        <w:t xml:space="preserve"> was extended to explicitly include</w:t>
      </w:r>
      <w:r w:rsidR="00E546CB">
        <w:t xml:space="preserve"> the</w:t>
      </w:r>
      <w:r>
        <w:t xml:space="preserve"> G × E × M interaction levels within the fitted model using a partial pooling approach. Experimental data were nested according to </w:t>
      </w:r>
      <w:r w:rsidRPr="00A61F95">
        <w:t>location</w:t>
      </w:r>
      <w:r>
        <w:t xml:space="preserve"> and variety within location, where the linear-plateau curve fitted for each experimental sampling date is nested within a given level of variety within </w:t>
      </w:r>
      <w:r w:rsidRPr="00DA5F05">
        <w:t>location (</w:t>
      </w:r>
      <w:del w:id="1124" w:author="Brian Bohman" w:date="2022-11-10T06:27:00Z">
        <w:r w:rsidR="00AD10AC" w:rsidDel="007005B6">
          <w:delText>Figure 2</w:delText>
        </w:r>
      </w:del>
      <w:ins w:id="1125" w:author="Brian Bohman" w:date="2022-11-10T06:27:00Z">
        <w:r w:rsidR="007005B6">
          <w:t>Figure 1</w:t>
        </w:r>
      </w:ins>
      <w:r w:rsidRPr="00DA5F05">
        <w:t>).</w:t>
      </w:r>
      <w:r>
        <w:t xml:space="preserve"> This model structure leverages the advantages of partial pooling to addresses the limitations identified by </w:t>
      </w:r>
      <w:r>
        <w:rPr>
          <w:noProof/>
        </w:rPr>
        <w:t>Fernández et al. (2021)</w:t>
      </w:r>
      <w:r>
        <w:t xml:space="preserve"> that a sufficient quantity and quality of experimental data are required while still enabling direct inference on the individual G × E × M interaction levels. Using </w:t>
      </w:r>
      <w:r w:rsidRPr="00E13A5A">
        <w:rPr>
          <w:i/>
          <w:iCs/>
        </w:rPr>
        <w:t>R</w:t>
      </w:r>
      <w:r>
        <w:t xml:space="preserve"> </w:t>
      </w:r>
      <w:r>
        <w:rPr>
          <w:noProof/>
        </w:rPr>
        <w:t>(R Core Team, 2021a)</w:t>
      </w:r>
      <w:r>
        <w:t xml:space="preserve">, the </w:t>
      </w:r>
      <w:r>
        <w:rPr>
          <w:i/>
          <w:iCs/>
        </w:rPr>
        <w:t>brms</w:t>
      </w:r>
      <w:r>
        <w:t xml:space="preserve"> package </w:t>
      </w:r>
      <w:r>
        <w:rPr>
          <w:noProof/>
        </w:rPr>
        <w:t>(Bürkner, 2017, 2018)</w:t>
      </w:r>
      <w:r>
        <w:t xml:space="preserve"> was used to implement the statistical framework outlined by </w:t>
      </w:r>
      <w:r>
        <w:rPr>
          <w:noProof/>
        </w:rPr>
        <w:t>Makowski et al. (2020)</w:t>
      </w:r>
      <w:r>
        <w:t xml:space="preserve"> with the modifications as previously described </w:t>
      </w:r>
      <w:r w:rsidRPr="00DA5F05">
        <w:t>(</w:t>
      </w:r>
      <w:del w:id="1126" w:author="Brian Bohman" w:date="2022-11-10T06:28:00Z">
        <w:r w:rsidR="00AD10AC" w:rsidDel="007005B6">
          <w:delText>Figure 2</w:delText>
        </w:r>
      </w:del>
      <w:ins w:id="1127" w:author="Brian Bohman" w:date="2022-11-10T06:28:00Z">
        <w:r w:rsidR="007005B6">
          <w:t>Figure 1</w:t>
        </w:r>
      </w:ins>
      <w:r w:rsidRPr="00DA5F05">
        <w:t>).</w:t>
      </w:r>
      <w:r>
        <w:t xml:space="preserve"> The </w:t>
      </w:r>
      <w:r>
        <w:rPr>
          <w:i/>
          <w:iCs/>
        </w:rPr>
        <w:t>brms</w:t>
      </w:r>
      <w:r>
        <w:t xml:space="preserve"> package, an interface to </w:t>
      </w:r>
      <w:r>
        <w:rPr>
          <w:i/>
          <w:iCs/>
        </w:rPr>
        <w:t>Stan</w:t>
      </w:r>
      <w:r>
        <w:t xml:space="preserve"> </w:t>
      </w:r>
      <w:r>
        <w:rPr>
          <w:noProof/>
        </w:rPr>
        <w:t>(Carpenter et al., 2017)</w:t>
      </w:r>
      <w:r>
        <w:t>, was chosen due to the ability to include group-level</w:t>
      </w:r>
      <w:r w:rsidR="00E546CB">
        <w:t xml:space="preserve"> effects</w:t>
      </w:r>
      <w:r>
        <w:t xml:space="preserve"> (i.e., random effects) which allows for the fit of this particular partially-pooled Bayesian hierarchical model. The </w:t>
      </w:r>
      <w:r>
        <w:rPr>
          <w:i/>
          <w:iCs/>
        </w:rPr>
        <w:t xml:space="preserve">brms </w:t>
      </w:r>
      <w:r>
        <w:t>package includes a user-friendly modeling language, robust documentation, and a diverse set of tools to analyze and assess models.</w:t>
      </w:r>
    </w:p>
    <w:p w14:paraId="1547824E" w14:textId="5A9A44DB" w:rsidR="001B72CC" w:rsidRDefault="009835AF" w:rsidP="009835AF">
      <w:pPr>
        <w:jc w:val="left"/>
      </w:pPr>
      <w: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1B72CC" w14:paraId="420D124D" w14:textId="77777777" w:rsidTr="00C6721E">
        <w:tc>
          <w:tcPr>
            <w:tcW w:w="8630" w:type="dxa"/>
          </w:tcPr>
          <w:p w14:paraId="1877ABF8" w14:textId="77777777" w:rsidR="001B72CC" w:rsidRDefault="001B72CC" w:rsidP="00C6721E">
            <w:r w:rsidRPr="00526733">
              <w:rPr>
                <w:noProof/>
                <w:lang w:val="en-CA" w:eastAsia="en-CA" w:bidi="ar-SA"/>
              </w:rPr>
              <w:drawing>
                <wp:inline distT="0" distB="0" distL="0" distR="0" wp14:anchorId="06891542" wp14:editId="5401390D">
                  <wp:extent cx="5001100" cy="1948643"/>
                  <wp:effectExtent l="0" t="0" r="3175" b="0"/>
                  <wp:docPr id="9" name="Picture 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76341" cy="1977960"/>
                          </a:xfrm>
                          <a:prstGeom prst="rect">
                            <a:avLst/>
                          </a:prstGeom>
                        </pic:spPr>
                      </pic:pic>
                    </a:graphicData>
                  </a:graphic>
                </wp:inline>
              </w:drawing>
            </w:r>
          </w:p>
        </w:tc>
      </w:tr>
      <w:tr w:rsidR="001B72CC" w14:paraId="7F3099CC" w14:textId="77777777" w:rsidTr="00C6721E">
        <w:tc>
          <w:tcPr>
            <w:tcW w:w="8630" w:type="dxa"/>
          </w:tcPr>
          <w:p w14:paraId="0A83D936" w14:textId="451EDAF0" w:rsidR="001B72CC" w:rsidRDefault="001B72CC" w:rsidP="00C6721E">
            <w:pPr>
              <w:pStyle w:val="TableCaption"/>
            </w:pPr>
            <w:bookmarkStart w:id="1128" w:name="_Ref78281175"/>
            <w:bookmarkStart w:id="1129" w:name="_Toc78910184"/>
            <w:bookmarkStart w:id="1130" w:name="_Toc80706216"/>
            <w:r>
              <w:t>Figure</w:t>
            </w:r>
            <w:del w:id="1131" w:author="Brian Bohman" w:date="2022-11-10T06:32:00Z">
              <w:r w:rsidDel="008C3CEA">
                <w:delText xml:space="preserve"> </w:delText>
              </w:r>
            </w:del>
            <w:ins w:id="1132" w:author="Brian Bohman" w:date="2022-11-10T06:32:00Z">
              <w:r w:rsidR="008C3CEA">
                <w:t xml:space="preserve"> 1</w:t>
              </w:r>
            </w:ins>
            <w:del w:id="1133" w:author="Brian Bohman" w:date="2022-11-10T06:32:00Z">
              <w:r w:rsidDel="008C3CEA">
                <w:fldChar w:fldCharType="begin"/>
              </w:r>
              <w:r w:rsidDel="008C3CEA">
                <w:delInstrText xml:space="preserve"> SEQ Figure \* ARABIC \s 1 </w:delInstrText>
              </w:r>
              <w:r w:rsidDel="008C3CEA">
                <w:fldChar w:fldCharType="separate"/>
              </w:r>
              <w:r w:rsidDel="008C3CEA">
                <w:rPr>
                  <w:noProof/>
                </w:rPr>
                <w:delText>2</w:delText>
              </w:r>
              <w:r w:rsidDel="008C3CEA">
                <w:rPr>
                  <w:noProof/>
                </w:rPr>
                <w:fldChar w:fldCharType="end"/>
              </w:r>
            </w:del>
            <w:bookmarkEnd w:id="1128"/>
            <w:r>
              <w:t>.</w:t>
            </w:r>
            <w:r w:rsidRPr="00D55541">
              <w:rPr>
                <w:b w:val="0"/>
                <w:bCs/>
              </w:rPr>
              <w:t xml:space="preserve"> Flowchart showing nested structure used to fit critical N dilution curves [CNDC] using the hierarchical Bayesian method based on </w:t>
            </w:r>
            <w:r w:rsidRPr="00D55541">
              <w:rPr>
                <w:b w:val="0"/>
                <w:bCs/>
                <w:noProof/>
              </w:rPr>
              <w:t>Makowski et al. (2020)</w:t>
            </w:r>
            <w:r w:rsidRPr="00D55541">
              <w:rPr>
                <w:b w:val="0"/>
                <w:bCs/>
              </w:rPr>
              <w:t xml:space="preserve">. Linear-plateau </w:t>
            </w:r>
            <w:r>
              <w:rPr>
                <w:b w:val="0"/>
                <w:bCs/>
              </w:rPr>
              <w:t xml:space="preserve">(L-P) </w:t>
            </w:r>
            <w:r w:rsidRPr="00D55541">
              <w:rPr>
                <w:b w:val="0"/>
                <w:bCs/>
              </w:rPr>
              <w:t>curves and critical points (i.e., the fitted join point of each linear-plateau curve) are identified at the level of each experimental sampling date and pooled at various levels of location and variety within location to determine the CNDC for that level. This hierarchical model structure simultaneously fits all individual levels of location and variety within location, as well as for the global level of all experimental data, which allows for direct comparison across levels.</w:t>
            </w:r>
            <w:bookmarkEnd w:id="1129"/>
            <w:bookmarkEnd w:id="1130"/>
          </w:p>
        </w:tc>
      </w:tr>
    </w:tbl>
    <w:p w14:paraId="14B0F5DC" w14:textId="77777777" w:rsidR="001B72CC" w:rsidRDefault="001B72CC" w:rsidP="001B72CC"/>
    <w:p w14:paraId="55DFA2E6" w14:textId="77777777" w:rsidR="009F018B" w:rsidRDefault="009F018B" w:rsidP="00C6721E">
      <w:pPr>
        <w:pStyle w:val="Body"/>
      </w:pPr>
      <w:r>
        <w:t xml:space="preserve">A non-linear </w:t>
      </w:r>
      <w:r>
        <w:rPr>
          <w:i/>
          <w:iCs/>
        </w:rPr>
        <w:t>brms</w:t>
      </w:r>
      <w:r w:rsidRPr="00D66A7B">
        <w:t xml:space="preserve"> </w:t>
      </w:r>
      <w:r>
        <w:t xml:space="preserve">model was defined by combining the two separate expressions used by </w:t>
      </w:r>
      <w:r>
        <w:rPr>
          <w:noProof/>
        </w:rPr>
        <w:t>Makowski et al. (2020)</w:t>
      </w:r>
      <w:r>
        <w:t xml:space="preserve"> to parameterize the Bayesian hierarchical model as previously implemented with </w:t>
      </w:r>
      <w:r>
        <w:rPr>
          <w:i/>
          <w:iCs/>
        </w:rPr>
        <w:t>rjags</w:t>
      </w:r>
      <w:r>
        <w:t xml:space="preserve"> </w:t>
      </w:r>
      <w:r>
        <w:rPr>
          <w:noProof/>
        </w:rPr>
        <w:t>(Plummer, 2019)</w:t>
      </w:r>
      <w:r>
        <w:t xml:space="preserve"> and </w:t>
      </w:r>
      <w:r>
        <w:rPr>
          <w:i/>
          <w:iCs/>
        </w:rPr>
        <w:t>JAGS</w:t>
      </w:r>
      <w:r>
        <w:t xml:space="preserve"> statistical software </w:t>
      </w:r>
      <w:r>
        <w:rPr>
          <w:noProof/>
        </w:rPr>
        <w:t>(Plummer, 2013)</w:t>
      </w:r>
      <w:r>
        <w:t>.</w:t>
      </w:r>
    </w:p>
    <w:p w14:paraId="7F792492" w14:textId="77777777" w:rsidR="009F018B" w:rsidRDefault="009F018B" w:rsidP="00C6721E">
      <w:pPr>
        <w:pStyle w:val="Body"/>
      </w:pPr>
      <w:r>
        <w:t xml:space="preserve">The first expression from </w:t>
      </w:r>
      <w:r>
        <w:rPr>
          <w:noProof/>
        </w:rPr>
        <w:t>Makowski et al. (2020)</w:t>
      </w:r>
      <w:r>
        <w:t xml:space="preserve"> represents the linear-plateau component:</w:t>
      </w:r>
    </w:p>
    <w:p w14:paraId="657CFF21" w14:textId="77777777" w:rsidR="009F018B" w:rsidRDefault="009F018B" w:rsidP="00C6721E">
      <w:pPr>
        <w:pStyle w:val="Body"/>
      </w:pPr>
      <w:r w:rsidRPr="00FA12DF">
        <w:t xml:space="preserve">W = </w:t>
      </w:r>
      <w:r w:rsidRPr="00F31089">
        <w:rPr>
          <w:i/>
          <w:iCs/>
        </w:rPr>
        <w:t>min</w:t>
      </w:r>
      <w:r w:rsidRPr="00FA12DF">
        <w:t>(</w:t>
      </w:r>
      <w:r w:rsidRPr="00D77F17">
        <w:rPr>
          <w:i/>
          <w:iCs/>
        </w:rPr>
        <w:t>W</w:t>
      </w:r>
      <w:r w:rsidRPr="00D77F17">
        <w:rPr>
          <w:i/>
          <w:iCs/>
          <w:vertAlign w:val="subscript"/>
        </w:rPr>
        <w:t>Max</w:t>
      </w:r>
      <w:r>
        <w:rPr>
          <w:vertAlign w:val="subscript"/>
        </w:rPr>
        <w:t>,i</w:t>
      </w:r>
      <w:r w:rsidRPr="00FA12DF">
        <w:t xml:space="preserve"> + </w:t>
      </w:r>
      <w:r w:rsidRPr="00D77F17">
        <w:rPr>
          <w:i/>
          <w:iCs/>
        </w:rPr>
        <w:t>S</w:t>
      </w:r>
      <w:r w:rsidRPr="00FA12DF">
        <w:rPr>
          <w:vertAlign w:val="subscript"/>
        </w:rPr>
        <w:t>i</w:t>
      </w:r>
      <w:r w:rsidRPr="00FA12DF">
        <w:t xml:space="preserve"> </w:t>
      </w:r>
      <w:r>
        <w:sym w:font="Symbol" w:char="F0D7"/>
      </w:r>
      <w:r w:rsidRPr="00FA12DF">
        <w:t xml:space="preserve"> (%N</w:t>
      </w:r>
      <w:r w:rsidRPr="00FA12DF">
        <w:rPr>
          <w:vertAlign w:val="subscript"/>
        </w:rPr>
        <w:t>Plant</w:t>
      </w:r>
      <w:r w:rsidRPr="00FA12DF">
        <w:t xml:space="preserve"> – %N</w:t>
      </w:r>
      <w:r w:rsidRPr="00FA12DF">
        <w:rPr>
          <w:vertAlign w:val="subscript"/>
        </w:rPr>
        <w:t>c</w:t>
      </w:r>
      <w:r w:rsidRPr="00FA12DF">
        <w:t xml:space="preserve">), </w:t>
      </w:r>
      <w:r w:rsidRPr="00D77F17">
        <w:rPr>
          <w:i/>
          <w:iCs/>
        </w:rPr>
        <w:t>W</w:t>
      </w:r>
      <w:r w:rsidRPr="00D77F17">
        <w:rPr>
          <w:i/>
          <w:iCs/>
          <w:vertAlign w:val="subscript"/>
        </w:rPr>
        <w:t>Max</w:t>
      </w:r>
      <w:r>
        <w:rPr>
          <w:vertAlign w:val="subscript"/>
        </w:rPr>
        <w:t>,i</w:t>
      </w:r>
      <w:r w:rsidRPr="00FA12DF">
        <w:t>)</w:t>
      </w:r>
      <w:r>
        <w:tab/>
        <w:t>[3]</w:t>
      </w:r>
    </w:p>
    <w:p w14:paraId="07548C34" w14:textId="77777777" w:rsidR="009F018B" w:rsidRDefault="009F018B" w:rsidP="00C6721E">
      <w:pPr>
        <w:pStyle w:val="Body"/>
      </w:pPr>
      <w:r>
        <w:t xml:space="preserve">where </w:t>
      </w:r>
      <w:r w:rsidRPr="00D77F17">
        <w:rPr>
          <w:i/>
          <w:iCs/>
        </w:rPr>
        <w:t>S</w:t>
      </w:r>
      <w:r w:rsidRPr="00FA12DF">
        <w:rPr>
          <w:vertAlign w:val="subscript"/>
        </w:rPr>
        <w:t>i</w:t>
      </w:r>
      <w:r w:rsidRPr="00FA12DF">
        <w:t xml:space="preserve"> and </w:t>
      </w:r>
      <w:r w:rsidRPr="00D77F17">
        <w:rPr>
          <w:i/>
          <w:iCs/>
        </w:rPr>
        <w:t>W</w:t>
      </w:r>
      <w:r w:rsidRPr="00D77F17">
        <w:rPr>
          <w:i/>
          <w:iCs/>
          <w:vertAlign w:val="subscript"/>
        </w:rPr>
        <w:t>Max</w:t>
      </w:r>
      <w:r>
        <w:rPr>
          <w:vertAlign w:val="subscript"/>
        </w:rPr>
        <w:t>,</w:t>
      </w:r>
      <w:r w:rsidRPr="00FA12DF">
        <w:rPr>
          <w:vertAlign w:val="subscript"/>
        </w:rPr>
        <w:t>i</w:t>
      </w:r>
      <w:r>
        <w:t xml:space="preserve"> are the slope of the linear-plateau curve and the maximum value of biomass (i.e., plateau) for a given date [</w:t>
      </w:r>
      <w:r w:rsidRPr="00FA12DF">
        <w:t>i</w:t>
      </w:r>
      <w:r>
        <w:t xml:space="preserve">], respectively, </w:t>
      </w:r>
      <w:r w:rsidRPr="00353066">
        <w:rPr>
          <w:i/>
          <w:iCs/>
        </w:rPr>
        <w:t>min</w:t>
      </w:r>
      <w:r>
        <w:t xml:space="preserve"> represents the minima function (i.e., the plateau component), and </w:t>
      </w:r>
      <w:r w:rsidRPr="00FA12DF">
        <w:t>W, %N</w:t>
      </w:r>
      <w:r w:rsidRPr="00FA12DF">
        <w:rPr>
          <w:vertAlign w:val="subscript"/>
        </w:rPr>
        <w:t>Plant</w:t>
      </w:r>
      <w:r w:rsidRPr="00FA12DF">
        <w:t>, and %N</w:t>
      </w:r>
      <w:r w:rsidRPr="00FA12DF">
        <w:rPr>
          <w:vertAlign w:val="subscript"/>
        </w:rPr>
        <w:t>c</w:t>
      </w:r>
      <w:r>
        <w:t xml:space="preserve"> have the same meaning as previously defined in this present study. This linear-plateau curve is defined with N concentration as the independent variable and biomass as the dependent variable and is written in point-slope form where the reference point used is the critical point.</w:t>
      </w:r>
    </w:p>
    <w:p w14:paraId="519359FE" w14:textId="77777777" w:rsidR="009F018B" w:rsidRDefault="009F018B" w:rsidP="00C6721E">
      <w:pPr>
        <w:pStyle w:val="Body"/>
      </w:pPr>
      <w:r>
        <w:t xml:space="preserve">The second expression from </w:t>
      </w:r>
      <w:r>
        <w:rPr>
          <w:noProof/>
        </w:rPr>
        <w:t>Makowski et al. (2020)</w:t>
      </w:r>
      <w:r>
        <w:t xml:space="preserve"> represents the CNDC component:</w:t>
      </w:r>
    </w:p>
    <w:p w14:paraId="1CF03A78" w14:textId="77777777" w:rsidR="009F018B" w:rsidRPr="00A8062D" w:rsidRDefault="009F018B" w:rsidP="00C6721E">
      <w:pPr>
        <w:pStyle w:val="Body"/>
        <w:rPr>
          <w:iCs/>
        </w:rPr>
      </w:pPr>
      <w:r w:rsidRPr="0053466D">
        <w:t>%N</w:t>
      </w:r>
      <w:r w:rsidRPr="0053466D">
        <w:rPr>
          <w:vertAlign w:val="subscript"/>
        </w:rPr>
        <w:t>c</w:t>
      </w:r>
      <w:r w:rsidRPr="0053466D">
        <w:t xml:space="preserve"> = </w:t>
      </w:r>
      <w:r w:rsidRPr="00D77F17">
        <w:rPr>
          <w:i/>
          <w:iCs/>
        </w:rPr>
        <w:t>a</w:t>
      </w:r>
      <w:r>
        <w:t xml:space="preserve"> </w:t>
      </w:r>
      <w:r w:rsidRPr="00D77F17">
        <w:rPr>
          <w:i/>
          <w:iCs/>
        </w:rPr>
        <w:t>W</w:t>
      </w:r>
      <w:r w:rsidRPr="00D77F17">
        <w:rPr>
          <w:i/>
          <w:iCs/>
          <w:vertAlign w:val="subscript"/>
        </w:rPr>
        <w:t>Max</w:t>
      </w:r>
      <w:r>
        <w:rPr>
          <w:vertAlign w:val="subscript"/>
        </w:rPr>
        <w:t>,i</w:t>
      </w:r>
      <w:r w:rsidRPr="0053466D">
        <w:rPr>
          <w:vertAlign w:val="superscript"/>
        </w:rPr>
        <w:t>–</w:t>
      </w:r>
      <w:r w:rsidRPr="00D77F17">
        <w:rPr>
          <w:i/>
          <w:iCs/>
          <w:vertAlign w:val="superscript"/>
        </w:rPr>
        <w:t>b</w:t>
      </w:r>
      <w:r>
        <w:rPr>
          <w:iCs/>
        </w:rPr>
        <w:tab/>
        <w:t>[4]</w:t>
      </w:r>
    </w:p>
    <w:p w14:paraId="46FFD53A" w14:textId="77777777" w:rsidR="009F018B" w:rsidRDefault="009F018B" w:rsidP="00C6721E">
      <w:pPr>
        <w:pStyle w:val="Body"/>
      </w:pPr>
      <w:r>
        <w:t xml:space="preserve">where </w:t>
      </w:r>
      <w:r>
        <w:rPr>
          <w:i/>
          <w:iCs/>
        </w:rPr>
        <w:t>a</w:t>
      </w:r>
      <w:r>
        <w:t xml:space="preserve"> and </w:t>
      </w:r>
      <w:r>
        <w:rPr>
          <w:i/>
          <w:iCs/>
        </w:rPr>
        <w:t>b</w:t>
      </w:r>
      <w:r>
        <w:t xml:space="preserve"> are the parameters that define the negative exponential curve and </w:t>
      </w:r>
      <w:r w:rsidRPr="0053466D">
        <w:t>%N</w:t>
      </w:r>
      <w:r w:rsidRPr="0053466D">
        <w:rPr>
          <w:vertAlign w:val="subscript"/>
        </w:rPr>
        <w:t>c</w:t>
      </w:r>
      <w:r w:rsidRPr="0053466D">
        <w:t xml:space="preserve"> and </w:t>
      </w:r>
      <w:r w:rsidRPr="00E73B28">
        <w:rPr>
          <w:i/>
          <w:iCs/>
        </w:rPr>
        <w:t>W</w:t>
      </w:r>
      <w:r w:rsidRPr="00E73B28">
        <w:rPr>
          <w:i/>
          <w:iCs/>
          <w:vertAlign w:val="subscript"/>
        </w:rPr>
        <w:t>Max</w:t>
      </w:r>
      <w:r w:rsidRPr="0053466D">
        <w:rPr>
          <w:vertAlign w:val="subscript"/>
        </w:rPr>
        <w:t>,i</w:t>
      </w:r>
      <w:r>
        <w:rPr>
          <w:vertAlign w:val="subscript"/>
        </w:rPr>
        <w:t xml:space="preserve"> </w:t>
      </w:r>
      <w:r>
        <w:t>have the same meanings as defined above.</w:t>
      </w:r>
    </w:p>
    <w:p w14:paraId="5FA3DE6C" w14:textId="77777777" w:rsidR="009F018B" w:rsidRDefault="009F018B" w:rsidP="00C6721E">
      <w:pPr>
        <w:pStyle w:val="Body"/>
      </w:pPr>
      <w:r>
        <w:t xml:space="preserve">Using algebraic substitution (i.e., for </w:t>
      </w:r>
      <w:r w:rsidRPr="00E73B28">
        <w:t>%N</w:t>
      </w:r>
      <w:r w:rsidRPr="00E73B28">
        <w:rPr>
          <w:vertAlign w:val="subscript"/>
        </w:rPr>
        <w:t>c</w:t>
      </w:r>
      <w:r>
        <w:t xml:space="preserve">), these two expressions (Eq. [3] and Eq. [4]) were combined to produce following non-linear </w:t>
      </w:r>
      <w:r>
        <w:rPr>
          <w:i/>
          <w:iCs/>
        </w:rPr>
        <w:t>brms</w:t>
      </w:r>
      <w:r>
        <w:t xml:space="preserve"> model formula:</w:t>
      </w:r>
    </w:p>
    <w:p w14:paraId="2C98B299" w14:textId="77777777" w:rsidR="009F018B" w:rsidRPr="00101A1B" w:rsidRDefault="009F018B" w:rsidP="00C6721E">
      <w:pPr>
        <w:pStyle w:val="Body"/>
      </w:pPr>
      <w:r w:rsidRPr="00494B1C">
        <w:t xml:space="preserve">W ~ </w:t>
      </w:r>
      <w:r w:rsidRPr="00494B1C">
        <w:rPr>
          <w:i/>
          <w:iCs/>
        </w:rPr>
        <w:t>min</w:t>
      </w:r>
      <w:r w:rsidRPr="00494B1C">
        <w:t>(</w:t>
      </w:r>
      <w:r w:rsidRPr="004E3823">
        <w:rPr>
          <w:i/>
          <w:iCs/>
        </w:rPr>
        <w:t>W</w:t>
      </w:r>
      <w:r w:rsidRPr="004E3823">
        <w:rPr>
          <w:i/>
          <w:iCs/>
          <w:vertAlign w:val="subscript"/>
        </w:rPr>
        <w:t>Max</w:t>
      </w:r>
      <w:r>
        <w:rPr>
          <w:vertAlign w:val="subscript"/>
        </w:rPr>
        <w:t>,</w:t>
      </w:r>
      <w:r w:rsidRPr="00494B1C">
        <w:rPr>
          <w:vertAlign w:val="subscript"/>
        </w:rPr>
        <w:t>i</w:t>
      </w:r>
      <w:r w:rsidRPr="00494B1C">
        <w:t xml:space="preserve"> + </w:t>
      </w:r>
      <w:r w:rsidRPr="004E3823">
        <w:rPr>
          <w:i/>
          <w:iCs/>
        </w:rPr>
        <w:t>S</w:t>
      </w:r>
      <w:r w:rsidRPr="00494B1C">
        <w:rPr>
          <w:vertAlign w:val="subscript"/>
        </w:rPr>
        <w:t>i</w:t>
      </w:r>
      <w:r w:rsidRPr="00494B1C">
        <w:t xml:space="preserve"> (%N</w:t>
      </w:r>
      <w:r w:rsidRPr="00494B1C">
        <w:rPr>
          <w:vertAlign w:val="subscript"/>
        </w:rPr>
        <w:t>Plant</w:t>
      </w:r>
      <w:r w:rsidRPr="00494B1C">
        <w:t xml:space="preserve"> – (</w:t>
      </w:r>
      <w:r w:rsidRPr="004E3823">
        <w:rPr>
          <w:i/>
          <w:iCs/>
        </w:rPr>
        <w:t>a</w:t>
      </w:r>
      <w:r w:rsidRPr="00494B1C">
        <w:t xml:space="preserve"> </w:t>
      </w:r>
      <w:r w:rsidRPr="00D77F17">
        <w:rPr>
          <w:i/>
          <w:iCs/>
        </w:rPr>
        <w:t>W</w:t>
      </w:r>
      <w:r w:rsidRPr="00D77F17">
        <w:rPr>
          <w:i/>
          <w:iCs/>
          <w:vertAlign w:val="subscript"/>
        </w:rPr>
        <w:t>Max</w:t>
      </w:r>
      <w:r>
        <w:rPr>
          <w:vertAlign w:val="subscript"/>
        </w:rPr>
        <w:t>,</w:t>
      </w:r>
      <w:r w:rsidRPr="00494B1C">
        <w:rPr>
          <w:vertAlign w:val="subscript"/>
        </w:rPr>
        <w:t>i</w:t>
      </w:r>
      <w:r w:rsidRPr="00494B1C">
        <w:rPr>
          <w:vertAlign w:val="superscript"/>
        </w:rPr>
        <w:t xml:space="preserve"> –</w:t>
      </w:r>
      <w:r w:rsidRPr="004E3823">
        <w:rPr>
          <w:i/>
          <w:iCs/>
          <w:vertAlign w:val="superscript"/>
        </w:rPr>
        <w:t>b</w:t>
      </w:r>
      <w:r w:rsidRPr="00494B1C">
        <w:t>)</w:t>
      </w:r>
      <w:r>
        <w:t>)</w:t>
      </w:r>
      <w:r w:rsidRPr="00494B1C">
        <w:t xml:space="preserve">, </w:t>
      </w:r>
      <w:r w:rsidRPr="00D77F17">
        <w:rPr>
          <w:i/>
          <w:iCs/>
        </w:rPr>
        <w:t>W</w:t>
      </w:r>
      <w:r w:rsidRPr="00D77F17">
        <w:rPr>
          <w:i/>
          <w:iCs/>
          <w:vertAlign w:val="subscript"/>
        </w:rPr>
        <w:t>Max</w:t>
      </w:r>
      <w:r>
        <w:rPr>
          <w:vertAlign w:val="subscript"/>
        </w:rPr>
        <w:t>,</w:t>
      </w:r>
      <w:r w:rsidRPr="00494B1C">
        <w:rPr>
          <w:vertAlign w:val="subscript"/>
        </w:rPr>
        <w:t>i</w:t>
      </w:r>
      <w:r w:rsidRPr="00494B1C">
        <w:t>)</w:t>
      </w:r>
      <w:r>
        <w:tab/>
        <w:t>[5]</w:t>
      </w:r>
    </w:p>
    <w:p w14:paraId="7908577E" w14:textId="0B8BD527" w:rsidR="009F018B" w:rsidRDefault="009F018B" w:rsidP="00C6721E">
      <w:pPr>
        <w:pStyle w:val="Body"/>
      </w:pPr>
      <w:r>
        <w:t xml:space="preserve">Two group-level (i.e., random) effects were specified for this </w:t>
      </w:r>
      <w:r>
        <w:rPr>
          <w:i/>
          <w:iCs/>
        </w:rPr>
        <w:t>brms</w:t>
      </w:r>
      <w:r>
        <w:t xml:space="preserve"> model to parameterize the nested structure </w:t>
      </w:r>
      <w:r w:rsidRPr="00DA5F05">
        <w:t>(</w:t>
      </w:r>
      <w:del w:id="1134" w:author="Brian Bohman" w:date="2022-11-10T06:28:00Z">
        <w:r w:rsidR="00AD10AC" w:rsidDel="007005B6">
          <w:delText>Figure 2</w:delText>
        </w:r>
      </w:del>
      <w:ins w:id="1135" w:author="Brian Bohman" w:date="2022-11-10T06:28:00Z">
        <w:r w:rsidR="007005B6">
          <w:t>Figure 1</w:t>
        </w:r>
      </w:ins>
      <w:r w:rsidRPr="00DA5F05">
        <w:t xml:space="preserve">). </w:t>
      </w:r>
      <w:r>
        <w:t xml:space="preserve">First, the parameters </w:t>
      </w:r>
      <w:r w:rsidRPr="00F64D75">
        <w:rPr>
          <w:i/>
          <w:iCs/>
        </w:rPr>
        <w:t>S</w:t>
      </w:r>
      <w:r w:rsidRPr="00F64D75">
        <w:t xml:space="preserve"> and </w:t>
      </w:r>
      <w:r w:rsidRPr="00F64D75">
        <w:rPr>
          <w:i/>
          <w:iCs/>
        </w:rPr>
        <w:t>W</w:t>
      </w:r>
      <w:r>
        <w:rPr>
          <w:i/>
          <w:iCs/>
          <w:vertAlign w:val="subscript"/>
        </w:rPr>
        <w:t>M</w:t>
      </w:r>
      <w:r w:rsidRPr="00F64D75">
        <w:rPr>
          <w:i/>
          <w:iCs/>
          <w:vertAlign w:val="subscript"/>
        </w:rPr>
        <w:t>ax</w:t>
      </w:r>
      <w:r w:rsidRPr="00A949FC">
        <w:t xml:space="preserve"> </w:t>
      </w:r>
      <w:r>
        <w:t>included group-level effects to fit a linear-plateau curve to each experimental sampling date:</w:t>
      </w:r>
    </w:p>
    <w:p w14:paraId="50117AA7" w14:textId="77777777" w:rsidR="009F018B" w:rsidRPr="00A949FC" w:rsidRDefault="009F018B" w:rsidP="00C6721E">
      <w:pPr>
        <w:pStyle w:val="Body"/>
      </w:pPr>
      <w:r w:rsidRPr="00F64D75">
        <w:rPr>
          <w:i/>
          <w:iCs/>
        </w:rPr>
        <w:t>W</w:t>
      </w:r>
      <w:r>
        <w:rPr>
          <w:i/>
          <w:iCs/>
          <w:vertAlign w:val="subscript"/>
        </w:rPr>
        <w:t>M</w:t>
      </w:r>
      <w:r w:rsidRPr="00F64D75">
        <w:rPr>
          <w:i/>
          <w:iCs/>
          <w:vertAlign w:val="subscript"/>
        </w:rPr>
        <w:t>ax</w:t>
      </w:r>
      <w:r w:rsidRPr="00F64D75">
        <w:t xml:space="preserve"> </w:t>
      </w:r>
      <w:r w:rsidRPr="00A949FC">
        <w:t xml:space="preserve">+ </w:t>
      </w:r>
      <w:r w:rsidRPr="00F64D75">
        <w:rPr>
          <w:i/>
          <w:iCs/>
        </w:rPr>
        <w:t>S</w:t>
      </w:r>
      <w:r w:rsidRPr="00A949FC">
        <w:t xml:space="preserve"> ~ 1 + (1</w:t>
      </w:r>
      <w:r>
        <w:t xml:space="preserve"> </w:t>
      </w:r>
      <w:r w:rsidRPr="00A949FC">
        <w:t>|</w:t>
      </w:r>
      <w:r>
        <w:t xml:space="preserve"> </w:t>
      </w:r>
      <w:r w:rsidRPr="00F7332D">
        <w:rPr>
          <w:i/>
          <w:iCs/>
        </w:rPr>
        <w:t>index</w:t>
      </w:r>
      <w:r w:rsidRPr="00A949FC">
        <w:t>)</w:t>
      </w:r>
      <w:r>
        <w:tab/>
        <w:t>[6]</w:t>
      </w:r>
      <w:r w:rsidRPr="00A949FC">
        <w:t xml:space="preserve"> </w:t>
      </w:r>
    </w:p>
    <w:p w14:paraId="499B3880" w14:textId="77777777" w:rsidR="009F018B" w:rsidRDefault="009F018B" w:rsidP="00C6721E">
      <w:pPr>
        <w:pStyle w:val="Body"/>
      </w:pPr>
      <w:r>
        <w:t xml:space="preserve">where </w:t>
      </w:r>
      <w:r w:rsidRPr="00F7332D">
        <w:rPr>
          <w:i/>
          <w:iCs/>
        </w:rPr>
        <w:t>index</w:t>
      </w:r>
      <w:r>
        <w:t xml:space="preserve"> represents the unique level of each experimental sampling date, nested within a given level of variety within location. Second, the parameters </w:t>
      </w:r>
      <w:r>
        <w:rPr>
          <w:i/>
          <w:iCs/>
        </w:rPr>
        <w:t>a</w:t>
      </w:r>
      <w:r>
        <w:t xml:space="preserve"> and </w:t>
      </w:r>
      <w:r>
        <w:rPr>
          <w:i/>
          <w:iCs/>
        </w:rPr>
        <w:t>b</w:t>
      </w:r>
      <w:r>
        <w:t xml:space="preserve"> included group-level effects to fit the CNDC:</w:t>
      </w:r>
    </w:p>
    <w:p w14:paraId="62D36C8D" w14:textId="77777777" w:rsidR="009F018B" w:rsidRPr="00A949FC" w:rsidRDefault="009F018B" w:rsidP="00C6721E">
      <w:pPr>
        <w:pStyle w:val="Body"/>
      </w:pPr>
      <w:r w:rsidRPr="00A949FC">
        <w:rPr>
          <w:i/>
          <w:iCs/>
        </w:rPr>
        <w:t>a</w:t>
      </w:r>
      <w:r w:rsidRPr="00A949FC">
        <w:t xml:space="preserve"> + </w:t>
      </w:r>
      <w:r>
        <w:rPr>
          <w:i/>
          <w:iCs/>
        </w:rPr>
        <w:t>b</w:t>
      </w:r>
      <w:r>
        <w:t xml:space="preserve"> </w:t>
      </w:r>
      <w:r w:rsidRPr="00A949FC">
        <w:t>~ 1 + (1</w:t>
      </w:r>
      <w:r>
        <w:t xml:space="preserve"> </w:t>
      </w:r>
      <w:r w:rsidRPr="00A949FC">
        <w:t>|</w:t>
      </w:r>
      <w:r>
        <w:t xml:space="preserve"> </w:t>
      </w:r>
      <w:r w:rsidRPr="00F7332D">
        <w:rPr>
          <w:i/>
          <w:iCs/>
        </w:rPr>
        <w:t>location</w:t>
      </w:r>
      <w:r w:rsidRPr="00A949FC">
        <w:t>)</w:t>
      </w:r>
      <w:r>
        <w:t xml:space="preserve"> </w:t>
      </w:r>
      <w:r w:rsidRPr="00A949FC">
        <w:t>+ (1</w:t>
      </w:r>
      <w:r>
        <w:t xml:space="preserve"> </w:t>
      </w:r>
      <w:r w:rsidRPr="00A949FC">
        <w:t>|</w:t>
      </w:r>
      <w:r>
        <w:t xml:space="preserve"> </w:t>
      </w:r>
      <w:r w:rsidRPr="00F7332D">
        <w:rPr>
          <w:i/>
          <w:iCs/>
        </w:rPr>
        <w:t>location:variety</w:t>
      </w:r>
      <w:r w:rsidRPr="00A949FC">
        <w:t>)</w:t>
      </w:r>
      <w:r>
        <w:tab/>
        <w:t>[7]</w:t>
      </w:r>
    </w:p>
    <w:p w14:paraId="63F84632" w14:textId="4BA25AB7" w:rsidR="009F018B" w:rsidRDefault="009F018B" w:rsidP="00C6721E">
      <w:pPr>
        <w:pStyle w:val="Body"/>
      </w:pPr>
      <w:r>
        <w:t xml:space="preserve">where </w:t>
      </w:r>
      <w:r>
        <w:rPr>
          <w:i/>
          <w:iCs/>
        </w:rPr>
        <w:t>location</w:t>
      </w:r>
      <w:r>
        <w:t xml:space="preserve"> and </w:t>
      </w:r>
      <w:r>
        <w:rPr>
          <w:i/>
          <w:iCs/>
        </w:rPr>
        <w:t>location:variety</w:t>
      </w:r>
      <w:r>
        <w:t xml:space="preserve"> represents the unique effect level for location and variety within location, respectively.</w:t>
      </w:r>
      <w:ins w:id="1136" w:author="Brian Bohman" w:date="2022-11-09T19:37:00Z">
        <w:r w:rsidR="00820D0C">
          <w:t xml:space="preserve"> Models were fit using treatment</w:t>
        </w:r>
      </w:ins>
      <w:ins w:id="1137" w:author="Brian Bohman" w:date="2022-11-10T17:27:00Z">
        <w:r w:rsidR="002A32F1">
          <w:t>-</w:t>
        </w:r>
      </w:ins>
      <w:ins w:id="1138" w:author="Brian Bohman" w:date="2022-11-09T19:37:00Z">
        <w:r w:rsidR="00820D0C">
          <w:t xml:space="preserve">level means (i.e., an effect of </w:t>
        </w:r>
        <w:r w:rsidR="00820D0C" w:rsidRPr="00820D0C">
          <w:rPr>
            <w:i/>
            <w:iCs/>
            <w:rPrChange w:id="1139" w:author="Brian Bohman" w:date="2022-11-09T19:37:00Z">
              <w:rPr/>
            </w:rPrChange>
          </w:rPr>
          <w:t>replicate</w:t>
        </w:r>
        <w:r w:rsidR="00820D0C">
          <w:t xml:space="preserve"> was not included in the model)</w:t>
        </w:r>
      </w:ins>
      <w:ins w:id="1140" w:author="Brian Bohman" w:date="2022-11-10T21:07:00Z">
        <w:r w:rsidR="005D640C">
          <w:t>.</w:t>
        </w:r>
      </w:ins>
    </w:p>
    <w:p w14:paraId="46A9D85C" w14:textId="7F90DC7F" w:rsidR="009F018B" w:rsidDel="009110E9" w:rsidRDefault="009F018B" w:rsidP="00C6721E">
      <w:pPr>
        <w:pStyle w:val="Body"/>
        <w:rPr>
          <w:del w:id="1141" w:author="Brian Bohman" w:date="2022-11-09T10:11:00Z"/>
        </w:rPr>
      </w:pPr>
      <w:r>
        <w:t xml:space="preserve">The </w:t>
      </w:r>
      <w:r>
        <w:rPr>
          <w:i/>
          <w:iCs/>
        </w:rPr>
        <w:t>brms</w:t>
      </w:r>
      <w:r>
        <w:t xml:space="preserve"> model was fitted using 4 chains and 10000 iterations with 3000 warmups per chain</w:t>
      </w:r>
      <w:ins w:id="1142" w:author="Brian Bohman" w:date="2022-11-10T18:56:00Z">
        <w:r w:rsidR="00A65238">
          <w:t>.</w:t>
        </w:r>
      </w:ins>
      <w:ins w:id="1143" w:author="Brian Bohman" w:date="2022-11-10T17:29:00Z">
        <w:r w:rsidR="008865E7">
          <w:t xml:space="preserve"> </w:t>
        </w:r>
      </w:ins>
      <w:ins w:id="1144" w:author="Brian Bohman" w:date="2022-11-10T18:57:00Z">
        <w:r w:rsidR="00A65238">
          <w:t xml:space="preserve">Model convergence was verified by </w:t>
        </w:r>
      </w:ins>
      <w:ins w:id="1145" w:author="Brian Bohman" w:date="2022-11-10T18:58:00Z">
        <w:r w:rsidR="00A65238">
          <w:t>determining</w:t>
        </w:r>
      </w:ins>
      <w:ins w:id="1146" w:author="Brian Bohman" w:date="2022-11-10T18:57:00Z">
        <w:r w:rsidR="00A65238">
          <w:t xml:space="preserve"> that all parameters had</w:t>
        </w:r>
      </w:ins>
      <w:ins w:id="1147" w:author="Brian Bohman" w:date="2022-11-10T18:59:00Z">
        <w:r w:rsidR="00A65238">
          <w:t xml:space="preserve"> satisfactory</w:t>
        </w:r>
      </w:ins>
      <w:ins w:id="1148" w:author="Brian Bohman" w:date="2022-11-10T18:57:00Z">
        <w:r w:rsidR="00A65238">
          <w:t xml:space="preserve"> R</w:t>
        </w:r>
      </w:ins>
      <w:ins w:id="1149" w:author="Brian Bohman" w:date="2022-11-10T19:02:00Z">
        <w:r w:rsidR="00A65238">
          <w:t>-</w:t>
        </w:r>
      </w:ins>
      <w:ins w:id="1150" w:author="Brian Bohman" w:date="2022-11-10T18:57:00Z">
        <w:r w:rsidR="00A65238">
          <w:t>hat</w:t>
        </w:r>
      </w:ins>
      <w:ins w:id="1151" w:author="Brian Bohman" w:date="2022-11-10T18:58:00Z">
        <w:r w:rsidR="00A65238">
          <w:t xml:space="preserve"> value</w:t>
        </w:r>
      </w:ins>
      <w:ins w:id="1152" w:author="Brian Bohman" w:date="2022-11-10T18:59:00Z">
        <w:r w:rsidR="00A65238">
          <w:t>s</w:t>
        </w:r>
      </w:ins>
      <w:ins w:id="1153" w:author="Brian Bohman" w:date="2022-11-10T18:58:00Z">
        <w:r w:rsidR="00A65238">
          <w:t xml:space="preserve"> </w:t>
        </w:r>
      </w:ins>
      <w:ins w:id="1154" w:author="Brian Bohman" w:date="2022-11-10T19:00:00Z">
        <w:r w:rsidR="00A65238">
          <w:t xml:space="preserve">of </w:t>
        </w:r>
      </w:ins>
      <w:ins w:id="1155" w:author="Brian Bohman" w:date="2022-11-10T18:58:00Z">
        <w:r w:rsidR="00A65238">
          <w:t>less than 1.</w:t>
        </w:r>
      </w:ins>
      <w:ins w:id="1156" w:author="Brian Bohman" w:date="2022-11-10T19:02:00Z">
        <w:r w:rsidR="00A65238">
          <w:t>0</w:t>
        </w:r>
      </w:ins>
      <w:ins w:id="1157" w:author="Brian Bohman" w:date="2022-11-10T19:13:00Z">
        <w:r w:rsidR="002966A1">
          <w:t>1</w:t>
        </w:r>
      </w:ins>
      <w:ins w:id="1158" w:author="Brian Bohman" w:date="2022-11-10T19:00:00Z">
        <w:r w:rsidR="00A65238">
          <w:t xml:space="preserve"> </w:t>
        </w:r>
      </w:ins>
      <w:ins w:id="1159" w:author="Brian Bohman" w:date="2022-11-10T19:01:00Z">
        <w:r w:rsidR="00A65238">
          <w:t xml:space="preserve">with </w:t>
        </w:r>
      </w:ins>
      <w:ins w:id="1160" w:author="Brian Bohman" w:date="2022-11-10T19:02:00Z">
        <w:r w:rsidR="00A65238" w:rsidRPr="00A65238">
          <w:t>bulk-ESS and tail-ESS</w:t>
        </w:r>
      </w:ins>
      <w:ins w:id="1161" w:author="Brian Bohman" w:date="2022-11-10T19:19:00Z">
        <w:r w:rsidR="00D6124D">
          <w:t xml:space="preserve"> </w:t>
        </w:r>
      </w:ins>
      <w:ins w:id="1162" w:author="Brian Bohman" w:date="2022-11-10T19:20:00Z">
        <w:r w:rsidR="00D6124D">
          <w:t>values</w:t>
        </w:r>
      </w:ins>
      <w:ins w:id="1163" w:author="Brian Bohman" w:date="2022-11-10T19:02:00Z">
        <w:r w:rsidR="00A65238" w:rsidRPr="00A65238">
          <w:t xml:space="preserve"> </w:t>
        </w:r>
        <w:r w:rsidR="00A65238">
          <w:t>of</w:t>
        </w:r>
        <w:r w:rsidR="00A65238" w:rsidRPr="00A65238">
          <w:t xml:space="preserve"> at least 100 </w:t>
        </w:r>
      </w:ins>
      <w:ins w:id="1164" w:author="Brian Bohman" w:date="2022-11-10T19:20:00Z">
        <w:r w:rsidR="00D6124D">
          <w:t xml:space="preserve">samples </w:t>
        </w:r>
      </w:ins>
      <w:ins w:id="1165" w:author="Brian Bohman" w:date="2022-11-10T19:02:00Z">
        <w:r w:rsidR="00A65238">
          <w:t xml:space="preserve">per chain </w:t>
        </w:r>
      </w:ins>
      <w:ins w:id="1166" w:author="Brian Bohman" w:date="2022-11-10T19:01:00Z">
        <w:r w:rsidR="00A65238">
          <w:t>(</w:t>
        </w:r>
      </w:ins>
      <w:ins w:id="1167" w:author="Brian Bohman" w:date="2022-11-10T19:03:00Z">
        <w:r w:rsidR="00A65238">
          <w:t>Vehtari et al.</w:t>
        </w:r>
      </w:ins>
      <w:ins w:id="1168" w:author="Brian Bohman" w:date="2022-11-10T19:01:00Z">
        <w:r w:rsidR="00A65238">
          <w:t>, 20</w:t>
        </w:r>
      </w:ins>
      <w:ins w:id="1169" w:author="Brian Bohman" w:date="2022-11-10T19:12:00Z">
        <w:r w:rsidR="002966A1">
          <w:t>21</w:t>
        </w:r>
      </w:ins>
      <w:ins w:id="1170" w:author="Brian Bohman" w:date="2022-11-10T19:01:00Z">
        <w:r w:rsidR="00A65238">
          <w:t>)</w:t>
        </w:r>
      </w:ins>
      <w:r>
        <w:t>. The priors for this model were chosen based on expert knowledge (i.e., previously reported values), empirical observations (i.e., summary values from the data set)</w:t>
      </w:r>
      <w:ins w:id="1171" w:author="Brian Bohman" w:date="2022-11-10T18:38:00Z">
        <w:r w:rsidR="00B42A13">
          <w:t>, and inspe</w:t>
        </w:r>
      </w:ins>
      <w:ins w:id="1172" w:author="Brian Bohman" w:date="2022-11-10T18:39:00Z">
        <w:r w:rsidR="00B42A13">
          <w:t xml:space="preserve">ction of </w:t>
        </w:r>
      </w:ins>
      <w:del w:id="1173" w:author="Brian Bohman" w:date="2022-11-10T17:38:00Z">
        <w:r w:rsidDel="009753E1">
          <w:delText>, and</w:delText>
        </w:r>
      </w:del>
      <w:del w:id="1174" w:author="Brian Bohman" w:date="2022-11-10T18:39:00Z">
        <w:r w:rsidDel="00B42A13">
          <w:delText xml:space="preserve"> </w:delText>
        </w:r>
      </w:del>
      <w:r>
        <w:t>the joint prior predictive distribution</w:t>
      </w:r>
      <w:ins w:id="1175" w:author="Brian Bohman" w:date="2022-11-10T18:41:00Z">
        <w:r w:rsidR="00B42A13">
          <w:t>. Evaluating the joint prior predictive distribution</w:t>
        </w:r>
      </w:ins>
      <w:ins w:id="1176" w:author="Brian Bohman" w:date="2022-11-10T18:40:00Z">
        <w:r w:rsidR="00B42A13">
          <w:t xml:space="preserve"> is particularly important for hyperparameters dealing with the standard deviation between groups in a hierarchical model due to the propagation of </w:t>
        </w:r>
      </w:ins>
      <w:ins w:id="1177" w:author="Brian Bohman" w:date="2022-11-10T18:41:00Z">
        <w:r w:rsidR="00B42A13">
          <w:t>variance</w:t>
        </w:r>
      </w:ins>
      <w:ins w:id="1178" w:author="Brian Bohman" w:date="2022-11-10T18:40:00Z">
        <w:r w:rsidR="00B42A13">
          <w:t xml:space="preserve"> throughout model levels.</w:t>
        </w:r>
      </w:ins>
      <w:ins w:id="1179" w:author="Brian Bohman" w:date="2022-11-10T18:41:00Z">
        <w:r w:rsidR="00B42A13">
          <w:t xml:space="preserve"> </w:t>
        </w:r>
      </w:ins>
      <w:del w:id="1180" w:author="Brian Bohman" w:date="2022-11-10T17:53:00Z">
        <w:r w:rsidDel="00940DC4">
          <w:delText xml:space="preserve"> </w:delText>
        </w:r>
      </w:del>
      <w:del w:id="1181" w:author="Brian Bohman" w:date="2022-11-10T17:39:00Z">
        <w:r w:rsidDel="009753E1">
          <w:delText xml:space="preserve">(i.e., </w:delText>
        </w:r>
      </w:del>
      <w:ins w:id="1182" w:author="Brian Bohman" w:date="2022-11-10T18:11:00Z">
        <w:r w:rsidR="009643F5">
          <w:t>I</w:t>
        </w:r>
      </w:ins>
      <w:del w:id="1183" w:author="Brian Bohman" w:date="2022-11-10T18:11:00Z">
        <w:r w:rsidDel="009643F5">
          <w:delText>i</w:delText>
        </w:r>
      </w:del>
      <w:r>
        <w:t>f a set of relatively uninformative priors led to biologically or physically impossible predictions</w:t>
      </w:r>
      <w:ins w:id="1184" w:author="Brian Bohman" w:date="2022-11-10T18:44:00Z">
        <w:r w:rsidR="00852CBB">
          <w:t xml:space="preserve"> which prevented model convergence</w:t>
        </w:r>
      </w:ins>
      <w:r>
        <w:t>,</w:t>
      </w:r>
      <w:ins w:id="1185" w:author="Brian Bohman" w:date="2022-11-10T17:39:00Z">
        <w:r w:rsidR="009753E1">
          <w:t xml:space="preserve"> </w:t>
        </w:r>
      </w:ins>
      <w:del w:id="1186" w:author="Brian Bohman" w:date="2022-11-10T18:07:00Z">
        <w:r w:rsidDel="009643F5">
          <w:delText xml:space="preserve"> </w:delText>
        </w:r>
      </w:del>
      <w:r>
        <w:t>the prior ranges were narrowed</w:t>
      </w:r>
      <w:del w:id="1187" w:author="Brian Bohman" w:date="2022-11-10T17:39:00Z">
        <w:r w:rsidDel="009753E1">
          <w:delText>)</w:delText>
        </w:r>
      </w:del>
      <w:r>
        <w:t xml:space="preserve"> </w:t>
      </w:r>
      <w:r>
        <w:rPr>
          <w:noProof/>
        </w:rPr>
        <w:t>(Schad et al., 2021)</w:t>
      </w:r>
      <w:r>
        <w:t>.</w:t>
      </w:r>
      <w:del w:id="1188" w:author="Brian Bohman" w:date="2022-11-10T17:42:00Z">
        <w:r w:rsidDel="00125B23">
          <w:delText xml:space="preserve"> </w:delText>
        </w:r>
      </w:del>
      <w:ins w:id="1189" w:author="Brian Bohman" w:date="2022-11-10T17:36:00Z">
        <w:r w:rsidR="009753E1">
          <w:t xml:space="preserve"> </w:t>
        </w:r>
      </w:ins>
      <w:ins w:id="1190" w:author="Brian Bohman" w:date="2022-11-10T18:11:00Z">
        <w:r w:rsidR="009643F5">
          <w:t xml:space="preserve">In particular, </w:t>
        </w:r>
      </w:ins>
      <w:ins w:id="1191" w:author="Brian Bohman" w:date="2022-11-10T18:16:00Z">
        <w:r w:rsidR="008B41A6">
          <w:t xml:space="preserve">a </w:t>
        </w:r>
      </w:ins>
      <w:ins w:id="1192" w:author="Brian Bohman" w:date="2022-11-10T18:12:00Z">
        <w:r w:rsidR="009643F5">
          <w:t xml:space="preserve">positive </w:t>
        </w:r>
      </w:ins>
      <w:ins w:id="1193" w:author="Brian Bohman" w:date="2022-11-10T18:15:00Z">
        <w:r w:rsidR="008B41A6">
          <w:t xml:space="preserve">value for </w:t>
        </w:r>
      </w:ins>
      <w:ins w:id="1194" w:author="Brian Bohman" w:date="2022-11-10T18:11:00Z">
        <w:r w:rsidR="009643F5">
          <w:rPr>
            <w:i/>
            <w:iCs/>
          </w:rPr>
          <w:t>S</w:t>
        </w:r>
        <w:r w:rsidR="009643F5" w:rsidRPr="007A7DE7">
          <w:t xml:space="preserve"> </w:t>
        </w:r>
      </w:ins>
      <w:ins w:id="1195" w:author="Brian Bohman" w:date="2022-11-10T18:18:00Z">
        <w:r w:rsidR="008B41A6">
          <w:t>is</w:t>
        </w:r>
      </w:ins>
      <w:ins w:id="1196" w:author="Brian Bohman" w:date="2022-11-10T18:14:00Z">
        <w:r w:rsidR="008B41A6">
          <w:t xml:space="preserve"> required to</w:t>
        </w:r>
      </w:ins>
      <w:ins w:id="1197" w:author="Brian Bohman" w:date="2022-11-10T18:13:00Z">
        <w:r w:rsidR="008B41A6">
          <w:t xml:space="preserve"> </w:t>
        </w:r>
      </w:ins>
      <w:ins w:id="1198" w:author="Brian Bohman" w:date="2022-11-10T18:15:00Z">
        <w:r w:rsidR="008B41A6">
          <w:t xml:space="preserve">represent </w:t>
        </w:r>
      </w:ins>
      <w:ins w:id="1199" w:author="Brian Bohman" w:date="2022-11-10T18:17:00Z">
        <w:r w:rsidR="008B41A6">
          <w:t xml:space="preserve">the </w:t>
        </w:r>
      </w:ins>
      <w:ins w:id="1200" w:author="Brian Bohman" w:date="2022-11-10T18:20:00Z">
        <w:r w:rsidR="00753F2F">
          <w:t xml:space="preserve">positive </w:t>
        </w:r>
      </w:ins>
      <w:ins w:id="1201" w:author="Brian Bohman" w:date="2022-11-10T18:21:00Z">
        <w:r w:rsidR="00753F2F">
          <w:t xml:space="preserve">physiological </w:t>
        </w:r>
      </w:ins>
      <w:ins w:id="1202" w:author="Brian Bohman" w:date="2022-11-10T18:20:00Z">
        <w:r w:rsidR="00753F2F">
          <w:t>relationship between W and %N</w:t>
        </w:r>
      </w:ins>
      <w:ins w:id="1203" w:author="Brian Bohman" w:date="2022-11-10T18:35:00Z">
        <w:r w:rsidR="00B42A13">
          <w:rPr>
            <w:vertAlign w:val="subscript"/>
          </w:rPr>
          <w:t>Plant</w:t>
        </w:r>
      </w:ins>
      <w:ins w:id="1204" w:author="Brian Bohman" w:date="2022-11-10T18:15:00Z">
        <w:r w:rsidR="008B41A6">
          <w:t xml:space="preserve"> </w:t>
        </w:r>
      </w:ins>
      <w:ins w:id="1205" w:author="Brian Bohman" w:date="2022-11-10T18:11:00Z">
        <w:r w:rsidR="009643F5">
          <w:t xml:space="preserve">(i.e., </w:t>
        </w:r>
      </w:ins>
      <w:ins w:id="1206" w:author="Brian Bohman" w:date="2022-11-10T18:14:00Z">
        <w:r w:rsidR="008B41A6">
          <w:t xml:space="preserve">linear-plateau curve where </w:t>
        </w:r>
      </w:ins>
      <w:ins w:id="1207" w:author="Brian Bohman" w:date="2022-11-10T18:11:00Z">
        <w:r w:rsidR="009643F5">
          <w:t>W increases as %N</w:t>
        </w:r>
      </w:ins>
      <w:ins w:id="1208" w:author="Brian Bohman" w:date="2022-11-10T18:35:00Z">
        <w:r w:rsidR="00B42A13">
          <w:rPr>
            <w:vertAlign w:val="subscript"/>
          </w:rPr>
          <w:t>Plant</w:t>
        </w:r>
      </w:ins>
      <w:ins w:id="1209" w:author="Brian Bohman" w:date="2022-11-10T18:34:00Z">
        <w:r w:rsidR="00400A19">
          <w:t xml:space="preserve"> up to </w:t>
        </w:r>
        <w:r w:rsidR="00B42A13">
          <w:t>W</w:t>
        </w:r>
        <w:r w:rsidR="00B42A13">
          <w:rPr>
            <w:vertAlign w:val="subscript"/>
          </w:rPr>
          <w:t>max</w:t>
        </w:r>
        <w:r w:rsidR="00B42A13">
          <w:t xml:space="preserve"> at %N</w:t>
        </w:r>
      </w:ins>
      <w:ins w:id="1210" w:author="Brian Bohman" w:date="2022-11-10T18:35:00Z">
        <w:r w:rsidR="00B42A13">
          <w:rPr>
            <w:vertAlign w:val="subscript"/>
          </w:rPr>
          <w:t>c</w:t>
        </w:r>
      </w:ins>
      <w:ins w:id="1211" w:author="Brian Bohman" w:date="2022-11-10T18:11:00Z">
        <w:r w:rsidR="009643F5">
          <w:t xml:space="preserve">). Similarly, having non-positive value for </w:t>
        </w:r>
        <w:r w:rsidR="009643F5">
          <w:rPr>
            <w:i/>
            <w:iCs/>
          </w:rPr>
          <w:t>W</w:t>
        </w:r>
        <w:r w:rsidR="009643F5">
          <w:rPr>
            <w:i/>
            <w:iCs/>
            <w:vertAlign w:val="subscript"/>
          </w:rPr>
          <w:t>max</w:t>
        </w:r>
        <w:r w:rsidR="009643F5">
          <w:t xml:space="preserve"> is physically impossible.</w:t>
        </w:r>
      </w:ins>
      <w:ins w:id="1212" w:author="Brian Bohman" w:date="2022-11-10T18:19:00Z">
        <w:r w:rsidR="00F52C09">
          <w:t xml:space="preserve"> </w:t>
        </w:r>
      </w:ins>
      <w:del w:id="1213" w:author="Brian Bohman" w:date="2022-11-10T18:40:00Z">
        <w:r w:rsidDel="00B42A13">
          <w:delText xml:space="preserve">This is particularly important for hyperparameters dealing with the standard deviation between groups in a hierarchical model. </w:delText>
        </w:r>
      </w:del>
      <w:r>
        <w:t xml:space="preserve">A summary of the prior values used in this model is given </w:t>
      </w:r>
      <w:r w:rsidRPr="00DA5F05">
        <w:t>below (</w:t>
      </w:r>
      <w:r w:rsidR="00E62DC7">
        <w:t xml:space="preserve">Table </w:t>
      </w:r>
      <w:ins w:id="1214" w:author="Brian Bohman" w:date="2022-11-10T07:01:00Z">
        <w:r w:rsidR="003E7BA7">
          <w:t>4</w:t>
        </w:r>
      </w:ins>
      <w:del w:id="1215" w:author="Brian Bohman" w:date="2022-11-10T07:01:00Z">
        <w:r w:rsidR="00E62DC7" w:rsidDel="003E7BA7">
          <w:delText>6</w:delText>
        </w:r>
      </w:del>
      <w:r w:rsidRPr="00DA5F05">
        <w:t>).</w:t>
      </w:r>
    </w:p>
    <w:p w14:paraId="489BD505" w14:textId="77777777" w:rsidR="00224233" w:rsidRDefault="00224233">
      <w:pPr>
        <w:pStyle w:val="Body"/>
        <w:pPrChange w:id="1216" w:author="Brian Bohman" w:date="2022-11-09T10:11:00Z">
          <w:pPr/>
        </w:pPrChange>
      </w:pPr>
    </w:p>
    <w:tbl>
      <w:tblPr>
        <w:tblW w:w="792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160"/>
        <w:gridCol w:w="3456"/>
        <w:gridCol w:w="1152"/>
        <w:gridCol w:w="1152"/>
      </w:tblGrid>
      <w:tr w:rsidR="00224233" w:rsidRPr="00272CE4" w14:paraId="61BB90FB" w14:textId="77777777" w:rsidTr="00C6721E">
        <w:trPr>
          <w:trHeight w:val="288"/>
        </w:trPr>
        <w:tc>
          <w:tcPr>
            <w:tcW w:w="7920" w:type="dxa"/>
            <w:gridSpan w:val="4"/>
            <w:tcBorders>
              <w:top w:val="nil"/>
              <w:left w:val="nil"/>
              <w:bottom w:val="single" w:sz="4" w:space="0" w:color="auto"/>
              <w:right w:val="nil"/>
            </w:tcBorders>
            <w:vAlign w:val="center"/>
          </w:tcPr>
          <w:p w14:paraId="26E2B161" w14:textId="527BF406" w:rsidR="00224233" w:rsidRPr="005C175D" w:rsidRDefault="00224233" w:rsidP="00C6721E">
            <w:pPr>
              <w:pStyle w:val="TableCaption"/>
              <w:rPr>
                <w:bCs/>
              </w:rPr>
            </w:pPr>
            <w:bookmarkStart w:id="1217" w:name="_Ref78280131"/>
            <w:bookmarkStart w:id="1218" w:name="_Toc78909890"/>
            <w:bookmarkStart w:id="1219" w:name="_Toc80706206"/>
            <w:r w:rsidRPr="00CA2246">
              <w:rPr>
                <w:bCs/>
              </w:rPr>
              <w:t xml:space="preserve">Table </w:t>
            </w:r>
            <w:del w:id="1220" w:author="Brian Bohman" w:date="2022-11-10T07:01:00Z">
              <w:r w:rsidRPr="00CA2246" w:rsidDel="003E7BA7">
                <w:rPr>
                  <w:bCs/>
                </w:rPr>
                <w:fldChar w:fldCharType="begin"/>
              </w:r>
              <w:r w:rsidRPr="00CA2246" w:rsidDel="003E7BA7">
                <w:rPr>
                  <w:bCs/>
                </w:rPr>
                <w:delInstrText xml:space="preserve"> SEQ Table \* ARABIC </w:delInstrText>
              </w:r>
              <w:r w:rsidDel="003E7BA7">
                <w:rPr>
                  <w:bCs/>
                </w:rPr>
                <w:delInstrText xml:space="preserve">\s 1 </w:delInstrText>
              </w:r>
              <w:r w:rsidRPr="00CA2246" w:rsidDel="003E7BA7">
                <w:rPr>
                  <w:bCs/>
                </w:rPr>
                <w:fldChar w:fldCharType="separate"/>
              </w:r>
              <w:r w:rsidDel="003E7BA7">
                <w:rPr>
                  <w:bCs/>
                  <w:noProof/>
                </w:rPr>
                <w:delText>6</w:delText>
              </w:r>
              <w:r w:rsidRPr="00CA2246" w:rsidDel="003E7BA7">
                <w:rPr>
                  <w:bCs/>
                </w:rPr>
                <w:fldChar w:fldCharType="end"/>
              </w:r>
            </w:del>
            <w:bookmarkEnd w:id="1217"/>
            <w:ins w:id="1221" w:author="Brian Bohman" w:date="2022-11-10T07:01:00Z">
              <w:r w:rsidR="003E7BA7">
                <w:rPr>
                  <w:bCs/>
                </w:rPr>
                <w:t>4</w:t>
              </w:r>
            </w:ins>
            <w:r w:rsidRPr="00CA2246">
              <w:rPr>
                <w:bCs/>
              </w:rPr>
              <w:t>.</w:t>
            </w:r>
            <w:r w:rsidRPr="00800481">
              <w:rPr>
                <w:b w:val="0"/>
              </w:rPr>
              <w:t xml:space="preserve"> Priors used in fitting the hierarchical Bayesian model with </w:t>
            </w:r>
            <w:r w:rsidRPr="006B20A6">
              <w:rPr>
                <w:b w:val="0"/>
                <w:i/>
                <w:iCs/>
                <w:rPrChange w:id="1222" w:author="Brian Bohman" w:date="2022-11-10T18:47:00Z">
                  <w:rPr>
                    <w:b w:val="0"/>
                  </w:rPr>
                </w:rPrChange>
              </w:rPr>
              <w:t>brms</w:t>
            </w:r>
            <w:r w:rsidRPr="00800481">
              <w:rPr>
                <w:b w:val="0"/>
              </w:rPr>
              <w:t>.</w:t>
            </w:r>
            <w:bookmarkEnd w:id="1218"/>
            <w:bookmarkEnd w:id="1219"/>
          </w:p>
        </w:tc>
      </w:tr>
      <w:tr w:rsidR="00224233" w:rsidRPr="00272CE4" w14:paraId="1C2FB8A3" w14:textId="77777777" w:rsidTr="00C6721E">
        <w:tc>
          <w:tcPr>
            <w:tcW w:w="2160" w:type="dxa"/>
            <w:vMerge w:val="restart"/>
            <w:tcBorders>
              <w:top w:val="single" w:sz="4" w:space="0" w:color="auto"/>
              <w:left w:val="nil"/>
              <w:right w:val="nil"/>
            </w:tcBorders>
            <w:vAlign w:val="center"/>
          </w:tcPr>
          <w:p w14:paraId="73B5D69B" w14:textId="77777777" w:rsidR="00224233" w:rsidRPr="00935460" w:rsidRDefault="00224233" w:rsidP="00C6721E">
            <w:pPr>
              <w:pStyle w:val="TableBody"/>
              <w:rPr>
                <w:b/>
                <w:bCs/>
              </w:rPr>
            </w:pPr>
            <w:r w:rsidRPr="00935460">
              <w:rPr>
                <w:b/>
                <w:bCs/>
              </w:rPr>
              <w:t>Parameter</w:t>
            </w:r>
          </w:p>
        </w:tc>
        <w:tc>
          <w:tcPr>
            <w:tcW w:w="3456" w:type="dxa"/>
            <w:vMerge w:val="restart"/>
            <w:tcBorders>
              <w:top w:val="single" w:sz="4" w:space="0" w:color="auto"/>
              <w:left w:val="nil"/>
              <w:right w:val="nil"/>
            </w:tcBorders>
            <w:vAlign w:val="center"/>
          </w:tcPr>
          <w:p w14:paraId="21F6E7F4" w14:textId="77777777" w:rsidR="00224233" w:rsidRPr="00935460" w:rsidRDefault="00224233" w:rsidP="00C6721E">
            <w:pPr>
              <w:pStyle w:val="TableBody"/>
              <w:rPr>
                <w:b/>
                <w:bCs/>
              </w:rPr>
            </w:pPr>
            <w:r w:rsidRPr="00935460">
              <w:rPr>
                <w:b/>
                <w:bCs/>
              </w:rPr>
              <w:t>Distribution</w:t>
            </w:r>
          </w:p>
        </w:tc>
        <w:tc>
          <w:tcPr>
            <w:tcW w:w="2304" w:type="dxa"/>
            <w:gridSpan w:val="2"/>
            <w:tcBorders>
              <w:top w:val="single" w:sz="4" w:space="0" w:color="auto"/>
              <w:left w:val="nil"/>
              <w:bottom w:val="single" w:sz="4" w:space="0" w:color="auto"/>
              <w:right w:val="nil"/>
            </w:tcBorders>
            <w:vAlign w:val="center"/>
          </w:tcPr>
          <w:p w14:paraId="182D47FF" w14:textId="77777777" w:rsidR="00224233" w:rsidRPr="00935460" w:rsidRDefault="00224233" w:rsidP="00C6721E">
            <w:pPr>
              <w:pStyle w:val="TableBody"/>
              <w:jc w:val="center"/>
              <w:rPr>
                <w:b/>
                <w:bCs/>
              </w:rPr>
            </w:pPr>
            <w:r w:rsidRPr="00935460">
              <w:rPr>
                <w:b/>
                <w:bCs/>
              </w:rPr>
              <w:t>Bounds</w:t>
            </w:r>
          </w:p>
        </w:tc>
      </w:tr>
      <w:tr w:rsidR="00224233" w:rsidRPr="00272CE4" w14:paraId="40043575" w14:textId="77777777" w:rsidTr="00C6721E">
        <w:tc>
          <w:tcPr>
            <w:tcW w:w="2160" w:type="dxa"/>
            <w:vMerge/>
            <w:tcBorders>
              <w:left w:val="nil"/>
              <w:bottom w:val="single" w:sz="4" w:space="0" w:color="auto"/>
              <w:right w:val="nil"/>
            </w:tcBorders>
            <w:vAlign w:val="center"/>
            <w:hideMark/>
          </w:tcPr>
          <w:p w14:paraId="6DCB0520" w14:textId="77777777" w:rsidR="00224233" w:rsidRPr="00935460" w:rsidRDefault="00224233" w:rsidP="00C6721E">
            <w:pPr>
              <w:pStyle w:val="TableBody"/>
              <w:rPr>
                <w:b/>
                <w:bCs/>
              </w:rPr>
            </w:pPr>
          </w:p>
        </w:tc>
        <w:tc>
          <w:tcPr>
            <w:tcW w:w="3456" w:type="dxa"/>
            <w:vMerge/>
            <w:tcBorders>
              <w:left w:val="nil"/>
              <w:bottom w:val="single" w:sz="4" w:space="0" w:color="auto"/>
              <w:right w:val="nil"/>
            </w:tcBorders>
          </w:tcPr>
          <w:p w14:paraId="20909A82" w14:textId="77777777" w:rsidR="00224233" w:rsidRPr="00935460" w:rsidRDefault="00224233" w:rsidP="00C6721E">
            <w:pPr>
              <w:pStyle w:val="TableBody"/>
              <w:rPr>
                <w:b/>
                <w:bCs/>
              </w:rPr>
            </w:pPr>
          </w:p>
        </w:tc>
        <w:tc>
          <w:tcPr>
            <w:tcW w:w="1152" w:type="dxa"/>
            <w:tcBorders>
              <w:top w:val="single" w:sz="8" w:space="0" w:color="auto"/>
              <w:left w:val="nil"/>
              <w:bottom w:val="single" w:sz="4" w:space="0" w:color="auto"/>
              <w:right w:val="nil"/>
            </w:tcBorders>
            <w:vAlign w:val="center"/>
            <w:hideMark/>
          </w:tcPr>
          <w:p w14:paraId="668426B2" w14:textId="77777777" w:rsidR="00224233" w:rsidRPr="00935460" w:rsidRDefault="00224233" w:rsidP="00C6721E">
            <w:pPr>
              <w:pStyle w:val="TableBody"/>
              <w:jc w:val="center"/>
              <w:rPr>
                <w:b/>
                <w:bCs/>
              </w:rPr>
            </w:pPr>
            <w:r w:rsidRPr="00935460">
              <w:rPr>
                <w:b/>
                <w:bCs/>
              </w:rPr>
              <w:t>Lower</w:t>
            </w:r>
          </w:p>
        </w:tc>
        <w:tc>
          <w:tcPr>
            <w:tcW w:w="1152" w:type="dxa"/>
            <w:tcBorders>
              <w:top w:val="single" w:sz="8" w:space="0" w:color="auto"/>
              <w:left w:val="nil"/>
              <w:bottom w:val="single" w:sz="4" w:space="0" w:color="auto"/>
              <w:right w:val="nil"/>
            </w:tcBorders>
          </w:tcPr>
          <w:p w14:paraId="76CD60B7" w14:textId="77777777" w:rsidR="00224233" w:rsidRPr="00935460" w:rsidRDefault="00224233" w:rsidP="00C6721E">
            <w:pPr>
              <w:pStyle w:val="TableBody"/>
              <w:jc w:val="center"/>
              <w:rPr>
                <w:b/>
                <w:bCs/>
              </w:rPr>
            </w:pPr>
            <w:r w:rsidRPr="00935460">
              <w:rPr>
                <w:b/>
                <w:bCs/>
              </w:rPr>
              <w:t>Upper</w:t>
            </w:r>
          </w:p>
        </w:tc>
      </w:tr>
      <w:tr w:rsidR="00224233" w:rsidRPr="00272CE4" w14:paraId="32654964" w14:textId="77777777" w:rsidTr="00C6721E">
        <w:tc>
          <w:tcPr>
            <w:tcW w:w="2160" w:type="dxa"/>
            <w:tcBorders>
              <w:top w:val="nil"/>
              <w:left w:val="nil"/>
              <w:bottom w:val="nil"/>
              <w:right w:val="nil"/>
            </w:tcBorders>
            <w:vAlign w:val="center"/>
            <w:hideMark/>
          </w:tcPr>
          <w:p w14:paraId="7C838F69" w14:textId="77777777" w:rsidR="00224233" w:rsidRPr="00272CE4" w:rsidRDefault="00224233" w:rsidP="00C6721E">
            <w:pPr>
              <w:pStyle w:val="TableBody"/>
              <w:rPr>
                <w:i/>
                <w:iCs/>
              </w:rPr>
            </w:pPr>
            <w:r w:rsidRPr="00272CE4">
              <w:rPr>
                <w:i/>
                <w:iCs/>
              </w:rPr>
              <w:t>a</w:t>
            </w:r>
          </w:p>
        </w:tc>
        <w:tc>
          <w:tcPr>
            <w:tcW w:w="3456" w:type="dxa"/>
            <w:tcBorders>
              <w:top w:val="nil"/>
              <w:left w:val="nil"/>
              <w:bottom w:val="nil"/>
              <w:right w:val="nil"/>
            </w:tcBorders>
          </w:tcPr>
          <w:p w14:paraId="5E219B0A" w14:textId="77777777" w:rsidR="00224233" w:rsidRPr="00272CE4" w:rsidRDefault="00224233" w:rsidP="00C6721E">
            <w:pPr>
              <w:pStyle w:val="TableBody"/>
            </w:pPr>
            <w:r w:rsidRPr="00272CE4">
              <w:t>Normal (5.3, 0.1)</w:t>
            </w:r>
          </w:p>
        </w:tc>
        <w:tc>
          <w:tcPr>
            <w:tcW w:w="1152" w:type="dxa"/>
            <w:tcBorders>
              <w:top w:val="nil"/>
              <w:left w:val="nil"/>
              <w:bottom w:val="nil"/>
              <w:right w:val="nil"/>
            </w:tcBorders>
            <w:vAlign w:val="center"/>
            <w:hideMark/>
          </w:tcPr>
          <w:p w14:paraId="4A45BE0D" w14:textId="77777777" w:rsidR="00224233" w:rsidRPr="00272CE4" w:rsidRDefault="00224233" w:rsidP="00C6721E">
            <w:pPr>
              <w:pStyle w:val="TableBody"/>
              <w:jc w:val="center"/>
            </w:pPr>
            <w:r w:rsidRPr="00272CE4">
              <w:t>0</w:t>
            </w:r>
          </w:p>
        </w:tc>
        <w:tc>
          <w:tcPr>
            <w:tcW w:w="1152" w:type="dxa"/>
            <w:tcBorders>
              <w:top w:val="nil"/>
              <w:left w:val="nil"/>
              <w:bottom w:val="nil"/>
              <w:right w:val="nil"/>
            </w:tcBorders>
          </w:tcPr>
          <w:p w14:paraId="7098D661" w14:textId="77777777" w:rsidR="00224233" w:rsidRPr="00272CE4" w:rsidRDefault="00224233" w:rsidP="00C6721E">
            <w:pPr>
              <w:pStyle w:val="TableBody"/>
              <w:jc w:val="center"/>
            </w:pPr>
            <w:r w:rsidRPr="00272CE4">
              <w:t>∞</w:t>
            </w:r>
          </w:p>
        </w:tc>
      </w:tr>
      <w:tr w:rsidR="00224233" w:rsidRPr="00272CE4" w14:paraId="0667B78F" w14:textId="77777777" w:rsidTr="00C6721E">
        <w:tc>
          <w:tcPr>
            <w:tcW w:w="2160" w:type="dxa"/>
            <w:tcBorders>
              <w:top w:val="nil"/>
              <w:left w:val="nil"/>
              <w:bottom w:val="nil"/>
              <w:right w:val="nil"/>
            </w:tcBorders>
            <w:vAlign w:val="center"/>
          </w:tcPr>
          <w:p w14:paraId="72BD486F" w14:textId="77777777" w:rsidR="00224233" w:rsidRPr="00272CE4" w:rsidRDefault="00224233" w:rsidP="00C6721E">
            <w:pPr>
              <w:pStyle w:val="TableBody"/>
              <w:rPr>
                <w:i/>
                <w:iCs/>
              </w:rPr>
            </w:pPr>
            <w:r w:rsidRPr="00272CE4">
              <w:rPr>
                <w:i/>
                <w:iCs/>
              </w:rPr>
              <w:t>σ(a</w:t>
            </w:r>
            <w:r w:rsidRPr="00272CE4">
              <w:rPr>
                <w:i/>
                <w:iCs/>
                <w:vertAlign w:val="subscript"/>
              </w:rPr>
              <w:t>location</w:t>
            </w:r>
            <w:r w:rsidRPr="00272CE4">
              <w:rPr>
                <w:i/>
                <w:iCs/>
              </w:rPr>
              <w:t>)</w:t>
            </w:r>
          </w:p>
        </w:tc>
        <w:tc>
          <w:tcPr>
            <w:tcW w:w="3456" w:type="dxa"/>
            <w:tcBorders>
              <w:top w:val="nil"/>
              <w:left w:val="nil"/>
              <w:bottom w:val="nil"/>
              <w:right w:val="nil"/>
            </w:tcBorders>
          </w:tcPr>
          <w:p w14:paraId="6290B29F" w14:textId="77777777" w:rsidR="00224233" w:rsidRPr="00272CE4" w:rsidRDefault="00224233" w:rsidP="00C6721E">
            <w:pPr>
              <w:pStyle w:val="TableBody"/>
            </w:pPr>
            <w:r w:rsidRPr="00272CE4">
              <w:t>Normal (0.10, 0.02)</w:t>
            </w:r>
          </w:p>
        </w:tc>
        <w:tc>
          <w:tcPr>
            <w:tcW w:w="1152" w:type="dxa"/>
            <w:tcBorders>
              <w:top w:val="nil"/>
              <w:left w:val="nil"/>
              <w:bottom w:val="nil"/>
              <w:right w:val="nil"/>
            </w:tcBorders>
            <w:vAlign w:val="center"/>
          </w:tcPr>
          <w:p w14:paraId="642177F8" w14:textId="77777777" w:rsidR="00224233" w:rsidRPr="00272CE4" w:rsidRDefault="00224233" w:rsidP="00C6721E">
            <w:pPr>
              <w:pStyle w:val="TableBody"/>
              <w:jc w:val="center"/>
            </w:pPr>
            <w:r w:rsidRPr="00272CE4">
              <w:t>–∞</w:t>
            </w:r>
          </w:p>
        </w:tc>
        <w:tc>
          <w:tcPr>
            <w:tcW w:w="1152" w:type="dxa"/>
            <w:tcBorders>
              <w:top w:val="nil"/>
              <w:left w:val="nil"/>
              <w:bottom w:val="nil"/>
              <w:right w:val="nil"/>
            </w:tcBorders>
          </w:tcPr>
          <w:p w14:paraId="730448BF" w14:textId="77777777" w:rsidR="00224233" w:rsidRPr="00272CE4" w:rsidRDefault="00224233" w:rsidP="00C6721E">
            <w:pPr>
              <w:pStyle w:val="TableBody"/>
              <w:jc w:val="center"/>
            </w:pPr>
            <w:r w:rsidRPr="00272CE4">
              <w:t>∞</w:t>
            </w:r>
          </w:p>
        </w:tc>
      </w:tr>
      <w:tr w:rsidR="00224233" w:rsidRPr="00272CE4" w14:paraId="02C98931" w14:textId="77777777" w:rsidTr="00C6721E">
        <w:tc>
          <w:tcPr>
            <w:tcW w:w="2160" w:type="dxa"/>
            <w:tcBorders>
              <w:top w:val="nil"/>
              <w:left w:val="nil"/>
              <w:bottom w:val="dotted" w:sz="4" w:space="0" w:color="auto"/>
              <w:right w:val="nil"/>
            </w:tcBorders>
            <w:vAlign w:val="center"/>
          </w:tcPr>
          <w:p w14:paraId="53F99947" w14:textId="77777777" w:rsidR="00224233" w:rsidRPr="00272CE4" w:rsidRDefault="00224233" w:rsidP="00C6721E">
            <w:pPr>
              <w:pStyle w:val="TableBody"/>
              <w:rPr>
                <w:i/>
                <w:iCs/>
              </w:rPr>
            </w:pPr>
            <w:r w:rsidRPr="00272CE4">
              <w:rPr>
                <w:i/>
                <w:iCs/>
              </w:rPr>
              <w:t>σ(a</w:t>
            </w:r>
            <w:r w:rsidRPr="00272CE4">
              <w:rPr>
                <w:i/>
                <w:iCs/>
                <w:vertAlign w:val="subscript"/>
              </w:rPr>
              <w:t>location:variety</w:t>
            </w:r>
            <w:r w:rsidRPr="00272CE4">
              <w:rPr>
                <w:i/>
                <w:iCs/>
              </w:rPr>
              <w:t>)</w:t>
            </w:r>
          </w:p>
        </w:tc>
        <w:tc>
          <w:tcPr>
            <w:tcW w:w="3456" w:type="dxa"/>
            <w:tcBorders>
              <w:top w:val="nil"/>
              <w:left w:val="nil"/>
              <w:bottom w:val="dotted" w:sz="4" w:space="0" w:color="auto"/>
              <w:right w:val="nil"/>
            </w:tcBorders>
          </w:tcPr>
          <w:p w14:paraId="297A18B4" w14:textId="77777777" w:rsidR="00224233" w:rsidRPr="00272CE4" w:rsidRDefault="00224233" w:rsidP="00C6721E">
            <w:pPr>
              <w:pStyle w:val="TableBody"/>
            </w:pPr>
            <w:r w:rsidRPr="00272CE4">
              <w:t>Normal (0.05, 0.01)</w:t>
            </w:r>
          </w:p>
        </w:tc>
        <w:tc>
          <w:tcPr>
            <w:tcW w:w="1152" w:type="dxa"/>
            <w:tcBorders>
              <w:top w:val="nil"/>
              <w:left w:val="nil"/>
              <w:bottom w:val="dotted" w:sz="4" w:space="0" w:color="auto"/>
              <w:right w:val="nil"/>
            </w:tcBorders>
            <w:vAlign w:val="center"/>
          </w:tcPr>
          <w:p w14:paraId="4C12780C" w14:textId="77777777" w:rsidR="00224233" w:rsidRPr="00272CE4" w:rsidRDefault="00224233" w:rsidP="00C6721E">
            <w:pPr>
              <w:pStyle w:val="TableBody"/>
              <w:jc w:val="center"/>
            </w:pPr>
            <w:r w:rsidRPr="00272CE4">
              <w:t>–∞</w:t>
            </w:r>
          </w:p>
        </w:tc>
        <w:tc>
          <w:tcPr>
            <w:tcW w:w="1152" w:type="dxa"/>
            <w:tcBorders>
              <w:top w:val="nil"/>
              <w:left w:val="nil"/>
              <w:bottom w:val="dotted" w:sz="4" w:space="0" w:color="auto"/>
              <w:right w:val="nil"/>
            </w:tcBorders>
          </w:tcPr>
          <w:p w14:paraId="7B944936" w14:textId="77777777" w:rsidR="00224233" w:rsidRPr="00272CE4" w:rsidRDefault="00224233" w:rsidP="00C6721E">
            <w:pPr>
              <w:pStyle w:val="TableBody"/>
              <w:jc w:val="center"/>
            </w:pPr>
            <w:r w:rsidRPr="00272CE4">
              <w:t>∞</w:t>
            </w:r>
          </w:p>
        </w:tc>
      </w:tr>
      <w:tr w:rsidR="00224233" w:rsidRPr="00272CE4" w14:paraId="0889447C" w14:textId="77777777" w:rsidTr="00C6721E">
        <w:tc>
          <w:tcPr>
            <w:tcW w:w="2160" w:type="dxa"/>
            <w:tcBorders>
              <w:top w:val="dotted" w:sz="4" w:space="0" w:color="auto"/>
              <w:left w:val="nil"/>
              <w:bottom w:val="nil"/>
              <w:right w:val="nil"/>
            </w:tcBorders>
            <w:vAlign w:val="center"/>
          </w:tcPr>
          <w:p w14:paraId="08A0D7EC" w14:textId="77777777" w:rsidR="00224233" w:rsidRPr="00272CE4" w:rsidRDefault="00224233" w:rsidP="00C6721E">
            <w:pPr>
              <w:pStyle w:val="TableBody"/>
              <w:rPr>
                <w:i/>
                <w:iCs/>
              </w:rPr>
            </w:pPr>
            <w:r w:rsidRPr="00272CE4">
              <w:rPr>
                <w:i/>
                <w:iCs/>
              </w:rPr>
              <w:t>b</w:t>
            </w:r>
          </w:p>
        </w:tc>
        <w:tc>
          <w:tcPr>
            <w:tcW w:w="3456" w:type="dxa"/>
            <w:tcBorders>
              <w:top w:val="dotted" w:sz="4" w:space="0" w:color="auto"/>
              <w:left w:val="nil"/>
              <w:bottom w:val="nil"/>
              <w:right w:val="nil"/>
            </w:tcBorders>
          </w:tcPr>
          <w:p w14:paraId="1D883847" w14:textId="77777777" w:rsidR="00224233" w:rsidRPr="00272CE4" w:rsidRDefault="00224233" w:rsidP="00C6721E">
            <w:pPr>
              <w:pStyle w:val="TableBody"/>
            </w:pPr>
            <w:r w:rsidRPr="00272CE4">
              <w:t>Normal (0.40, 0.01)</w:t>
            </w:r>
          </w:p>
        </w:tc>
        <w:tc>
          <w:tcPr>
            <w:tcW w:w="1152" w:type="dxa"/>
            <w:tcBorders>
              <w:top w:val="dotted" w:sz="4" w:space="0" w:color="auto"/>
              <w:left w:val="nil"/>
              <w:bottom w:val="nil"/>
              <w:right w:val="nil"/>
            </w:tcBorders>
            <w:vAlign w:val="center"/>
          </w:tcPr>
          <w:p w14:paraId="0DE3C777" w14:textId="77777777" w:rsidR="00224233" w:rsidRPr="00272CE4" w:rsidRDefault="00224233" w:rsidP="00C6721E">
            <w:pPr>
              <w:pStyle w:val="TableBody"/>
              <w:jc w:val="center"/>
            </w:pPr>
            <w:r w:rsidRPr="00272CE4">
              <w:t>0</w:t>
            </w:r>
          </w:p>
        </w:tc>
        <w:tc>
          <w:tcPr>
            <w:tcW w:w="1152" w:type="dxa"/>
            <w:tcBorders>
              <w:top w:val="dotted" w:sz="4" w:space="0" w:color="auto"/>
              <w:left w:val="nil"/>
              <w:bottom w:val="nil"/>
              <w:right w:val="nil"/>
            </w:tcBorders>
          </w:tcPr>
          <w:p w14:paraId="7667D5FD" w14:textId="77777777" w:rsidR="00224233" w:rsidRPr="00272CE4" w:rsidRDefault="00224233" w:rsidP="00C6721E">
            <w:pPr>
              <w:pStyle w:val="TableBody"/>
              <w:jc w:val="center"/>
            </w:pPr>
            <w:r w:rsidRPr="00272CE4">
              <w:t>1</w:t>
            </w:r>
          </w:p>
        </w:tc>
      </w:tr>
      <w:tr w:rsidR="00224233" w:rsidRPr="00272CE4" w14:paraId="04ECECB1" w14:textId="77777777" w:rsidTr="00C6721E">
        <w:tc>
          <w:tcPr>
            <w:tcW w:w="2160" w:type="dxa"/>
            <w:tcBorders>
              <w:top w:val="nil"/>
              <w:left w:val="nil"/>
              <w:bottom w:val="nil"/>
              <w:right w:val="nil"/>
            </w:tcBorders>
            <w:vAlign w:val="center"/>
          </w:tcPr>
          <w:p w14:paraId="151504C5" w14:textId="77777777" w:rsidR="00224233" w:rsidRPr="00272CE4" w:rsidRDefault="00224233" w:rsidP="00C6721E">
            <w:pPr>
              <w:pStyle w:val="TableBody"/>
              <w:rPr>
                <w:i/>
                <w:iCs/>
              </w:rPr>
            </w:pPr>
            <w:r w:rsidRPr="00272CE4">
              <w:rPr>
                <w:i/>
                <w:iCs/>
              </w:rPr>
              <w:t>σ(b</w:t>
            </w:r>
            <w:r w:rsidRPr="00272CE4">
              <w:rPr>
                <w:i/>
                <w:iCs/>
                <w:vertAlign w:val="subscript"/>
              </w:rPr>
              <w:t>location</w:t>
            </w:r>
            <w:r w:rsidRPr="00272CE4">
              <w:rPr>
                <w:i/>
                <w:iCs/>
              </w:rPr>
              <w:t>)</w:t>
            </w:r>
          </w:p>
        </w:tc>
        <w:tc>
          <w:tcPr>
            <w:tcW w:w="3456" w:type="dxa"/>
            <w:tcBorders>
              <w:top w:val="nil"/>
              <w:left w:val="nil"/>
              <w:bottom w:val="nil"/>
              <w:right w:val="nil"/>
            </w:tcBorders>
          </w:tcPr>
          <w:p w14:paraId="6264A420" w14:textId="77777777" w:rsidR="00224233" w:rsidRPr="00272CE4" w:rsidRDefault="00224233" w:rsidP="00C6721E">
            <w:pPr>
              <w:pStyle w:val="TableBody"/>
            </w:pPr>
            <w:r w:rsidRPr="00272CE4">
              <w:t>Normal (0.05, 0.02)</w:t>
            </w:r>
          </w:p>
        </w:tc>
        <w:tc>
          <w:tcPr>
            <w:tcW w:w="1152" w:type="dxa"/>
            <w:tcBorders>
              <w:top w:val="nil"/>
              <w:left w:val="nil"/>
              <w:bottom w:val="nil"/>
              <w:right w:val="nil"/>
            </w:tcBorders>
            <w:vAlign w:val="center"/>
          </w:tcPr>
          <w:p w14:paraId="49F9400F" w14:textId="77777777" w:rsidR="00224233" w:rsidRPr="00272CE4" w:rsidRDefault="00224233" w:rsidP="00C6721E">
            <w:pPr>
              <w:pStyle w:val="TableBody"/>
              <w:jc w:val="center"/>
            </w:pPr>
            <w:r w:rsidRPr="00272CE4">
              <w:t>–∞</w:t>
            </w:r>
          </w:p>
        </w:tc>
        <w:tc>
          <w:tcPr>
            <w:tcW w:w="1152" w:type="dxa"/>
            <w:tcBorders>
              <w:top w:val="nil"/>
              <w:left w:val="nil"/>
              <w:bottom w:val="nil"/>
              <w:right w:val="nil"/>
            </w:tcBorders>
          </w:tcPr>
          <w:p w14:paraId="7A1B5085" w14:textId="77777777" w:rsidR="00224233" w:rsidRPr="00272CE4" w:rsidRDefault="00224233" w:rsidP="00C6721E">
            <w:pPr>
              <w:pStyle w:val="TableBody"/>
              <w:jc w:val="center"/>
            </w:pPr>
            <w:r w:rsidRPr="00272CE4">
              <w:t>∞</w:t>
            </w:r>
          </w:p>
        </w:tc>
      </w:tr>
      <w:tr w:rsidR="00224233" w:rsidRPr="00272CE4" w14:paraId="72A1E5EB" w14:textId="77777777" w:rsidTr="00C6721E">
        <w:tc>
          <w:tcPr>
            <w:tcW w:w="2160" w:type="dxa"/>
            <w:tcBorders>
              <w:top w:val="nil"/>
              <w:left w:val="nil"/>
              <w:bottom w:val="dotted" w:sz="4" w:space="0" w:color="auto"/>
              <w:right w:val="nil"/>
            </w:tcBorders>
            <w:vAlign w:val="center"/>
          </w:tcPr>
          <w:p w14:paraId="1040E4D9" w14:textId="77777777" w:rsidR="00224233" w:rsidRPr="00272CE4" w:rsidRDefault="00224233" w:rsidP="00C6721E">
            <w:pPr>
              <w:pStyle w:val="TableBody"/>
              <w:rPr>
                <w:i/>
                <w:iCs/>
              </w:rPr>
            </w:pPr>
            <w:r w:rsidRPr="00272CE4">
              <w:rPr>
                <w:i/>
                <w:iCs/>
              </w:rPr>
              <w:t>σ(b</w:t>
            </w:r>
            <w:r w:rsidRPr="00272CE4">
              <w:rPr>
                <w:i/>
                <w:iCs/>
                <w:vertAlign w:val="subscript"/>
              </w:rPr>
              <w:t>location:variety</w:t>
            </w:r>
            <w:r w:rsidRPr="00272CE4">
              <w:rPr>
                <w:i/>
                <w:iCs/>
              </w:rPr>
              <w:t>)</w:t>
            </w:r>
          </w:p>
        </w:tc>
        <w:tc>
          <w:tcPr>
            <w:tcW w:w="3456" w:type="dxa"/>
            <w:tcBorders>
              <w:top w:val="nil"/>
              <w:left w:val="nil"/>
              <w:bottom w:val="dotted" w:sz="4" w:space="0" w:color="auto"/>
              <w:right w:val="nil"/>
            </w:tcBorders>
          </w:tcPr>
          <w:p w14:paraId="24980232" w14:textId="77777777" w:rsidR="00224233" w:rsidRPr="00272CE4" w:rsidRDefault="00224233" w:rsidP="00C6721E">
            <w:pPr>
              <w:pStyle w:val="TableBody"/>
            </w:pPr>
            <w:r w:rsidRPr="00272CE4">
              <w:t>Normal (0.02, 0.01)</w:t>
            </w:r>
          </w:p>
        </w:tc>
        <w:tc>
          <w:tcPr>
            <w:tcW w:w="1152" w:type="dxa"/>
            <w:tcBorders>
              <w:top w:val="nil"/>
              <w:left w:val="nil"/>
              <w:bottom w:val="dotted" w:sz="4" w:space="0" w:color="auto"/>
              <w:right w:val="nil"/>
            </w:tcBorders>
            <w:vAlign w:val="center"/>
          </w:tcPr>
          <w:p w14:paraId="7698F5D4" w14:textId="77777777" w:rsidR="00224233" w:rsidRPr="00272CE4" w:rsidRDefault="00224233" w:rsidP="00C6721E">
            <w:pPr>
              <w:pStyle w:val="TableBody"/>
              <w:jc w:val="center"/>
            </w:pPr>
            <w:r w:rsidRPr="00272CE4">
              <w:t>–∞</w:t>
            </w:r>
          </w:p>
        </w:tc>
        <w:tc>
          <w:tcPr>
            <w:tcW w:w="1152" w:type="dxa"/>
            <w:tcBorders>
              <w:top w:val="nil"/>
              <w:left w:val="nil"/>
              <w:bottom w:val="dotted" w:sz="4" w:space="0" w:color="auto"/>
              <w:right w:val="nil"/>
            </w:tcBorders>
          </w:tcPr>
          <w:p w14:paraId="651BB2A9" w14:textId="77777777" w:rsidR="00224233" w:rsidRPr="00272CE4" w:rsidRDefault="00224233" w:rsidP="00C6721E">
            <w:pPr>
              <w:pStyle w:val="TableBody"/>
              <w:jc w:val="center"/>
            </w:pPr>
            <w:r w:rsidRPr="00272CE4">
              <w:t>∞</w:t>
            </w:r>
          </w:p>
        </w:tc>
      </w:tr>
      <w:tr w:rsidR="00224233" w:rsidRPr="00272CE4" w14:paraId="52EC389F" w14:textId="77777777" w:rsidTr="00C6721E">
        <w:tc>
          <w:tcPr>
            <w:tcW w:w="2160" w:type="dxa"/>
            <w:tcBorders>
              <w:top w:val="dotted" w:sz="4" w:space="0" w:color="auto"/>
              <w:left w:val="nil"/>
              <w:bottom w:val="nil"/>
              <w:right w:val="nil"/>
            </w:tcBorders>
            <w:vAlign w:val="center"/>
          </w:tcPr>
          <w:p w14:paraId="47FE511F" w14:textId="77777777" w:rsidR="00224233" w:rsidRPr="00272CE4" w:rsidRDefault="00224233" w:rsidP="00C6721E">
            <w:pPr>
              <w:pStyle w:val="TableBody"/>
              <w:rPr>
                <w:i/>
                <w:iCs/>
              </w:rPr>
            </w:pPr>
            <w:r w:rsidRPr="00272CE4">
              <w:rPr>
                <w:i/>
                <w:iCs/>
              </w:rPr>
              <w:t>W</w:t>
            </w:r>
            <w:r w:rsidRPr="009643F5">
              <w:rPr>
                <w:i/>
                <w:iCs/>
                <w:vertAlign w:val="subscript"/>
                <w:rPrChange w:id="1223" w:author="Brian Bohman" w:date="2022-11-10T18:05:00Z">
                  <w:rPr>
                    <w:i/>
                    <w:iCs/>
                  </w:rPr>
                </w:rPrChange>
              </w:rPr>
              <w:t>max</w:t>
            </w:r>
          </w:p>
        </w:tc>
        <w:tc>
          <w:tcPr>
            <w:tcW w:w="3456" w:type="dxa"/>
            <w:tcBorders>
              <w:top w:val="dotted" w:sz="4" w:space="0" w:color="auto"/>
              <w:left w:val="nil"/>
              <w:bottom w:val="nil"/>
              <w:right w:val="nil"/>
            </w:tcBorders>
          </w:tcPr>
          <w:p w14:paraId="027AE9B5" w14:textId="77777777" w:rsidR="00224233" w:rsidRPr="00272CE4" w:rsidRDefault="00224233" w:rsidP="00C6721E">
            <w:pPr>
              <w:pStyle w:val="TableBody"/>
            </w:pPr>
            <w:r w:rsidRPr="00272CE4">
              <w:t>Normal (8.0, 0.1)</w:t>
            </w:r>
          </w:p>
        </w:tc>
        <w:tc>
          <w:tcPr>
            <w:tcW w:w="1152" w:type="dxa"/>
            <w:tcBorders>
              <w:top w:val="dotted" w:sz="4" w:space="0" w:color="auto"/>
              <w:left w:val="nil"/>
              <w:bottom w:val="nil"/>
              <w:right w:val="nil"/>
            </w:tcBorders>
            <w:vAlign w:val="center"/>
          </w:tcPr>
          <w:p w14:paraId="40647742" w14:textId="77777777" w:rsidR="00224233" w:rsidRPr="00272CE4" w:rsidRDefault="00224233" w:rsidP="00C6721E">
            <w:pPr>
              <w:pStyle w:val="TableBody"/>
              <w:jc w:val="center"/>
            </w:pPr>
            <w:r w:rsidRPr="00272CE4">
              <w:t>1</w:t>
            </w:r>
          </w:p>
        </w:tc>
        <w:tc>
          <w:tcPr>
            <w:tcW w:w="1152" w:type="dxa"/>
            <w:tcBorders>
              <w:top w:val="dotted" w:sz="4" w:space="0" w:color="auto"/>
              <w:left w:val="nil"/>
              <w:bottom w:val="nil"/>
              <w:right w:val="nil"/>
            </w:tcBorders>
          </w:tcPr>
          <w:p w14:paraId="693FE2C9" w14:textId="77777777" w:rsidR="00224233" w:rsidRPr="00272CE4" w:rsidRDefault="00224233" w:rsidP="00C6721E">
            <w:pPr>
              <w:pStyle w:val="TableBody"/>
              <w:jc w:val="center"/>
            </w:pPr>
            <w:r w:rsidRPr="00272CE4">
              <w:t>∞</w:t>
            </w:r>
          </w:p>
        </w:tc>
      </w:tr>
      <w:tr w:rsidR="00224233" w:rsidRPr="00272CE4" w14:paraId="369EB386" w14:textId="77777777" w:rsidTr="00C6721E">
        <w:tc>
          <w:tcPr>
            <w:tcW w:w="2160" w:type="dxa"/>
            <w:tcBorders>
              <w:top w:val="nil"/>
              <w:left w:val="nil"/>
              <w:bottom w:val="dotted" w:sz="4" w:space="0" w:color="auto"/>
              <w:right w:val="nil"/>
            </w:tcBorders>
            <w:vAlign w:val="center"/>
          </w:tcPr>
          <w:p w14:paraId="4B45126A" w14:textId="3924779E" w:rsidR="00224233" w:rsidRPr="00272CE4" w:rsidRDefault="00224233" w:rsidP="00C6721E">
            <w:pPr>
              <w:pStyle w:val="TableBody"/>
              <w:rPr>
                <w:i/>
                <w:iCs/>
              </w:rPr>
            </w:pPr>
            <w:r w:rsidRPr="00272CE4">
              <w:rPr>
                <w:i/>
                <w:iCs/>
              </w:rPr>
              <w:t>σ(W</w:t>
            </w:r>
            <w:r w:rsidRPr="009643F5">
              <w:rPr>
                <w:i/>
                <w:iCs/>
                <w:vertAlign w:val="subscript"/>
                <w:rPrChange w:id="1224" w:author="Brian Bohman" w:date="2022-11-10T18:05:00Z">
                  <w:rPr>
                    <w:i/>
                    <w:iCs/>
                  </w:rPr>
                </w:rPrChange>
              </w:rPr>
              <w:t>max</w:t>
            </w:r>
            <w:ins w:id="1225" w:author="Brian Bohman" w:date="2022-11-10T18:05:00Z">
              <w:r w:rsidR="009643F5">
                <w:rPr>
                  <w:i/>
                  <w:iCs/>
                  <w:vertAlign w:val="subscript"/>
                </w:rPr>
                <w:t>,</w:t>
              </w:r>
            </w:ins>
            <w:r w:rsidRPr="00272CE4">
              <w:rPr>
                <w:i/>
                <w:iCs/>
                <w:vertAlign w:val="subscript"/>
              </w:rPr>
              <w:t>index</w:t>
            </w:r>
            <w:r w:rsidRPr="00272CE4">
              <w:rPr>
                <w:i/>
                <w:iCs/>
              </w:rPr>
              <w:t>)</w:t>
            </w:r>
          </w:p>
        </w:tc>
        <w:tc>
          <w:tcPr>
            <w:tcW w:w="3456" w:type="dxa"/>
            <w:tcBorders>
              <w:top w:val="nil"/>
              <w:left w:val="nil"/>
              <w:bottom w:val="dotted" w:sz="4" w:space="0" w:color="auto"/>
              <w:right w:val="nil"/>
            </w:tcBorders>
          </w:tcPr>
          <w:p w14:paraId="33E04081" w14:textId="77777777" w:rsidR="00224233" w:rsidRPr="00272CE4" w:rsidRDefault="00224233" w:rsidP="00C6721E">
            <w:pPr>
              <w:pStyle w:val="TableBody"/>
            </w:pPr>
            <w:r w:rsidRPr="00272CE4">
              <w:t>Normal (7.0, 1.0)</w:t>
            </w:r>
          </w:p>
        </w:tc>
        <w:tc>
          <w:tcPr>
            <w:tcW w:w="1152" w:type="dxa"/>
            <w:tcBorders>
              <w:top w:val="nil"/>
              <w:left w:val="nil"/>
              <w:bottom w:val="dotted" w:sz="4" w:space="0" w:color="auto"/>
              <w:right w:val="nil"/>
            </w:tcBorders>
            <w:vAlign w:val="center"/>
          </w:tcPr>
          <w:p w14:paraId="3D176017" w14:textId="77777777" w:rsidR="00224233" w:rsidRPr="00272CE4" w:rsidRDefault="00224233" w:rsidP="00C6721E">
            <w:pPr>
              <w:pStyle w:val="TableBody"/>
              <w:jc w:val="center"/>
            </w:pPr>
            <w:r w:rsidRPr="00272CE4">
              <w:t>–∞</w:t>
            </w:r>
          </w:p>
        </w:tc>
        <w:tc>
          <w:tcPr>
            <w:tcW w:w="1152" w:type="dxa"/>
            <w:tcBorders>
              <w:top w:val="nil"/>
              <w:left w:val="nil"/>
              <w:bottom w:val="dotted" w:sz="4" w:space="0" w:color="auto"/>
              <w:right w:val="nil"/>
            </w:tcBorders>
          </w:tcPr>
          <w:p w14:paraId="44CE3A48" w14:textId="77777777" w:rsidR="00224233" w:rsidRPr="00272CE4" w:rsidRDefault="00224233" w:rsidP="00C6721E">
            <w:pPr>
              <w:pStyle w:val="TableBody"/>
              <w:jc w:val="center"/>
            </w:pPr>
            <w:r w:rsidRPr="00272CE4">
              <w:t>∞</w:t>
            </w:r>
          </w:p>
        </w:tc>
      </w:tr>
      <w:tr w:rsidR="00224233" w:rsidRPr="00272CE4" w14:paraId="1AD2A233" w14:textId="77777777" w:rsidTr="00C6721E">
        <w:tc>
          <w:tcPr>
            <w:tcW w:w="2160" w:type="dxa"/>
            <w:tcBorders>
              <w:top w:val="dotted" w:sz="4" w:space="0" w:color="auto"/>
              <w:left w:val="nil"/>
              <w:bottom w:val="nil"/>
              <w:right w:val="nil"/>
            </w:tcBorders>
            <w:vAlign w:val="center"/>
          </w:tcPr>
          <w:p w14:paraId="0159ED95" w14:textId="77777777" w:rsidR="00224233" w:rsidRPr="00272CE4" w:rsidRDefault="00224233" w:rsidP="00C6721E">
            <w:pPr>
              <w:pStyle w:val="TableBody"/>
              <w:rPr>
                <w:i/>
                <w:iCs/>
              </w:rPr>
            </w:pPr>
            <w:r w:rsidRPr="00272CE4">
              <w:rPr>
                <w:i/>
                <w:iCs/>
              </w:rPr>
              <w:t>S</w:t>
            </w:r>
          </w:p>
        </w:tc>
        <w:tc>
          <w:tcPr>
            <w:tcW w:w="3456" w:type="dxa"/>
            <w:tcBorders>
              <w:top w:val="dotted" w:sz="4" w:space="0" w:color="auto"/>
              <w:left w:val="nil"/>
              <w:bottom w:val="nil"/>
              <w:right w:val="nil"/>
            </w:tcBorders>
          </w:tcPr>
          <w:p w14:paraId="71FC0EB2" w14:textId="77777777" w:rsidR="00224233" w:rsidRPr="00272CE4" w:rsidRDefault="00224233" w:rsidP="00C6721E">
            <w:pPr>
              <w:pStyle w:val="TableBody"/>
            </w:pPr>
            <w:r w:rsidRPr="00272CE4">
              <w:t>Normal (6.0, 0.1)</w:t>
            </w:r>
          </w:p>
        </w:tc>
        <w:tc>
          <w:tcPr>
            <w:tcW w:w="1152" w:type="dxa"/>
            <w:tcBorders>
              <w:top w:val="dotted" w:sz="4" w:space="0" w:color="auto"/>
              <w:left w:val="nil"/>
              <w:bottom w:val="nil"/>
              <w:right w:val="nil"/>
            </w:tcBorders>
            <w:vAlign w:val="center"/>
          </w:tcPr>
          <w:p w14:paraId="6DCCAAE3" w14:textId="77777777" w:rsidR="00224233" w:rsidRPr="00272CE4" w:rsidRDefault="00224233" w:rsidP="00C6721E">
            <w:pPr>
              <w:pStyle w:val="TableBody"/>
              <w:jc w:val="center"/>
            </w:pPr>
            <w:r w:rsidRPr="00272CE4">
              <w:t>0</w:t>
            </w:r>
          </w:p>
        </w:tc>
        <w:tc>
          <w:tcPr>
            <w:tcW w:w="1152" w:type="dxa"/>
            <w:tcBorders>
              <w:top w:val="dotted" w:sz="4" w:space="0" w:color="auto"/>
              <w:left w:val="nil"/>
              <w:bottom w:val="nil"/>
              <w:right w:val="nil"/>
            </w:tcBorders>
          </w:tcPr>
          <w:p w14:paraId="5FC4C551" w14:textId="77777777" w:rsidR="00224233" w:rsidRPr="00272CE4" w:rsidRDefault="00224233" w:rsidP="00C6721E">
            <w:pPr>
              <w:pStyle w:val="TableBody"/>
              <w:jc w:val="center"/>
            </w:pPr>
            <w:r w:rsidRPr="00272CE4">
              <w:t>∞</w:t>
            </w:r>
          </w:p>
        </w:tc>
      </w:tr>
      <w:tr w:rsidR="00224233" w:rsidRPr="00272CE4" w14:paraId="033D1F13" w14:textId="77777777" w:rsidTr="00C6721E">
        <w:tc>
          <w:tcPr>
            <w:tcW w:w="2160" w:type="dxa"/>
            <w:tcBorders>
              <w:top w:val="nil"/>
              <w:left w:val="nil"/>
              <w:bottom w:val="dotted" w:sz="4" w:space="0" w:color="auto"/>
              <w:right w:val="nil"/>
            </w:tcBorders>
            <w:vAlign w:val="center"/>
          </w:tcPr>
          <w:p w14:paraId="1DA535FA" w14:textId="77777777" w:rsidR="00224233" w:rsidRPr="00272CE4" w:rsidRDefault="00224233" w:rsidP="00C6721E">
            <w:pPr>
              <w:pStyle w:val="TableBody"/>
              <w:rPr>
                <w:i/>
                <w:iCs/>
              </w:rPr>
            </w:pPr>
            <w:r w:rsidRPr="00272CE4">
              <w:rPr>
                <w:i/>
                <w:iCs/>
              </w:rPr>
              <w:t>σ(S</w:t>
            </w:r>
            <w:r w:rsidRPr="00272CE4">
              <w:rPr>
                <w:i/>
                <w:iCs/>
                <w:vertAlign w:val="subscript"/>
              </w:rPr>
              <w:t>index</w:t>
            </w:r>
            <w:r w:rsidRPr="00272CE4">
              <w:rPr>
                <w:i/>
                <w:iCs/>
              </w:rPr>
              <w:t>)</w:t>
            </w:r>
          </w:p>
        </w:tc>
        <w:tc>
          <w:tcPr>
            <w:tcW w:w="3456" w:type="dxa"/>
            <w:tcBorders>
              <w:top w:val="nil"/>
              <w:left w:val="nil"/>
              <w:bottom w:val="dotted" w:sz="4" w:space="0" w:color="auto"/>
              <w:right w:val="nil"/>
            </w:tcBorders>
          </w:tcPr>
          <w:p w14:paraId="66147B2E" w14:textId="77777777" w:rsidR="00224233" w:rsidRPr="00272CE4" w:rsidRDefault="00224233" w:rsidP="00C6721E">
            <w:pPr>
              <w:pStyle w:val="TableBody"/>
            </w:pPr>
            <w:r w:rsidRPr="00272CE4">
              <w:t>Normal (1.0, 0.1)</w:t>
            </w:r>
          </w:p>
        </w:tc>
        <w:tc>
          <w:tcPr>
            <w:tcW w:w="1152" w:type="dxa"/>
            <w:tcBorders>
              <w:top w:val="nil"/>
              <w:left w:val="nil"/>
              <w:bottom w:val="dotted" w:sz="4" w:space="0" w:color="auto"/>
              <w:right w:val="nil"/>
            </w:tcBorders>
            <w:vAlign w:val="center"/>
          </w:tcPr>
          <w:p w14:paraId="3AC678DD" w14:textId="77777777" w:rsidR="00224233" w:rsidRPr="00272CE4" w:rsidRDefault="00224233" w:rsidP="00C6721E">
            <w:pPr>
              <w:pStyle w:val="TableBody"/>
              <w:jc w:val="center"/>
            </w:pPr>
            <w:r w:rsidRPr="00272CE4">
              <w:t>–∞</w:t>
            </w:r>
          </w:p>
        </w:tc>
        <w:tc>
          <w:tcPr>
            <w:tcW w:w="1152" w:type="dxa"/>
            <w:tcBorders>
              <w:top w:val="nil"/>
              <w:left w:val="nil"/>
              <w:bottom w:val="dotted" w:sz="4" w:space="0" w:color="auto"/>
              <w:right w:val="nil"/>
            </w:tcBorders>
          </w:tcPr>
          <w:p w14:paraId="6B17985D" w14:textId="77777777" w:rsidR="00224233" w:rsidRPr="00272CE4" w:rsidRDefault="00224233" w:rsidP="00C6721E">
            <w:pPr>
              <w:pStyle w:val="TableBody"/>
              <w:jc w:val="center"/>
            </w:pPr>
            <w:r w:rsidRPr="00272CE4">
              <w:t>∞</w:t>
            </w:r>
          </w:p>
        </w:tc>
      </w:tr>
      <w:tr w:rsidR="00224233" w:rsidRPr="00272CE4" w14:paraId="4835A8DF" w14:textId="77777777" w:rsidTr="00C6721E">
        <w:tc>
          <w:tcPr>
            <w:tcW w:w="2160" w:type="dxa"/>
            <w:tcBorders>
              <w:top w:val="dotted" w:sz="4" w:space="0" w:color="auto"/>
              <w:left w:val="nil"/>
              <w:bottom w:val="single" w:sz="8" w:space="0" w:color="auto"/>
              <w:right w:val="nil"/>
            </w:tcBorders>
            <w:vAlign w:val="center"/>
          </w:tcPr>
          <w:p w14:paraId="5ADDD5F8" w14:textId="77777777" w:rsidR="00224233" w:rsidRPr="00272CE4" w:rsidRDefault="00224233" w:rsidP="00C6721E">
            <w:pPr>
              <w:pStyle w:val="TableBody"/>
              <w:rPr>
                <w:i/>
                <w:iCs/>
              </w:rPr>
            </w:pPr>
            <w:r w:rsidRPr="00272CE4">
              <w:rPr>
                <w:i/>
                <w:iCs/>
              </w:rPr>
              <w:t>σ</w:t>
            </w:r>
          </w:p>
        </w:tc>
        <w:tc>
          <w:tcPr>
            <w:tcW w:w="3456" w:type="dxa"/>
            <w:tcBorders>
              <w:top w:val="dotted" w:sz="4" w:space="0" w:color="auto"/>
              <w:left w:val="nil"/>
              <w:bottom w:val="single" w:sz="8" w:space="0" w:color="auto"/>
              <w:right w:val="nil"/>
            </w:tcBorders>
          </w:tcPr>
          <w:p w14:paraId="0B668289" w14:textId="77777777" w:rsidR="00224233" w:rsidRPr="00272CE4" w:rsidRDefault="00224233" w:rsidP="00C6721E">
            <w:pPr>
              <w:pStyle w:val="TableBody"/>
            </w:pPr>
            <w:r w:rsidRPr="00272CE4">
              <w:t>Student</w:t>
            </w:r>
            <w:r>
              <w:t xml:space="preserve">’s </w:t>
            </w:r>
            <w:r>
              <w:rPr>
                <w:i/>
                <w:iCs/>
              </w:rPr>
              <w:t>t</w:t>
            </w:r>
            <w:r w:rsidRPr="00272CE4">
              <w:t xml:space="preserve"> (3, 1.0, 0.1)</w:t>
            </w:r>
          </w:p>
        </w:tc>
        <w:tc>
          <w:tcPr>
            <w:tcW w:w="1152" w:type="dxa"/>
            <w:tcBorders>
              <w:top w:val="dotted" w:sz="4" w:space="0" w:color="auto"/>
              <w:left w:val="nil"/>
              <w:bottom w:val="single" w:sz="8" w:space="0" w:color="auto"/>
              <w:right w:val="nil"/>
            </w:tcBorders>
            <w:vAlign w:val="center"/>
          </w:tcPr>
          <w:p w14:paraId="76AA7A6A" w14:textId="77777777" w:rsidR="00224233" w:rsidRPr="00272CE4" w:rsidRDefault="00224233" w:rsidP="00C6721E">
            <w:pPr>
              <w:pStyle w:val="TableBody"/>
              <w:jc w:val="center"/>
            </w:pPr>
            <w:r w:rsidRPr="00272CE4">
              <w:t>–∞</w:t>
            </w:r>
          </w:p>
        </w:tc>
        <w:tc>
          <w:tcPr>
            <w:tcW w:w="1152" w:type="dxa"/>
            <w:tcBorders>
              <w:top w:val="dotted" w:sz="4" w:space="0" w:color="auto"/>
              <w:left w:val="nil"/>
              <w:bottom w:val="single" w:sz="8" w:space="0" w:color="auto"/>
              <w:right w:val="nil"/>
            </w:tcBorders>
          </w:tcPr>
          <w:p w14:paraId="05271AA4" w14:textId="77777777" w:rsidR="00224233" w:rsidRPr="00272CE4" w:rsidRDefault="00224233" w:rsidP="00C6721E">
            <w:pPr>
              <w:pStyle w:val="TableBody"/>
              <w:jc w:val="center"/>
            </w:pPr>
            <w:r w:rsidRPr="00272CE4">
              <w:t>∞</w:t>
            </w:r>
          </w:p>
        </w:tc>
      </w:tr>
    </w:tbl>
    <w:p w14:paraId="4D9C3BB1" w14:textId="77777777" w:rsidR="00224233" w:rsidRDefault="00224233" w:rsidP="00224233"/>
    <w:p w14:paraId="7CDE2659" w14:textId="77777777" w:rsidR="009F018B" w:rsidRDefault="009F018B" w:rsidP="00C6721E">
      <w:pPr>
        <w:pStyle w:val="Body"/>
        <w:rPr>
          <w:lang w:bidi="en-US"/>
        </w:rPr>
      </w:pPr>
      <w:r w:rsidRPr="002C76A7">
        <w:rPr>
          <w:lang w:bidi="en-US"/>
        </w:rPr>
        <w:t xml:space="preserve">The entire </w:t>
      </w:r>
      <w:r>
        <w:rPr>
          <w:lang w:bidi="en-US"/>
        </w:rPr>
        <w:t xml:space="preserve">statistical and data </w:t>
      </w:r>
      <w:r w:rsidRPr="002C76A7">
        <w:rPr>
          <w:lang w:bidi="en-US"/>
        </w:rPr>
        <w:t>workflow used to generate this analysis is reproducible and available via GitHub repository (</w:t>
      </w:r>
      <w:hyperlink r:id="rId21" w:history="1">
        <w:r>
          <w:rPr>
            <w:rStyle w:val="Lienhypertexte"/>
            <w:rFonts w:eastAsiaTheme="majorEastAsia"/>
          </w:rPr>
          <w:t>https://github.com/bohm0072/bayesian-cndc-potato</w:t>
        </w:r>
      </w:hyperlink>
      <w:r w:rsidRPr="002C76A7">
        <w:rPr>
          <w:lang w:bidi="en-US"/>
        </w:rPr>
        <w:t xml:space="preserve">). The </w:t>
      </w:r>
      <w:r w:rsidRPr="002C76A7">
        <w:rPr>
          <w:i/>
          <w:iCs/>
          <w:lang w:bidi="en-US"/>
        </w:rPr>
        <w:t>renv</w:t>
      </w:r>
      <w:r w:rsidRPr="002C76A7">
        <w:rPr>
          <w:lang w:bidi="en-US"/>
        </w:rPr>
        <w:t xml:space="preserve"> package (Ushey, 2021) was used to document the computing environment utilized while conducting this analysis to ensure code portability and reproducibility.</w:t>
      </w:r>
    </w:p>
    <w:p w14:paraId="717217DE" w14:textId="77777777" w:rsidR="009F018B" w:rsidRPr="007B5033" w:rsidRDefault="009F018B" w:rsidP="009F018B">
      <w:pPr>
        <w:pStyle w:val="Titre2"/>
        <w:ind w:left="576" w:hanging="576"/>
      </w:pPr>
      <w:r w:rsidRPr="007B5033">
        <w:t>Evaluating Uncertainty</w:t>
      </w:r>
    </w:p>
    <w:p w14:paraId="410AA373" w14:textId="77777777" w:rsidR="009F018B" w:rsidRPr="007B5033" w:rsidRDefault="009F018B" w:rsidP="009F018B">
      <w:pPr>
        <w:pStyle w:val="Titre3"/>
        <w:ind w:left="720" w:hanging="720"/>
      </w:pPr>
      <w:r w:rsidRPr="007B5033">
        <w:t>Critical N Dilution Curve Parameter Uncertainty</w:t>
      </w:r>
    </w:p>
    <w:p w14:paraId="502D39BC" w14:textId="77777777" w:rsidR="009F018B" w:rsidRDefault="009F018B" w:rsidP="00C6721E">
      <w:pPr>
        <w:pStyle w:val="Body"/>
      </w:pPr>
      <w:r>
        <w:t>After the statistical</w:t>
      </w:r>
      <w:r>
        <w:rPr>
          <w:i/>
          <w:iCs/>
        </w:rPr>
        <w:t xml:space="preserve"> </w:t>
      </w:r>
      <w:r>
        <w:t xml:space="preserve">model was successfully fit to the data (n=28,000 draws), values for parameters </w:t>
      </w:r>
      <w:r>
        <w:rPr>
          <w:i/>
          <w:iCs/>
        </w:rPr>
        <w:t>a</w:t>
      </w:r>
      <w:r>
        <w:t xml:space="preserve"> and </w:t>
      </w:r>
      <w:r>
        <w:rPr>
          <w:i/>
          <w:iCs/>
        </w:rPr>
        <w:t>b</w:t>
      </w:r>
      <w:r>
        <w:t xml:space="preserve"> of the CNDC were reported at the 0.05, 0.50 (i.e., median) and 0.95 quantiles for the effect levels of </w:t>
      </w:r>
      <w:r w:rsidRPr="00541460">
        <w:rPr>
          <w:i/>
          <w:iCs/>
        </w:rPr>
        <w:t>location</w:t>
      </w:r>
      <w:r>
        <w:t xml:space="preserve"> and </w:t>
      </w:r>
      <w:r w:rsidRPr="00541460">
        <w:rPr>
          <w:i/>
          <w:iCs/>
        </w:rPr>
        <w:t>location:variety</w:t>
      </w:r>
      <w:r>
        <w:t xml:space="preserve"> to determine the 90% credible interval for each parameter. The correlation between values for parameters </w:t>
      </w:r>
      <w:r>
        <w:rPr>
          <w:i/>
          <w:iCs/>
        </w:rPr>
        <w:t>a</w:t>
      </w:r>
      <w:r>
        <w:t xml:space="preserve"> and </w:t>
      </w:r>
      <w:r>
        <w:rPr>
          <w:i/>
          <w:iCs/>
        </w:rPr>
        <w:t>b</w:t>
      </w:r>
      <w:r>
        <w:t xml:space="preserve"> was determined for each effect level of </w:t>
      </w:r>
      <w:r w:rsidRPr="00541460">
        <w:rPr>
          <w:i/>
          <w:iCs/>
        </w:rPr>
        <w:t>location:variety</w:t>
      </w:r>
      <w:r>
        <w:t xml:space="preserve"> using the fitted parameter values at the level of the individual draws.</w:t>
      </w:r>
    </w:p>
    <w:p w14:paraId="720CBBA8" w14:textId="77777777" w:rsidR="009F018B" w:rsidRDefault="009F018B" w:rsidP="009F018B">
      <w:pPr>
        <w:pStyle w:val="Titre3"/>
        <w:ind w:left="720" w:hanging="720"/>
      </w:pPr>
      <w:r>
        <w:t>Critical N Concentration Uncertainty</w:t>
      </w:r>
    </w:p>
    <w:p w14:paraId="73A6FCA2" w14:textId="2D079939" w:rsidR="00CC25F9" w:rsidRPr="00410B64" w:rsidRDefault="00CC25F9" w:rsidP="00C6721E">
      <w:pPr>
        <w:pStyle w:val="Body"/>
        <w:rPr>
          <w:ins w:id="1226" w:author="Brian Bohman" w:date="2022-11-10T17:09:00Z"/>
        </w:rPr>
      </w:pPr>
      <w:ins w:id="1227" w:author="Brian Bohman" w:date="2022-11-10T17:09:00Z">
        <w:r>
          <w:t>Uncertainty in %N</w:t>
        </w:r>
        <w:r>
          <w:rPr>
            <w:vertAlign w:val="subscript"/>
          </w:rPr>
          <w:t>c</w:t>
        </w:r>
        <w:r>
          <w:t xml:space="preserve"> was </w:t>
        </w:r>
      </w:ins>
      <w:ins w:id="1228" w:author="Brian Bohman" w:date="2022-11-10T17:13:00Z">
        <w:r>
          <w:t>characterized</w:t>
        </w:r>
      </w:ins>
      <w:ins w:id="1229" w:author="Brian Bohman" w:date="2022-11-10T17:09:00Z">
        <w:r>
          <w:t xml:space="preserve"> usi</w:t>
        </w:r>
      </w:ins>
      <w:ins w:id="1230" w:author="Brian Bohman" w:date="2022-11-10T17:10:00Z">
        <w:r>
          <w:t xml:space="preserve">ng three methods: (1) </w:t>
        </w:r>
      </w:ins>
      <w:ins w:id="1231" w:author="Brian Bohman" w:date="2022-11-10T19:30:00Z">
        <w:r w:rsidR="004D7628">
          <w:t xml:space="preserve">directly modeled </w:t>
        </w:r>
      </w:ins>
      <w:ins w:id="1232" w:author="Brian Bohman" w:date="2022-11-10T19:26:00Z">
        <w:r w:rsidR="00410B64">
          <w:t xml:space="preserve">0.05 and 0.95 </w:t>
        </w:r>
      </w:ins>
      <w:ins w:id="1233" w:author="Brian Bohman" w:date="2022-11-10T17:10:00Z">
        <w:r>
          <w:t>quantile</w:t>
        </w:r>
      </w:ins>
      <w:ins w:id="1234" w:author="Brian Bohman" w:date="2022-11-10T17:11:00Z">
        <w:r>
          <w:t xml:space="preserve"> value of </w:t>
        </w:r>
      </w:ins>
      <w:ins w:id="1235" w:author="Brian Bohman" w:date="2022-11-10T17:10:00Z">
        <w:r>
          <w:t>posterior distribution</w:t>
        </w:r>
      </w:ins>
      <w:ins w:id="1236" w:author="Brian Bohman" w:date="2022-11-10T17:14:00Z">
        <w:r>
          <w:t xml:space="preserve"> of %N</w:t>
        </w:r>
        <w:r>
          <w:rPr>
            <w:vertAlign w:val="subscript"/>
          </w:rPr>
          <w:t>c</w:t>
        </w:r>
      </w:ins>
      <w:ins w:id="1237" w:author="Brian Bohman" w:date="2022-11-10T17:10:00Z">
        <w:r>
          <w:t>; (2) parameterized approximation of</w:t>
        </w:r>
      </w:ins>
      <w:ins w:id="1238" w:author="Brian Bohman" w:date="2022-11-10T19:26:00Z">
        <w:r w:rsidR="00410B64">
          <w:t xml:space="preserve"> 0.05 and </w:t>
        </w:r>
      </w:ins>
      <w:ins w:id="1239" w:author="Brian Bohman" w:date="2022-11-10T19:27:00Z">
        <w:r w:rsidR="00410B64">
          <w:t>0.95</w:t>
        </w:r>
      </w:ins>
      <w:ins w:id="1240" w:author="Brian Bohman" w:date="2022-11-10T17:10:00Z">
        <w:r>
          <w:t xml:space="preserve"> </w:t>
        </w:r>
      </w:ins>
      <w:ins w:id="1241" w:author="Brian Bohman" w:date="2022-11-10T17:11:00Z">
        <w:r>
          <w:t>quantile value of posterior distribution</w:t>
        </w:r>
      </w:ins>
      <w:ins w:id="1242" w:author="Brian Bohman" w:date="2022-11-10T17:14:00Z">
        <w:r>
          <w:t xml:space="preserve"> of %N</w:t>
        </w:r>
        <w:r>
          <w:rPr>
            <w:vertAlign w:val="subscript"/>
          </w:rPr>
          <w:t>c</w:t>
        </w:r>
      </w:ins>
      <w:ins w:id="1243" w:author="Brian Bohman" w:date="2022-11-10T17:11:00Z">
        <w:r>
          <w:t xml:space="preserve">; (3) </w:t>
        </w:r>
      </w:ins>
      <w:ins w:id="1244" w:author="Brian Bohman" w:date="2022-11-10T19:27:00Z">
        <w:r w:rsidR="00410B64">
          <w:t xml:space="preserve">indirect </w:t>
        </w:r>
      </w:ins>
      <w:ins w:id="1245" w:author="Brian Bohman" w:date="2022-11-10T19:30:00Z">
        <w:r w:rsidR="004D7628">
          <w:t>calculation</w:t>
        </w:r>
      </w:ins>
      <w:ins w:id="1246" w:author="Brian Bohman" w:date="2022-11-10T19:27:00Z">
        <w:r w:rsidR="00410B64">
          <w:t xml:space="preserve"> </w:t>
        </w:r>
      </w:ins>
      <w:ins w:id="1247" w:author="Brian Bohman" w:date="2022-11-10T19:30:00Z">
        <w:r w:rsidR="004D7628">
          <w:t>of %N</w:t>
        </w:r>
        <w:r w:rsidR="004D7628" w:rsidRPr="004D7628">
          <w:rPr>
            <w:vertAlign w:val="subscript"/>
            <w:rPrChange w:id="1248" w:author="Brian Bohman" w:date="2022-11-10T19:30:00Z">
              <w:rPr/>
            </w:rPrChange>
          </w:rPr>
          <w:t>c</w:t>
        </w:r>
        <w:r w:rsidR="004D7628">
          <w:t xml:space="preserve"> </w:t>
        </w:r>
      </w:ins>
      <w:ins w:id="1249" w:author="Brian Bohman" w:date="2022-11-10T19:27:00Z">
        <w:r w:rsidR="00410B64">
          <w:t>u</w:t>
        </w:r>
      </w:ins>
      <w:ins w:id="1250" w:author="Brian Bohman" w:date="2022-11-10T19:28:00Z">
        <w:r w:rsidR="00410B64">
          <w:t>sing</w:t>
        </w:r>
      </w:ins>
      <w:ins w:id="1251" w:author="Brian Bohman" w:date="2022-11-10T17:15:00Z">
        <w:r>
          <w:t xml:space="preserve"> </w:t>
        </w:r>
      </w:ins>
      <w:ins w:id="1252" w:author="Brian Bohman" w:date="2022-11-10T19:27:00Z">
        <w:r w:rsidR="00410B64">
          <w:t xml:space="preserve">0.05 and 0.95 quantile values </w:t>
        </w:r>
      </w:ins>
      <w:ins w:id="1253" w:author="Brian Bohman" w:date="2022-11-10T19:28:00Z">
        <w:r w:rsidR="00410B64">
          <w:t>for</w:t>
        </w:r>
      </w:ins>
      <w:ins w:id="1254" w:author="Brian Bohman" w:date="2022-11-10T19:27:00Z">
        <w:r w:rsidR="00410B64">
          <w:t xml:space="preserve"> </w:t>
        </w:r>
        <w:r w:rsidR="00410B64">
          <w:rPr>
            <w:i/>
            <w:iCs/>
          </w:rPr>
          <w:t>a</w:t>
        </w:r>
        <w:r w:rsidR="00410B64">
          <w:t xml:space="preserve"> and </w:t>
        </w:r>
        <w:r w:rsidR="00410B64">
          <w:rPr>
            <w:i/>
            <w:iCs/>
          </w:rPr>
          <w:t>b</w:t>
        </w:r>
        <w:r w:rsidR="00410B64">
          <w:t>.</w:t>
        </w:r>
      </w:ins>
    </w:p>
    <w:p w14:paraId="6D881E7B" w14:textId="234041A5" w:rsidR="009F018B" w:rsidRDefault="004D7628" w:rsidP="00C6721E">
      <w:pPr>
        <w:pStyle w:val="Body"/>
      </w:pPr>
      <w:ins w:id="1255" w:author="Brian Bohman" w:date="2022-11-10T19:30:00Z">
        <w:r>
          <w:t>For the directly modeled method,</w:t>
        </w:r>
      </w:ins>
      <w:del w:id="1256" w:author="Brian Bohman" w:date="2022-11-10T19:30:00Z">
        <w:r w:rsidR="009F018B" w:rsidDel="004D7628">
          <w:delText>The</w:delText>
        </w:r>
      </w:del>
      <w:r w:rsidR="009F018B">
        <w:t xml:space="preserve"> %N</w:t>
      </w:r>
      <w:r w:rsidR="009F018B">
        <w:rPr>
          <w:vertAlign w:val="subscript"/>
        </w:rPr>
        <w:t>c</w:t>
      </w:r>
      <w:r w:rsidR="009F018B">
        <w:t xml:space="preserve"> for a set of discrete values of W between 1 Mg dry wt. ha</w:t>
      </w:r>
      <w:r w:rsidR="009F018B">
        <w:rPr>
          <w:vertAlign w:val="superscript"/>
        </w:rPr>
        <w:t>-1</w:t>
      </w:r>
      <w:r w:rsidR="009F018B">
        <w:t xml:space="preserve"> and the maximum observed value of W in the experimental data set was calculated for each individual </w:t>
      </w:r>
      <w:ins w:id="1257" w:author="Brian Bohman" w:date="2022-11-10T19:31:00Z">
        <w:r>
          <w:t xml:space="preserve">posterior </w:t>
        </w:r>
      </w:ins>
      <w:r w:rsidR="009F018B">
        <w:t xml:space="preserve">draw based on the fitted values of parameters </w:t>
      </w:r>
      <w:r w:rsidR="009F018B">
        <w:rPr>
          <w:i/>
          <w:iCs/>
        </w:rPr>
        <w:t>a</w:t>
      </w:r>
      <w:r w:rsidR="009F018B">
        <w:t xml:space="preserve"> and </w:t>
      </w:r>
      <w:r w:rsidR="009F018B">
        <w:rPr>
          <w:i/>
          <w:iCs/>
        </w:rPr>
        <w:t>b</w:t>
      </w:r>
      <w:r w:rsidR="009F018B">
        <w:t xml:space="preserve"> for that draw. From the distribution of %N</w:t>
      </w:r>
      <w:r w:rsidR="009F018B">
        <w:rPr>
          <w:vertAlign w:val="subscript"/>
        </w:rPr>
        <w:t>c</w:t>
      </w:r>
      <w:r w:rsidR="009F018B">
        <w:t xml:space="preserve"> values, the 0.05, 0.50 (i.e., median) and 0.95 quantile values were identified for each effect level of </w:t>
      </w:r>
      <w:r w:rsidR="009F018B">
        <w:rPr>
          <w:i/>
          <w:iCs/>
        </w:rPr>
        <w:t>location:variety</w:t>
      </w:r>
      <w:r w:rsidR="009F018B">
        <w:t xml:space="preserve"> to determine the 90% credible region for %N</w:t>
      </w:r>
      <w:r w:rsidR="009F018B">
        <w:rPr>
          <w:vertAlign w:val="subscript"/>
        </w:rPr>
        <w:t>c</w:t>
      </w:r>
      <w:r w:rsidR="009F018B">
        <w:t>. This approach makes maximal use of the jointly estimated parameters contained in the posterior distribution.</w:t>
      </w:r>
    </w:p>
    <w:p w14:paraId="1A0637AB" w14:textId="04E07E82" w:rsidR="009F018B" w:rsidRDefault="004D7628">
      <w:pPr>
        <w:pStyle w:val="Body"/>
        <w:spacing w:after="240"/>
        <w:rPr>
          <w:ins w:id="1258" w:author="Brian Bohman" w:date="2022-11-10T07:50:00Z"/>
        </w:rPr>
        <w:pPrChange w:id="1259" w:author="Brian Bohman" w:date="2022-11-10T19:34:00Z">
          <w:pPr>
            <w:pStyle w:val="Body"/>
          </w:pPr>
        </w:pPrChange>
      </w:pPr>
      <w:ins w:id="1260" w:author="Brian Bohman" w:date="2022-11-10T19:31:00Z">
        <w:r>
          <w:t>For the p</w:t>
        </w:r>
      </w:ins>
      <w:ins w:id="1261" w:author="Brian Bohman" w:date="2022-11-10T19:32:00Z">
        <w:r>
          <w:t xml:space="preserve">arameterized approximation method, </w:t>
        </w:r>
      </w:ins>
      <w:del w:id="1262" w:author="Brian Bohman" w:date="2022-11-10T19:32:00Z">
        <w:r w:rsidR="009F018B" w:rsidDel="004D7628">
          <w:delText xml:space="preserve">To develop </w:delText>
        </w:r>
      </w:del>
      <w:del w:id="1263" w:author="Brian Bohman" w:date="2022-11-10T07:36:00Z">
        <w:r w:rsidR="009F018B" w:rsidDel="000974F1">
          <w:delText xml:space="preserve">curves </w:delText>
        </w:r>
      </w:del>
      <w:del w:id="1264" w:author="Brian Bohman" w:date="2022-11-10T19:32:00Z">
        <w:r w:rsidR="009F018B" w:rsidDel="004D7628">
          <w:delText>approximati</w:delText>
        </w:r>
      </w:del>
      <w:del w:id="1265" w:author="Brian Bohman" w:date="2022-11-10T07:37:00Z">
        <w:r w:rsidR="009F018B" w:rsidDel="000974F1">
          <w:delText>n</w:delText>
        </w:r>
      </w:del>
      <w:del w:id="1266" w:author="Brian Bohman" w:date="2022-11-10T07:36:00Z">
        <w:r w:rsidR="009F018B" w:rsidDel="000974F1">
          <w:delText>g</w:delText>
        </w:r>
      </w:del>
      <w:del w:id="1267" w:author="Brian Bohman" w:date="2022-11-10T19:32:00Z">
        <w:r w:rsidR="009F018B" w:rsidDel="004D7628">
          <w:delText xml:space="preserve"> the upper and lower boundaries of the 90% credible region for %N</w:delText>
        </w:r>
        <w:r w:rsidR="009F018B" w:rsidDel="004D7628">
          <w:rPr>
            <w:vertAlign w:val="subscript"/>
          </w:rPr>
          <w:delText>c</w:delText>
        </w:r>
      </w:del>
      <w:del w:id="1268" w:author="Brian Bohman" w:date="2022-11-10T07:36:00Z">
        <w:r w:rsidR="009F018B" w:rsidDel="000974F1">
          <w:delText xml:space="preserve"> (i.e., the 0.05 and 0.95 quantile values, respectively)</w:delText>
        </w:r>
      </w:del>
      <w:del w:id="1269" w:author="Brian Bohman" w:date="2022-11-10T19:32:00Z">
        <w:r w:rsidR="009F018B" w:rsidDel="004D7628">
          <w:delText xml:space="preserve">, </w:delText>
        </w:r>
      </w:del>
      <w:ins w:id="1270" w:author="Brian Bohman" w:date="2022-11-10T07:37:00Z">
        <w:r w:rsidR="000974F1">
          <w:t>two</w:t>
        </w:r>
      </w:ins>
      <w:del w:id="1271" w:author="Brian Bohman" w:date="2022-11-10T07:36:00Z">
        <w:r w:rsidR="009F018B" w:rsidDel="000974F1">
          <w:delText>a</w:delText>
        </w:r>
      </w:del>
      <w:r w:rsidR="009F018B">
        <w:t xml:space="preserve"> negative exponential curve of the same form as the CNDC (i.e., </w:t>
      </w:r>
      <w:r w:rsidR="009F018B" w:rsidRPr="009A5890">
        <w:rPr>
          <w:i/>
          <w:iCs/>
        </w:rPr>
        <w:t>y</w:t>
      </w:r>
      <w:r w:rsidR="009F018B">
        <w:t xml:space="preserve"> = </w:t>
      </w:r>
      <w:r w:rsidR="009F018B" w:rsidRPr="009A5890">
        <w:rPr>
          <w:i/>
          <w:iCs/>
        </w:rPr>
        <w:t>a</w:t>
      </w:r>
      <w:r w:rsidR="009F018B">
        <w:t xml:space="preserve"> </w:t>
      </w:r>
      <w:r w:rsidR="009F018B" w:rsidRPr="009A5890">
        <w:rPr>
          <w:i/>
          <w:iCs/>
        </w:rPr>
        <w:t>x</w:t>
      </w:r>
      <w:r w:rsidR="009F018B">
        <w:rPr>
          <w:vertAlign w:val="superscript"/>
        </w:rPr>
        <w:t>–</w:t>
      </w:r>
      <w:r w:rsidR="009F018B" w:rsidRPr="009A5890">
        <w:rPr>
          <w:i/>
          <w:iCs/>
          <w:vertAlign w:val="superscript"/>
        </w:rPr>
        <w:t>b</w:t>
      </w:r>
      <w:r w:rsidR="009F018B">
        <w:t>) w</w:t>
      </w:r>
      <w:ins w:id="1272" w:author="Brian Bohman" w:date="2022-11-10T07:43:00Z">
        <w:r w:rsidR="00797554">
          <w:t>ere</w:t>
        </w:r>
      </w:ins>
      <w:del w:id="1273" w:author="Brian Bohman" w:date="2022-11-10T07:43:00Z">
        <w:r w:rsidR="009F018B" w:rsidDel="00797554">
          <w:delText>as</w:delText>
        </w:r>
      </w:del>
      <w:r w:rsidR="009F018B">
        <w:t xml:space="preserve"> fit using </w:t>
      </w:r>
      <w:r w:rsidR="009F018B">
        <w:rPr>
          <w:i/>
          <w:iCs/>
        </w:rPr>
        <w:t>nls</w:t>
      </w:r>
      <w:r w:rsidR="009F018B">
        <w:t xml:space="preserve"> </w:t>
      </w:r>
      <w:r w:rsidR="009F018B">
        <w:rPr>
          <w:noProof/>
        </w:rPr>
        <w:t>(R Core Team, 2021b)</w:t>
      </w:r>
      <w:r w:rsidR="009F018B">
        <w:t xml:space="preserve"> to the </w:t>
      </w:r>
      <w:del w:id="1274" w:author="Brian Bohman" w:date="2022-11-10T07:37:00Z">
        <w:r w:rsidR="009F018B" w:rsidDel="000974F1">
          <w:delText xml:space="preserve">set of data previously identified as defining the boundaries of the 90% credible region (i.e., </w:delText>
        </w:r>
      </w:del>
      <w:r w:rsidR="009F018B">
        <w:t>0.05 and 0.95 quantile values</w:t>
      </w:r>
      <w:ins w:id="1275" w:author="Brian Bohman" w:date="2022-11-10T07:37:00Z">
        <w:r w:rsidR="000974F1">
          <w:t xml:space="preserve"> of the posterior </w:t>
        </w:r>
      </w:ins>
      <w:ins w:id="1276" w:author="Brian Bohman" w:date="2022-11-10T07:41:00Z">
        <w:r w:rsidR="00812606">
          <w:t>distribution</w:t>
        </w:r>
      </w:ins>
      <w:ins w:id="1277" w:author="Brian Bohman" w:date="2022-11-10T07:37:00Z">
        <w:r w:rsidR="000974F1">
          <w:t xml:space="preserve"> of</w:t>
        </w:r>
      </w:ins>
      <w:ins w:id="1278" w:author="Brian Bohman" w:date="2022-11-10T19:32:00Z">
        <w:r>
          <w:t xml:space="preserve"> %N</w:t>
        </w:r>
        <w:r>
          <w:rPr>
            <w:vertAlign w:val="subscript"/>
          </w:rPr>
          <w:t>c</w:t>
        </w:r>
        <w:r>
          <w:t xml:space="preserve"> computed using the directly modeled method</w:t>
        </w:r>
      </w:ins>
      <w:ins w:id="1279" w:author="Brian Bohman" w:date="2022-11-10T19:33:00Z">
        <w:r>
          <w:t xml:space="preserve"> described above</w:t>
        </w:r>
      </w:ins>
      <w:del w:id="1280" w:author="Brian Bohman" w:date="2022-11-10T07:37:00Z">
        <w:r w:rsidR="009F018B" w:rsidDel="000974F1">
          <w:delText>)</w:delText>
        </w:r>
      </w:del>
      <w:r w:rsidR="009F018B">
        <w:t xml:space="preserve">. </w:t>
      </w:r>
      <w:ins w:id="1281" w:author="Brian Bohman" w:date="2022-11-10T19:34:00Z">
        <w:r>
          <w:t>This approach to derive parameterized approximation of the 90% credible region attempts to simplify the complexity of communicating and propagating uncertainty in %N</w:t>
        </w:r>
        <w:r>
          <w:rPr>
            <w:vertAlign w:val="subscript"/>
          </w:rPr>
          <w:t>c</w:t>
        </w:r>
        <w:r>
          <w:t xml:space="preserve">. </w:t>
        </w:r>
      </w:ins>
      <w:r w:rsidR="009F018B">
        <w:t xml:space="preserve">These </w:t>
      </w:r>
      <w:ins w:id="1282" w:author="Brian Bohman" w:date="2022-11-10T19:33:00Z">
        <w:r>
          <w:t>parameterized</w:t>
        </w:r>
      </w:ins>
      <w:del w:id="1283" w:author="Brian Bohman" w:date="2022-11-10T19:33:00Z">
        <w:r w:rsidR="009F018B" w:rsidDel="004D7628">
          <w:delText>curves</w:delText>
        </w:r>
      </w:del>
      <w:r w:rsidR="009F018B">
        <w:t xml:space="preserve"> </w:t>
      </w:r>
      <w:ins w:id="1284" w:author="Brian Bohman" w:date="2022-11-10T19:33:00Z">
        <w:r>
          <w:t xml:space="preserve">curves </w:t>
        </w:r>
      </w:ins>
      <w:r w:rsidR="009F018B">
        <w:t xml:space="preserve">approximating the upper and lower boundaries of the credible region </w:t>
      </w:r>
      <w:r w:rsidR="00FF7A6E">
        <w:t xml:space="preserve">for the CNDC </w:t>
      </w:r>
      <w:r w:rsidR="009F018B">
        <w:t>are respectively referred to as CNDC</w:t>
      </w:r>
      <w:r w:rsidR="009F018B">
        <w:rPr>
          <w:vertAlign w:val="subscript"/>
        </w:rPr>
        <w:t>up</w:t>
      </w:r>
      <w:r w:rsidR="009F018B">
        <w:t xml:space="preserve"> and CNDC</w:t>
      </w:r>
      <w:r w:rsidR="009F018B">
        <w:rPr>
          <w:vertAlign w:val="subscript"/>
        </w:rPr>
        <w:t>lo</w:t>
      </w:r>
      <w:r w:rsidR="009F018B">
        <w:t xml:space="preserve">, where parameters </w:t>
      </w:r>
      <w:r w:rsidR="009F018B" w:rsidRPr="004649AF">
        <w:rPr>
          <w:i/>
          <w:iCs/>
        </w:rPr>
        <w:t>a</w:t>
      </w:r>
      <w:r w:rsidR="009F018B" w:rsidRPr="00A53E70">
        <w:rPr>
          <w:vertAlign w:val="subscript"/>
          <w:rPrChange w:id="1285" w:author="Brian Bohman" w:date="2022-11-10T07:50:00Z">
            <w:rPr>
              <w:i/>
              <w:iCs/>
              <w:vertAlign w:val="subscript"/>
            </w:rPr>
          </w:rPrChange>
        </w:rPr>
        <w:t>up</w:t>
      </w:r>
      <w:r w:rsidR="009F018B">
        <w:t xml:space="preserve"> and </w:t>
      </w:r>
      <w:r w:rsidR="009F018B" w:rsidRPr="004649AF">
        <w:rPr>
          <w:i/>
          <w:iCs/>
        </w:rPr>
        <w:t>b</w:t>
      </w:r>
      <w:r w:rsidR="009F018B" w:rsidRPr="00A53E70">
        <w:rPr>
          <w:vertAlign w:val="subscript"/>
          <w:rPrChange w:id="1286" w:author="Brian Bohman" w:date="2022-11-10T07:50:00Z">
            <w:rPr>
              <w:i/>
              <w:iCs/>
              <w:vertAlign w:val="subscript"/>
            </w:rPr>
          </w:rPrChange>
        </w:rPr>
        <w:t>up</w:t>
      </w:r>
      <w:r w:rsidR="009F018B">
        <w:t xml:space="preserve"> correspond to CNDC</w:t>
      </w:r>
      <w:r w:rsidR="009F018B">
        <w:rPr>
          <w:vertAlign w:val="subscript"/>
        </w:rPr>
        <w:t>up</w:t>
      </w:r>
      <w:r w:rsidR="009F018B" w:rsidRPr="004649AF">
        <w:rPr>
          <w:i/>
          <w:iCs/>
        </w:rPr>
        <w:t xml:space="preserve"> </w:t>
      </w:r>
      <w:r w:rsidR="009F018B">
        <w:t>and parameters</w:t>
      </w:r>
      <w:r w:rsidR="009F018B">
        <w:rPr>
          <w:i/>
          <w:iCs/>
        </w:rPr>
        <w:t xml:space="preserve"> </w:t>
      </w:r>
      <w:r w:rsidR="009F018B" w:rsidRPr="004649AF">
        <w:rPr>
          <w:i/>
          <w:iCs/>
        </w:rPr>
        <w:t>a</w:t>
      </w:r>
      <w:r w:rsidR="009F018B" w:rsidRPr="00A53E70">
        <w:rPr>
          <w:vertAlign w:val="subscript"/>
          <w:rPrChange w:id="1287" w:author="Brian Bohman" w:date="2022-11-10T07:50:00Z">
            <w:rPr>
              <w:i/>
              <w:iCs/>
              <w:vertAlign w:val="subscript"/>
            </w:rPr>
          </w:rPrChange>
        </w:rPr>
        <w:t>lo</w:t>
      </w:r>
      <w:r w:rsidR="009F018B">
        <w:t xml:space="preserve"> and </w:t>
      </w:r>
      <w:r w:rsidR="009F018B" w:rsidRPr="004649AF">
        <w:rPr>
          <w:i/>
          <w:iCs/>
        </w:rPr>
        <w:t>b</w:t>
      </w:r>
      <w:r w:rsidR="009F018B" w:rsidRPr="00A53E70">
        <w:rPr>
          <w:vertAlign w:val="subscript"/>
          <w:rPrChange w:id="1288" w:author="Brian Bohman" w:date="2022-11-10T07:50:00Z">
            <w:rPr>
              <w:i/>
              <w:iCs/>
              <w:vertAlign w:val="subscript"/>
            </w:rPr>
          </w:rPrChange>
        </w:rPr>
        <w:t>lo</w:t>
      </w:r>
      <w:r w:rsidR="009F018B">
        <w:t xml:space="preserve"> correspond to CNDC</w:t>
      </w:r>
      <w:r w:rsidR="009F018B">
        <w:rPr>
          <w:vertAlign w:val="subscript"/>
        </w:rPr>
        <w:t>lo</w:t>
      </w:r>
      <w:ins w:id="1289" w:author="Brian Bohman" w:date="2022-11-10T21:07:00Z">
        <w:r w:rsidR="005D640C">
          <w:t>:</w:t>
        </w:r>
      </w:ins>
      <w:del w:id="1290" w:author="Brian Bohman" w:date="2022-11-10T21:07:00Z">
        <w:r w:rsidR="009F018B" w:rsidDel="005D640C">
          <w:delText>.</w:delText>
        </w:r>
      </w:del>
    </w:p>
    <w:p w14:paraId="047E8078" w14:textId="6A4D72F4" w:rsidR="008B3BDF" w:rsidRDefault="008B3BDF" w:rsidP="008B3BDF">
      <w:pPr>
        <w:pStyle w:val="Body"/>
        <w:spacing w:after="240"/>
        <w:rPr>
          <w:ins w:id="1291" w:author="Brian Bohman" w:date="2022-11-10T07:50:00Z"/>
        </w:rPr>
      </w:pPr>
      <w:ins w:id="1292" w:author="Brian Bohman" w:date="2022-11-10T07:50:00Z">
        <w:r>
          <w:t>%N</w:t>
        </w:r>
        <w:r>
          <w:rPr>
            <w:vertAlign w:val="subscript"/>
          </w:rPr>
          <w:t>c</w:t>
        </w:r>
      </w:ins>
      <w:ins w:id="1293" w:author="Brian Bohman" w:date="2022-11-10T07:53:00Z">
        <w:r w:rsidR="00697EFE">
          <w:rPr>
            <w:vertAlign w:val="subscript"/>
          </w:rPr>
          <w:t>,</w:t>
        </w:r>
      </w:ins>
      <w:ins w:id="1294" w:author="Brian Bohman" w:date="2022-11-10T07:51:00Z">
        <w:r w:rsidR="00A53E70">
          <w:rPr>
            <w:vertAlign w:val="subscript"/>
          </w:rPr>
          <w:t>lo</w:t>
        </w:r>
      </w:ins>
      <w:ins w:id="1295" w:author="Brian Bohman" w:date="2022-11-10T07:50:00Z">
        <w:r>
          <w:t xml:space="preserve"> = </w:t>
        </w:r>
        <w:r w:rsidRPr="005D79CD">
          <w:rPr>
            <w:i/>
            <w:iCs/>
          </w:rPr>
          <w:t>a</w:t>
        </w:r>
      </w:ins>
      <w:ins w:id="1296" w:author="Brian Bohman" w:date="2022-11-10T07:52:00Z">
        <w:r w:rsidR="00A53E70" w:rsidRPr="00697EFE">
          <w:rPr>
            <w:i/>
            <w:iCs/>
            <w:vertAlign w:val="subscript"/>
            <w:rPrChange w:id="1297" w:author="Brian Bohman" w:date="2022-11-10T07:52:00Z">
              <w:rPr>
                <w:i/>
                <w:iCs/>
              </w:rPr>
            </w:rPrChange>
          </w:rPr>
          <w:t>lo</w:t>
        </w:r>
      </w:ins>
      <w:ins w:id="1298" w:author="Brian Bohman" w:date="2022-11-10T07:50:00Z">
        <w:r>
          <w:t xml:space="preserve"> W</w:t>
        </w:r>
        <w:r w:rsidRPr="00A33A19">
          <w:rPr>
            <w:vertAlign w:val="superscript"/>
          </w:rPr>
          <w:t>–</w:t>
        </w:r>
        <w:r w:rsidRPr="005D79CD">
          <w:rPr>
            <w:i/>
            <w:iCs/>
            <w:vertAlign w:val="superscript"/>
          </w:rPr>
          <w:t>b</w:t>
        </w:r>
      </w:ins>
      <w:ins w:id="1299" w:author="Brian Bohman" w:date="2022-11-10T07:52:00Z">
        <w:r w:rsidR="00A53E70">
          <w:rPr>
            <w:i/>
            <w:iCs/>
            <w:vertAlign w:val="superscript"/>
          </w:rPr>
          <w:t>_</w:t>
        </w:r>
      </w:ins>
      <w:ins w:id="1300" w:author="Brian Bohman" w:date="2022-11-10T07:51:00Z">
        <w:r w:rsidR="00A53E70">
          <w:rPr>
            <w:i/>
            <w:iCs/>
            <w:vertAlign w:val="superscript"/>
          </w:rPr>
          <w:t>lo</w:t>
        </w:r>
      </w:ins>
      <w:ins w:id="1301" w:author="Brian Bohman" w:date="2022-11-10T07:50:00Z">
        <w:r>
          <w:rPr>
            <w:vertAlign w:val="superscript"/>
          </w:rPr>
          <w:tab/>
        </w:r>
        <w:r>
          <w:t>[</w:t>
        </w:r>
      </w:ins>
      <w:ins w:id="1302" w:author="Brian Bohman" w:date="2022-11-10T21:05:00Z">
        <w:r w:rsidR="00920E2F">
          <w:t>8</w:t>
        </w:r>
      </w:ins>
      <w:ins w:id="1303" w:author="Brian Bohman" w:date="2022-11-10T07:50:00Z">
        <w:r>
          <w:t>]</w:t>
        </w:r>
      </w:ins>
    </w:p>
    <w:p w14:paraId="55EBB74E" w14:textId="7706D1DE" w:rsidR="008B3BDF" w:rsidRDefault="008B3BDF" w:rsidP="00A53E70">
      <w:pPr>
        <w:pStyle w:val="Body"/>
        <w:spacing w:after="240"/>
        <w:rPr>
          <w:ins w:id="1304" w:author="Brian Bohman" w:date="2022-11-10T19:34:00Z"/>
        </w:rPr>
      </w:pPr>
      <w:ins w:id="1305" w:author="Brian Bohman" w:date="2022-11-10T07:50:00Z">
        <w:r>
          <w:t>%N</w:t>
        </w:r>
        <w:r>
          <w:rPr>
            <w:vertAlign w:val="subscript"/>
          </w:rPr>
          <w:t>c</w:t>
        </w:r>
      </w:ins>
      <w:ins w:id="1306" w:author="Brian Bohman" w:date="2022-11-10T07:53:00Z">
        <w:r w:rsidR="00697EFE">
          <w:rPr>
            <w:vertAlign w:val="subscript"/>
          </w:rPr>
          <w:t>,up</w:t>
        </w:r>
      </w:ins>
      <w:ins w:id="1307" w:author="Brian Bohman" w:date="2022-11-10T07:50:00Z">
        <w:r>
          <w:t xml:space="preserve"> = </w:t>
        </w:r>
        <w:r w:rsidRPr="005D79CD">
          <w:rPr>
            <w:i/>
            <w:iCs/>
          </w:rPr>
          <w:t>a</w:t>
        </w:r>
      </w:ins>
      <w:ins w:id="1308" w:author="Brian Bohman" w:date="2022-11-10T07:53:00Z">
        <w:r w:rsidR="00697EFE">
          <w:rPr>
            <w:i/>
            <w:iCs/>
            <w:vertAlign w:val="subscript"/>
          </w:rPr>
          <w:t>up</w:t>
        </w:r>
      </w:ins>
      <w:ins w:id="1309" w:author="Brian Bohman" w:date="2022-11-10T07:50:00Z">
        <w:r>
          <w:t xml:space="preserve"> W</w:t>
        </w:r>
        <w:r w:rsidRPr="00A33A19">
          <w:rPr>
            <w:vertAlign w:val="superscript"/>
          </w:rPr>
          <w:t>–</w:t>
        </w:r>
        <w:r w:rsidRPr="005D79CD">
          <w:rPr>
            <w:i/>
            <w:iCs/>
            <w:vertAlign w:val="superscript"/>
          </w:rPr>
          <w:t>b</w:t>
        </w:r>
      </w:ins>
      <w:ins w:id="1310" w:author="Brian Bohman" w:date="2022-11-10T07:53:00Z">
        <w:r w:rsidR="00697EFE">
          <w:rPr>
            <w:i/>
            <w:iCs/>
            <w:vertAlign w:val="superscript"/>
          </w:rPr>
          <w:t>_up</w:t>
        </w:r>
      </w:ins>
      <w:ins w:id="1311" w:author="Brian Bohman" w:date="2022-11-10T07:50:00Z">
        <w:r>
          <w:rPr>
            <w:vertAlign w:val="superscript"/>
          </w:rPr>
          <w:tab/>
        </w:r>
        <w:r>
          <w:t>[</w:t>
        </w:r>
      </w:ins>
      <w:ins w:id="1312" w:author="Brian Bohman" w:date="2022-11-10T21:05:00Z">
        <w:r w:rsidR="00920E2F">
          <w:t>9</w:t>
        </w:r>
      </w:ins>
      <w:ins w:id="1313" w:author="Brian Bohman" w:date="2022-11-10T07:50:00Z">
        <w:r>
          <w:t>]</w:t>
        </w:r>
      </w:ins>
    </w:p>
    <w:p w14:paraId="0CD0486E" w14:textId="40B21C9E" w:rsidR="004D7628" w:rsidRPr="00286115" w:rsidDel="004D7628" w:rsidRDefault="004D7628">
      <w:pPr>
        <w:pStyle w:val="Body"/>
        <w:spacing w:after="240"/>
        <w:rPr>
          <w:del w:id="1314" w:author="Brian Bohman" w:date="2022-11-10T19:34:00Z"/>
        </w:rPr>
        <w:pPrChange w:id="1315" w:author="Brian Bohman" w:date="2022-11-10T07:50:00Z">
          <w:pPr>
            <w:pStyle w:val="Body"/>
          </w:pPr>
        </w:pPrChange>
      </w:pPr>
      <w:ins w:id="1316" w:author="Brian Bohman" w:date="2022-11-10T19:34:00Z">
        <w:r>
          <w:t xml:space="preserve">For the indirect calculation method, </w:t>
        </w:r>
      </w:ins>
    </w:p>
    <w:p w14:paraId="7B924CA5" w14:textId="6EFB45C6" w:rsidR="009F018B" w:rsidRDefault="009F018B" w:rsidP="004D7628">
      <w:pPr>
        <w:pStyle w:val="Body"/>
      </w:pPr>
      <w:del w:id="1317" w:author="Brian Bohman" w:date="2022-11-10T19:34:00Z">
        <w:r w:rsidDel="004D7628">
          <w:delText xml:space="preserve">Additionally, </w:delText>
        </w:r>
      </w:del>
      <w:r>
        <w:t>an estimate of the 90% credible region</w:t>
      </w:r>
      <w:ins w:id="1318" w:author="Brian Bohman" w:date="2022-11-10T19:35:00Z">
        <w:r w:rsidR="004D7628">
          <w:t xml:space="preserve"> for %N</w:t>
        </w:r>
        <w:r w:rsidR="004D7628">
          <w:rPr>
            <w:vertAlign w:val="subscript"/>
          </w:rPr>
          <w:t>c</w:t>
        </w:r>
      </w:ins>
      <w:r>
        <w:t xml:space="preserve"> was calculated by using the boundary values of the 90% credible interval of parameters </w:t>
      </w:r>
      <w:r>
        <w:rPr>
          <w:i/>
          <w:iCs/>
        </w:rPr>
        <w:t>a</w:t>
      </w:r>
      <w:r>
        <w:t xml:space="preserve"> and </w:t>
      </w:r>
      <w:r>
        <w:rPr>
          <w:i/>
          <w:iCs/>
        </w:rPr>
        <w:t>b</w:t>
      </w:r>
      <w:r>
        <w:t>. The estimate for the upper boundary of the credible region for %N</w:t>
      </w:r>
      <w:r>
        <w:rPr>
          <w:vertAlign w:val="subscript"/>
        </w:rPr>
        <w:t>c</w:t>
      </w:r>
      <w:r>
        <w:t xml:space="preserve"> was determined from the 0.95 quantile value for parameter </w:t>
      </w:r>
      <w:r>
        <w:rPr>
          <w:i/>
          <w:iCs/>
        </w:rPr>
        <w:t>a</w:t>
      </w:r>
      <w:r>
        <w:t xml:space="preserve"> and 0.05 quantile value for parameter </w:t>
      </w:r>
      <w:r>
        <w:rPr>
          <w:i/>
          <w:iCs/>
        </w:rPr>
        <w:t>b</w:t>
      </w:r>
      <w:r>
        <w:t>; the estimate for the lower boundary of the credible region of %N</w:t>
      </w:r>
      <w:r>
        <w:rPr>
          <w:vertAlign w:val="subscript"/>
        </w:rPr>
        <w:t>c</w:t>
      </w:r>
      <w:r>
        <w:t xml:space="preserve"> was determined from the 0.05 quantile value for parameter </w:t>
      </w:r>
      <w:r>
        <w:rPr>
          <w:i/>
          <w:iCs/>
        </w:rPr>
        <w:t>a</w:t>
      </w:r>
      <w:r>
        <w:t xml:space="preserve"> and 0.95 quantile value for parameter </w:t>
      </w:r>
      <w:r>
        <w:rPr>
          <w:i/>
          <w:iCs/>
        </w:rPr>
        <w:t>b</w:t>
      </w:r>
      <w:r>
        <w:t xml:space="preserve">. This approach does not account for the joint estimation of parameters offered by the Bayesian approach; therefore, the paired combination for parameters </w:t>
      </w:r>
      <w:r>
        <w:rPr>
          <w:i/>
          <w:iCs/>
        </w:rPr>
        <w:t>a</w:t>
      </w:r>
      <w:r>
        <w:t xml:space="preserve"> and </w:t>
      </w:r>
      <w:r>
        <w:rPr>
          <w:i/>
          <w:iCs/>
        </w:rPr>
        <w:t>b</w:t>
      </w:r>
      <w:r>
        <w:t xml:space="preserve"> (i.e., 0.05 and 0.95 quantiles</w:t>
      </w:r>
      <w:ins w:id="1319" w:author="Brian Bohman" w:date="2022-11-10T19:35:00Z">
        <w:r w:rsidR="004D7628">
          <w:t>, respectively</w:t>
        </w:r>
      </w:ins>
      <w:r>
        <w:t>) might not actually occur in the posterior distribution.</w:t>
      </w:r>
    </w:p>
    <w:p w14:paraId="6877348A" w14:textId="0EABB389" w:rsidR="008B3BDF" w:rsidRDefault="009F018B" w:rsidP="00C6721E">
      <w:pPr>
        <w:pStyle w:val="Body"/>
        <w:rPr>
          <w:ins w:id="1320" w:author="Brian Bohman" w:date="2022-11-10T08:15:00Z"/>
        </w:rPr>
      </w:pPr>
      <w:del w:id="1321" w:author="Brian Bohman" w:date="2022-11-10T08:16:00Z">
        <w:r w:rsidDel="009132B4">
          <w:delText>To compare the various methods described above, t</w:delText>
        </w:r>
      </w:del>
      <w:del w:id="1322" w:author="Brian Bohman" w:date="2022-11-10T16:58:00Z">
        <w:r w:rsidDel="00CF1726">
          <w:delText xml:space="preserve">he </w:delText>
        </w:r>
      </w:del>
      <w:ins w:id="1323" w:author="Brian Bohman" w:date="2022-11-10T16:58:00Z">
        <w:r w:rsidR="00CF1726">
          <w:t>D</w:t>
        </w:r>
      </w:ins>
      <w:del w:id="1324" w:author="Brian Bohman" w:date="2022-11-10T16:58:00Z">
        <w:r w:rsidDel="00CF1726">
          <w:delText>d</w:delText>
        </w:r>
      </w:del>
      <w:r>
        <w:t>ifference in critical N concentration [∆%N</w:t>
      </w:r>
      <w:r>
        <w:rPr>
          <w:vertAlign w:val="subscript"/>
        </w:rPr>
        <w:t>c</w:t>
      </w:r>
      <w:r>
        <w:t>] w</w:t>
      </w:r>
      <w:ins w:id="1325" w:author="Brian Bohman" w:date="2022-11-10T19:40:00Z">
        <w:r w:rsidR="002E2D4C">
          <w:t>ere</w:t>
        </w:r>
      </w:ins>
      <w:del w:id="1326" w:author="Brian Bohman" w:date="2022-11-10T19:40:00Z">
        <w:r w:rsidDel="002E2D4C">
          <w:delText>as</w:delText>
        </w:r>
      </w:del>
      <w:r>
        <w:t xml:space="preserve"> calculated </w:t>
      </w:r>
      <w:ins w:id="1327" w:author="Brian Bohman" w:date="2022-11-10T07:47:00Z">
        <w:r w:rsidR="008B3BDF">
          <w:t xml:space="preserve">as the difference between </w:t>
        </w:r>
      </w:ins>
      <w:ins w:id="1328" w:author="Brian Bohman" w:date="2022-11-10T08:01:00Z">
        <w:r w:rsidR="005E456B">
          <w:t xml:space="preserve">a reference value </w:t>
        </w:r>
      </w:ins>
      <w:ins w:id="1329" w:author="Brian Bohman" w:date="2022-11-10T08:02:00Z">
        <w:r w:rsidR="005E456B">
          <w:t>[%N</w:t>
        </w:r>
        <w:r w:rsidR="005E456B">
          <w:rPr>
            <w:vertAlign w:val="subscript"/>
          </w:rPr>
          <w:t>c,ref</w:t>
        </w:r>
        <w:r w:rsidR="005E456B">
          <w:t>] and a</w:t>
        </w:r>
      </w:ins>
      <w:ins w:id="1330" w:author="Brian Bohman" w:date="2022-11-10T08:14:00Z">
        <w:r w:rsidR="009132B4">
          <w:t xml:space="preserve"> comparison value [%N</w:t>
        </w:r>
        <w:r w:rsidR="009132B4">
          <w:rPr>
            <w:vertAlign w:val="subscript"/>
          </w:rPr>
          <w:t>c,i</w:t>
        </w:r>
        <w:r w:rsidR="009132B4">
          <w:t>]</w:t>
        </w:r>
      </w:ins>
      <w:ins w:id="1331" w:author="Brian Bohman" w:date="2022-11-10T21:07:00Z">
        <w:r w:rsidR="005D640C">
          <w:t>:</w:t>
        </w:r>
      </w:ins>
    </w:p>
    <w:p w14:paraId="4CA88191" w14:textId="3B767313" w:rsidR="009132B4" w:rsidRPr="009132B4" w:rsidRDefault="009132B4">
      <w:pPr>
        <w:pStyle w:val="Body"/>
        <w:spacing w:after="240"/>
        <w:rPr>
          <w:ins w:id="1332" w:author="Brian Bohman" w:date="2022-11-10T07:47:00Z"/>
        </w:rPr>
        <w:pPrChange w:id="1333" w:author="Brian Bohman" w:date="2022-11-10T08:15:00Z">
          <w:pPr>
            <w:pStyle w:val="Body"/>
          </w:pPr>
        </w:pPrChange>
      </w:pPr>
      <w:ins w:id="1334" w:author="Brian Bohman" w:date="2022-11-10T08:15:00Z">
        <w:r>
          <w:t>∆%N</w:t>
        </w:r>
        <w:r>
          <w:rPr>
            <w:vertAlign w:val="subscript"/>
          </w:rPr>
          <w:t>c</w:t>
        </w:r>
        <w:r>
          <w:t xml:space="preserve"> = %N</w:t>
        </w:r>
        <w:r>
          <w:rPr>
            <w:vertAlign w:val="subscript"/>
          </w:rPr>
          <w:t>c,ref</w:t>
        </w:r>
        <w:r>
          <w:t xml:space="preserve"> – %N</w:t>
        </w:r>
        <w:r>
          <w:rPr>
            <w:vertAlign w:val="subscript"/>
          </w:rPr>
          <w:t>c,i</w:t>
        </w:r>
        <w:r>
          <w:rPr>
            <w:vertAlign w:val="superscript"/>
          </w:rPr>
          <w:tab/>
        </w:r>
        <w:r>
          <w:t>[</w:t>
        </w:r>
      </w:ins>
      <w:ins w:id="1335" w:author="Brian Bohman" w:date="2022-11-10T21:05:00Z">
        <w:r w:rsidR="00920E2F">
          <w:t>10</w:t>
        </w:r>
      </w:ins>
      <w:ins w:id="1336" w:author="Brian Bohman" w:date="2022-11-10T08:15:00Z">
        <w:r>
          <w:t>]</w:t>
        </w:r>
      </w:ins>
    </w:p>
    <w:p w14:paraId="4DE427F3" w14:textId="4A5E1BD1" w:rsidR="009132B4" w:rsidRPr="009132B4" w:rsidRDefault="009132B4" w:rsidP="00CF1726">
      <w:pPr>
        <w:pStyle w:val="Body"/>
        <w:rPr>
          <w:ins w:id="1337" w:author="Brian Bohman" w:date="2022-11-10T08:16:00Z"/>
        </w:rPr>
      </w:pPr>
      <w:ins w:id="1338" w:author="Brian Bohman" w:date="2022-11-10T08:16:00Z">
        <w:r>
          <w:t xml:space="preserve">To compare </w:t>
        </w:r>
      </w:ins>
      <w:ins w:id="1339" w:author="Brian Bohman" w:date="2022-11-10T19:36:00Z">
        <w:r w:rsidR="004D7628">
          <w:t xml:space="preserve">differences between </w:t>
        </w:r>
      </w:ins>
      <w:ins w:id="1340" w:author="Brian Bohman" w:date="2022-11-10T08:16:00Z">
        <w:r>
          <w:t xml:space="preserve">the various methods </w:t>
        </w:r>
      </w:ins>
      <w:ins w:id="1341" w:author="Brian Bohman" w:date="2022-11-10T19:36:00Z">
        <w:r w:rsidR="004D7628">
          <w:t xml:space="preserve">used </w:t>
        </w:r>
      </w:ins>
      <w:ins w:id="1342" w:author="Brian Bohman" w:date="2022-11-10T08:17:00Z">
        <w:r>
          <w:t xml:space="preserve">to </w:t>
        </w:r>
      </w:ins>
      <w:ins w:id="1343" w:author="Brian Bohman" w:date="2022-11-10T19:36:00Z">
        <w:r w:rsidR="004D7628">
          <w:t xml:space="preserve">quantify </w:t>
        </w:r>
      </w:ins>
      <w:ins w:id="1344" w:author="Brian Bohman" w:date="2022-11-10T08:17:00Z">
        <w:r>
          <w:t xml:space="preserve">uncertainty </w:t>
        </w:r>
      </w:ins>
      <w:ins w:id="1345" w:author="Brian Bohman" w:date="2022-11-10T17:07:00Z">
        <w:r w:rsidR="00CF1726">
          <w:t>in %N</w:t>
        </w:r>
        <w:r w:rsidR="00CF1726">
          <w:rPr>
            <w:vertAlign w:val="subscript"/>
          </w:rPr>
          <w:t>c</w:t>
        </w:r>
      </w:ins>
      <w:ins w:id="1346" w:author="Brian Bohman" w:date="2022-11-10T08:16:00Z">
        <w:r>
          <w:t>,</w:t>
        </w:r>
      </w:ins>
      <w:ins w:id="1347" w:author="Brian Bohman" w:date="2022-11-10T08:17:00Z">
        <w:r>
          <w:t xml:space="preserve"> ∆%N</w:t>
        </w:r>
        <w:r>
          <w:rPr>
            <w:vertAlign w:val="subscript"/>
          </w:rPr>
          <w:t>c</w:t>
        </w:r>
        <w:r>
          <w:t xml:space="preserve"> was </w:t>
        </w:r>
      </w:ins>
      <w:ins w:id="1348" w:author="Brian Bohman" w:date="2022-11-10T08:18:00Z">
        <w:r>
          <w:t xml:space="preserve">calculated </w:t>
        </w:r>
      </w:ins>
      <w:ins w:id="1349" w:author="Brian Bohman" w:date="2022-11-10T21:13:00Z">
        <w:r w:rsidR="00A01551">
          <w:t xml:space="preserve">(Eq. [10]) </w:t>
        </w:r>
      </w:ins>
      <w:ins w:id="1350" w:author="Brian Bohman" w:date="2022-11-10T17:05:00Z">
        <w:r w:rsidR="00CF1726">
          <w:t xml:space="preserve">where </w:t>
        </w:r>
      </w:ins>
      <w:ins w:id="1351" w:author="Brian Bohman" w:date="2022-11-10T08:16:00Z">
        <w:r>
          <w:t>%N</w:t>
        </w:r>
        <w:r>
          <w:rPr>
            <w:vertAlign w:val="subscript"/>
          </w:rPr>
          <w:t>c,ref</w:t>
        </w:r>
        <w:r>
          <w:t xml:space="preserve"> was</w:t>
        </w:r>
      </w:ins>
      <w:ins w:id="1352" w:author="Brian Bohman" w:date="2022-11-10T08:19:00Z">
        <w:r>
          <w:t xml:space="preserve"> set as</w:t>
        </w:r>
      </w:ins>
      <w:ins w:id="1353" w:author="Brian Bohman" w:date="2022-11-10T08:16:00Z">
        <w:r>
          <w:t xml:space="preserve"> the</w:t>
        </w:r>
      </w:ins>
      <w:ins w:id="1354" w:author="Brian Bohman" w:date="2022-11-10T17:07:00Z">
        <w:r w:rsidR="00CF1726">
          <w:t xml:space="preserve"> </w:t>
        </w:r>
      </w:ins>
      <w:ins w:id="1355" w:author="Brian Bohman" w:date="2022-11-10T08:16:00Z">
        <w:r>
          <w:t>median value</w:t>
        </w:r>
      </w:ins>
      <w:ins w:id="1356" w:author="Brian Bohman" w:date="2022-11-10T19:38:00Z">
        <w:r w:rsidR="004D7628">
          <w:t xml:space="preserve"> (i.e., 0.50 </w:t>
        </w:r>
      </w:ins>
      <w:ins w:id="1357" w:author="Brian Bohman" w:date="2022-11-10T19:40:00Z">
        <w:r w:rsidR="00543A63">
          <w:t>quantile</w:t>
        </w:r>
      </w:ins>
      <w:ins w:id="1358" w:author="Brian Bohman" w:date="2022-11-10T19:38:00Z">
        <w:r w:rsidR="004D7628">
          <w:t>)</w:t>
        </w:r>
      </w:ins>
      <w:ins w:id="1359" w:author="Brian Bohman" w:date="2022-11-10T08:16:00Z">
        <w:r>
          <w:t xml:space="preserve"> of %N</w:t>
        </w:r>
        <w:r>
          <w:rPr>
            <w:vertAlign w:val="subscript"/>
          </w:rPr>
          <w:t>c</w:t>
        </w:r>
      </w:ins>
      <w:ins w:id="1360" w:author="Brian Bohman" w:date="2022-11-10T17:08:00Z">
        <w:r w:rsidR="00CF1726">
          <w:t xml:space="preserve"> </w:t>
        </w:r>
      </w:ins>
      <w:ins w:id="1361" w:author="Brian Bohman" w:date="2022-11-10T19:37:00Z">
        <w:r w:rsidR="004D7628">
          <w:t>from the directly modeled method, while</w:t>
        </w:r>
      </w:ins>
      <w:ins w:id="1362" w:author="Brian Bohman" w:date="2022-11-10T08:18:00Z">
        <w:r>
          <w:t xml:space="preserve"> %N</w:t>
        </w:r>
        <w:r>
          <w:rPr>
            <w:vertAlign w:val="subscript"/>
          </w:rPr>
          <w:t>c,i</w:t>
        </w:r>
        <w:r>
          <w:t xml:space="preserve"> was </w:t>
        </w:r>
      </w:ins>
      <w:ins w:id="1363" w:author="Brian Bohman" w:date="2022-11-10T19:39:00Z">
        <w:r w:rsidR="004D7628">
          <w:t xml:space="preserve">varied and </w:t>
        </w:r>
      </w:ins>
      <w:ins w:id="1364" w:author="Brian Bohman" w:date="2022-11-10T08:19:00Z">
        <w:r>
          <w:t xml:space="preserve">set </w:t>
        </w:r>
      </w:ins>
      <w:ins w:id="1365" w:author="Brian Bohman" w:date="2022-11-10T17:06:00Z">
        <w:r w:rsidR="00CF1726">
          <w:t xml:space="preserve">as the </w:t>
        </w:r>
      </w:ins>
      <w:ins w:id="1366" w:author="Brian Bohman" w:date="2022-11-10T19:36:00Z">
        <w:r w:rsidR="004D7628">
          <w:t xml:space="preserve">upper and lower </w:t>
        </w:r>
      </w:ins>
      <w:ins w:id="1367" w:author="Brian Bohman" w:date="2022-11-10T19:38:00Z">
        <w:r w:rsidR="004D7628">
          <w:t>values of %N</w:t>
        </w:r>
        <w:r w:rsidR="004D7628">
          <w:rPr>
            <w:vertAlign w:val="subscript"/>
          </w:rPr>
          <w:t>c</w:t>
        </w:r>
      </w:ins>
      <w:ins w:id="1368" w:author="Brian Bohman" w:date="2022-11-10T19:36:00Z">
        <w:r w:rsidR="004D7628">
          <w:t xml:space="preserve"> </w:t>
        </w:r>
      </w:ins>
      <w:ins w:id="1369" w:author="Brian Bohman" w:date="2022-11-10T19:38:00Z">
        <w:r w:rsidR="004D7628">
          <w:t>from</w:t>
        </w:r>
      </w:ins>
      <w:ins w:id="1370" w:author="Brian Bohman" w:date="2022-11-10T19:36:00Z">
        <w:r w:rsidR="004D7628">
          <w:t xml:space="preserve"> </w:t>
        </w:r>
      </w:ins>
      <w:ins w:id="1371" w:author="Brian Bohman" w:date="2022-11-10T19:38:00Z">
        <w:r w:rsidR="004D7628">
          <w:t>the directly modeled, parameterized approximation, and indirect calculation methods</w:t>
        </w:r>
      </w:ins>
      <w:ins w:id="1372" w:author="Brian Bohman" w:date="2022-11-10T19:39:00Z">
        <w:r w:rsidR="004D7628">
          <w:t xml:space="preserve"> as described above.</w:t>
        </w:r>
      </w:ins>
    </w:p>
    <w:p w14:paraId="1879A3CD" w14:textId="21CC4A2F" w:rsidR="00697EFE" w:rsidDel="00CF1726" w:rsidRDefault="009F018B">
      <w:pPr>
        <w:pStyle w:val="Body"/>
        <w:spacing w:after="240"/>
        <w:rPr>
          <w:del w:id="1373" w:author="Brian Bohman" w:date="2022-11-10T17:06:00Z"/>
        </w:rPr>
        <w:pPrChange w:id="1374" w:author="Brian Bohman" w:date="2022-11-10T07:55:00Z">
          <w:pPr>
            <w:pStyle w:val="Body"/>
          </w:pPr>
        </w:pPrChange>
      </w:pPr>
      <w:del w:id="1375" w:author="Brian Bohman" w:date="2022-11-10T19:40:00Z">
        <w:r w:rsidDel="002E2D4C">
          <w:delText>between the 0.50 quantile (i.e., median) value for %N</w:delText>
        </w:r>
        <w:r w:rsidDel="002E2D4C">
          <w:rPr>
            <w:vertAlign w:val="subscript"/>
          </w:rPr>
          <w:delText>c</w:delText>
        </w:r>
        <w:r w:rsidDel="002E2D4C">
          <w:delText>, designated as the reference values (i.e., ∆%N</w:delText>
        </w:r>
        <w:r w:rsidDel="002E2D4C">
          <w:rPr>
            <w:vertAlign w:val="subscript"/>
          </w:rPr>
          <w:delText>c</w:delText>
        </w:r>
        <w:r w:rsidDel="002E2D4C">
          <w:delText xml:space="preserve"> with constant value of zero), and the various methods to quantify uncertainty (i.e., 90% credible region for %N</w:delText>
        </w:r>
        <w:r w:rsidDel="002E2D4C">
          <w:rPr>
            <w:vertAlign w:val="subscript"/>
          </w:rPr>
          <w:delText>c</w:delText>
        </w:r>
        <w:r w:rsidDel="002E2D4C">
          <w:delText>, CNDC</w:delText>
        </w:r>
        <w:r w:rsidDel="002E2D4C">
          <w:rPr>
            <w:vertAlign w:val="subscript"/>
          </w:rPr>
          <w:delText>up</w:delText>
        </w:r>
        <w:r w:rsidDel="002E2D4C">
          <w:delText xml:space="preserve"> &amp; CNDC</w:delText>
        </w:r>
        <w:r w:rsidDel="002E2D4C">
          <w:rPr>
            <w:vertAlign w:val="subscript"/>
          </w:rPr>
          <w:delText>lo</w:delText>
        </w:r>
        <w:r w:rsidDel="002E2D4C">
          <w:delText>, and estimates of credible region for %N</w:delText>
        </w:r>
        <w:r w:rsidDel="002E2D4C">
          <w:rPr>
            <w:vertAlign w:val="subscript"/>
          </w:rPr>
          <w:delText>c</w:delText>
        </w:r>
        <w:r w:rsidDel="002E2D4C">
          <w:delText xml:space="preserve"> using 90% credible interval for parameters </w:delText>
        </w:r>
        <w:r w:rsidDel="002E2D4C">
          <w:rPr>
            <w:i/>
            <w:iCs/>
          </w:rPr>
          <w:delText>a</w:delText>
        </w:r>
        <w:r w:rsidDel="002E2D4C">
          <w:delText xml:space="preserve"> and </w:delText>
        </w:r>
        <w:r w:rsidDel="002E2D4C">
          <w:rPr>
            <w:i/>
            <w:iCs/>
          </w:rPr>
          <w:delText>b</w:delText>
        </w:r>
        <w:r w:rsidDel="002E2D4C">
          <w:delText>). In this manner, the ∆%N</w:delText>
        </w:r>
        <w:r w:rsidDel="002E2D4C">
          <w:rPr>
            <w:vertAlign w:val="subscript"/>
          </w:rPr>
          <w:delText>c</w:delText>
        </w:r>
        <w:r w:rsidDel="002E2D4C">
          <w:delText xml:space="preserve"> for each method to quantify uncertainty in %N</w:delText>
        </w:r>
        <w:r w:rsidDel="002E2D4C">
          <w:rPr>
            <w:vertAlign w:val="subscript"/>
          </w:rPr>
          <w:delText>c</w:delText>
        </w:r>
        <w:r w:rsidDel="002E2D4C">
          <w:delText xml:space="preserve"> can be directly compared.</w:delText>
        </w:r>
      </w:del>
    </w:p>
    <w:p w14:paraId="4DBB76D8" w14:textId="77777777" w:rsidR="009F018B" w:rsidRDefault="009F018B" w:rsidP="009F018B">
      <w:pPr>
        <w:pStyle w:val="Titre3"/>
        <w:ind w:left="720" w:hanging="720"/>
      </w:pPr>
      <w:r>
        <w:t>Comparing Critical N Concentration across G × E × M Effects</w:t>
      </w:r>
    </w:p>
    <w:p w14:paraId="2BCB2751" w14:textId="4CFBCCAB" w:rsidR="009F018B" w:rsidRDefault="009F018B" w:rsidP="00C6721E">
      <w:pPr>
        <w:pStyle w:val="Body"/>
      </w:pPr>
      <w:del w:id="1376" w:author="Brian Bohman" w:date="2022-11-10T19:46:00Z">
        <w:r w:rsidDel="002E2D4C">
          <w:delText>Similar to</w:delText>
        </w:r>
      </w:del>
      <w:ins w:id="1377" w:author="Brian Bohman" w:date="2022-11-10T19:46:00Z">
        <w:r w:rsidR="002E2D4C">
          <w:t>Using</w:t>
        </w:r>
      </w:ins>
      <w:r>
        <w:t xml:space="preserve"> the </w:t>
      </w:r>
      <w:ins w:id="1378" w:author="Brian Bohman" w:date="2022-11-10T19:46:00Z">
        <w:r w:rsidR="002E2D4C">
          <w:t xml:space="preserve">directly </w:t>
        </w:r>
      </w:ins>
      <w:ins w:id="1379" w:author="Brian Bohman" w:date="2022-11-10T19:47:00Z">
        <w:r w:rsidR="00776D7D">
          <w:t>modeled</w:t>
        </w:r>
      </w:ins>
      <w:del w:id="1380" w:author="Brian Bohman" w:date="2022-11-10T19:46:00Z">
        <w:r w:rsidDel="002E2D4C">
          <w:delText>above</w:delText>
        </w:r>
      </w:del>
      <w:r>
        <w:t xml:space="preserve"> method</w:t>
      </w:r>
      <w:ins w:id="1381" w:author="Brian Bohman" w:date="2022-11-10T19:46:00Z">
        <w:r w:rsidR="002E2D4C">
          <w:t xml:space="preserve"> described above</w:t>
        </w:r>
      </w:ins>
      <w:del w:id="1382" w:author="Brian Bohman" w:date="2022-11-10T19:46:00Z">
        <w:r w:rsidDel="002E2D4C">
          <w:delText>s</w:delText>
        </w:r>
      </w:del>
      <w:r>
        <w:t xml:space="preserve">, </w:t>
      </w:r>
      <w:del w:id="1383" w:author="Brian Bohman" w:date="2022-11-10T19:45:00Z">
        <w:r w:rsidDel="002E2D4C">
          <w:delText xml:space="preserve">the </w:delText>
        </w:r>
      </w:del>
      <w:r>
        <w:t>%N</w:t>
      </w:r>
      <w:r>
        <w:rPr>
          <w:vertAlign w:val="subscript"/>
        </w:rPr>
        <w:t>c</w:t>
      </w:r>
      <w:r>
        <w:t xml:space="preserve"> for each </w:t>
      </w:r>
      <w:ins w:id="1384" w:author="Brian Bohman" w:date="2022-11-10T19:45:00Z">
        <w:r w:rsidR="002E2D4C">
          <w:t xml:space="preserve">posterior </w:t>
        </w:r>
      </w:ins>
      <w:r>
        <w:t>draw was calculated</w:t>
      </w:r>
      <w:del w:id="1385" w:author="Brian Bohman" w:date="2022-11-10T19:46:00Z">
        <w:r w:rsidDel="002E2D4C">
          <w:delText xml:space="preserve"> across a set of discrete values of W over the range of 1 Mg dry wt. ha</w:delText>
        </w:r>
        <w:r w:rsidDel="002E2D4C">
          <w:rPr>
            <w:vertAlign w:val="superscript"/>
          </w:rPr>
          <w:delText>-1</w:delText>
        </w:r>
        <w:r w:rsidDel="002E2D4C">
          <w:delText xml:space="preserve"> and the maximum observed value of W in the experimental data set</w:delText>
        </w:r>
      </w:del>
      <w:r>
        <w:t xml:space="preserve">. </w:t>
      </w:r>
      <w:ins w:id="1386" w:author="Brian Bohman" w:date="2022-11-10T19:53:00Z">
        <w:r w:rsidR="00C81696">
          <w:t>At</w:t>
        </w:r>
      </w:ins>
      <w:del w:id="1387" w:author="Brian Bohman" w:date="2022-11-10T19:51:00Z">
        <w:r w:rsidDel="00C81696">
          <w:delText>At</w:delText>
        </w:r>
      </w:del>
      <w:r>
        <w:t xml:space="preserve"> the effect level of </w:t>
      </w:r>
      <w:r>
        <w:rPr>
          <w:i/>
          <w:iCs/>
        </w:rPr>
        <w:t>location:variety</w:t>
      </w:r>
      <w:r>
        <w:t xml:space="preserve">, </w:t>
      </w:r>
      <w:ins w:id="1388" w:author="Brian Bohman" w:date="2022-11-10T19:48:00Z">
        <w:r w:rsidR="001C7871">
          <w:t>∆%N</w:t>
        </w:r>
        <w:r w:rsidR="001C7871" w:rsidRPr="001C7871">
          <w:rPr>
            <w:vertAlign w:val="subscript"/>
            <w:rPrChange w:id="1389" w:author="Brian Bohman" w:date="2022-11-10T19:48:00Z">
              <w:rPr/>
            </w:rPrChange>
          </w:rPr>
          <w:t>c</w:t>
        </w:r>
        <w:r w:rsidR="001C7871">
          <w:t xml:space="preserve"> was </w:t>
        </w:r>
      </w:ins>
      <w:ins w:id="1390" w:author="Brian Bohman" w:date="2022-11-10T19:49:00Z">
        <w:r w:rsidR="001C7871">
          <w:t xml:space="preserve">calculated </w:t>
        </w:r>
      </w:ins>
      <w:ins w:id="1391" w:author="Brian Bohman" w:date="2022-11-10T19:51:00Z">
        <w:r w:rsidR="00C81696">
          <w:t xml:space="preserve">(Eq. </w:t>
        </w:r>
      </w:ins>
      <w:ins w:id="1392" w:author="Brian Bohman" w:date="2022-11-10T21:06:00Z">
        <w:r w:rsidR="005D640C">
          <w:t>[10]</w:t>
        </w:r>
      </w:ins>
      <w:ins w:id="1393" w:author="Brian Bohman" w:date="2022-11-10T19:51:00Z">
        <w:r w:rsidR="00C81696">
          <w:t xml:space="preserve">) </w:t>
        </w:r>
      </w:ins>
      <w:del w:id="1394" w:author="Brian Bohman" w:date="2022-11-10T19:51:00Z">
        <w:r w:rsidDel="00C81696">
          <w:delText>the difference between the %N</w:delText>
        </w:r>
        <w:r w:rsidDel="00C81696">
          <w:rPr>
            <w:vertAlign w:val="subscript"/>
          </w:rPr>
          <w:delText>c</w:delText>
        </w:r>
        <w:r w:rsidDel="00C81696">
          <w:delText xml:space="preserve"> for a given comparison and reference CNDC (i.e., ∆%N</w:delText>
        </w:r>
        <w:r w:rsidDel="00C81696">
          <w:rPr>
            <w:vertAlign w:val="subscript"/>
          </w:rPr>
          <w:delText>c</w:delText>
        </w:r>
        <w:r w:rsidDel="00C81696">
          <w:delText xml:space="preserve">) was calculated </w:delText>
        </w:r>
      </w:del>
      <w:del w:id="1395" w:author="Brian Bohman" w:date="2022-11-10T19:53:00Z">
        <w:r w:rsidDel="00C81696">
          <w:delText>at</w:delText>
        </w:r>
      </w:del>
      <w:del w:id="1396" w:author="Brian Bohman" w:date="2022-11-10T19:56:00Z">
        <w:r w:rsidDel="00AE1B45">
          <w:delText xml:space="preserve"> each value of W</w:delText>
        </w:r>
      </w:del>
      <w:ins w:id="1397" w:author="Brian Bohman" w:date="2022-11-10T19:51:00Z">
        <w:r w:rsidR="00C81696">
          <w:t>where %N</w:t>
        </w:r>
        <w:r w:rsidR="00C81696">
          <w:rPr>
            <w:vertAlign w:val="subscript"/>
          </w:rPr>
          <w:t>c,ref</w:t>
        </w:r>
        <w:r w:rsidR="00C81696">
          <w:t xml:space="preserve"> </w:t>
        </w:r>
      </w:ins>
      <w:ins w:id="1398" w:author="Brian Bohman" w:date="2022-11-10T19:52:00Z">
        <w:r w:rsidR="00C81696">
          <w:t xml:space="preserve">is the </w:t>
        </w:r>
      </w:ins>
      <w:ins w:id="1399" w:author="Brian Bohman" w:date="2022-11-10T19:54:00Z">
        <w:r w:rsidR="000D581D">
          <w:t>median %N</w:t>
        </w:r>
        <w:r w:rsidR="000D581D">
          <w:rPr>
            <w:vertAlign w:val="subscript"/>
          </w:rPr>
          <w:t>c</w:t>
        </w:r>
        <w:r w:rsidR="000D581D">
          <w:t xml:space="preserve"> </w:t>
        </w:r>
      </w:ins>
      <w:ins w:id="1400" w:author="Brian Bohman" w:date="2022-11-10T19:58:00Z">
        <w:r w:rsidR="00E016DD">
          <w:t>from the posterior distribution for</w:t>
        </w:r>
      </w:ins>
      <w:ins w:id="1401" w:author="Brian Bohman" w:date="2022-11-10T19:54:00Z">
        <w:r w:rsidR="000D581D">
          <w:t xml:space="preserve"> the </w:t>
        </w:r>
      </w:ins>
      <w:ins w:id="1402" w:author="Brian Bohman" w:date="2022-11-10T19:52:00Z">
        <w:r w:rsidR="00C81696">
          <w:t>reference level and %N</w:t>
        </w:r>
        <w:r w:rsidR="00C81696">
          <w:rPr>
            <w:vertAlign w:val="subscript"/>
          </w:rPr>
          <w:t>c,i</w:t>
        </w:r>
        <w:r w:rsidR="00C81696">
          <w:t xml:space="preserve"> </w:t>
        </w:r>
      </w:ins>
      <w:ins w:id="1403" w:author="Brian Bohman" w:date="2022-11-10T19:55:00Z">
        <w:r w:rsidR="000D581D">
          <w:t>was the median %N</w:t>
        </w:r>
        <w:r w:rsidR="000D581D">
          <w:rPr>
            <w:vertAlign w:val="subscript"/>
          </w:rPr>
          <w:t>c</w:t>
        </w:r>
        <w:r w:rsidR="000D581D">
          <w:t xml:space="preserve"> </w:t>
        </w:r>
      </w:ins>
      <w:ins w:id="1404" w:author="Brian Bohman" w:date="2022-11-10T19:58:00Z">
        <w:r w:rsidR="00E016DD">
          <w:t xml:space="preserve">from the posterior distribution </w:t>
        </w:r>
      </w:ins>
      <w:ins w:id="1405" w:author="Brian Bohman" w:date="2022-11-10T19:55:00Z">
        <w:r w:rsidR="000D581D">
          <w:t>for each</w:t>
        </w:r>
      </w:ins>
      <w:ins w:id="1406" w:author="Brian Bohman" w:date="2022-11-10T19:52:00Z">
        <w:r w:rsidR="00C81696">
          <w:t xml:space="preserve"> </w:t>
        </w:r>
      </w:ins>
      <w:ins w:id="1407" w:author="Brian Bohman" w:date="2022-11-10T19:53:00Z">
        <w:r w:rsidR="00C81696">
          <w:t>pairwise comparison</w:t>
        </w:r>
      </w:ins>
      <w:ins w:id="1408" w:author="Brian Bohman" w:date="2022-11-10T19:58:00Z">
        <w:r w:rsidR="00E016DD">
          <w:t xml:space="preserve"> of</w:t>
        </w:r>
      </w:ins>
      <w:ins w:id="1409" w:author="Brian Bohman" w:date="2022-11-10T20:00:00Z">
        <w:r w:rsidR="00424535">
          <w:t xml:space="preserve"> all other leve</w:t>
        </w:r>
      </w:ins>
      <w:ins w:id="1410" w:author="Brian Bohman" w:date="2022-11-10T20:02:00Z">
        <w:r w:rsidR="000E7293">
          <w:t>l</w:t>
        </w:r>
      </w:ins>
      <w:ins w:id="1411" w:author="Brian Bohman" w:date="2022-11-10T20:00:00Z">
        <w:r w:rsidR="00424535">
          <w:t>s</w:t>
        </w:r>
      </w:ins>
      <w:r>
        <w:t>. From this computed set of ∆%N</w:t>
      </w:r>
      <w:r>
        <w:rPr>
          <w:vertAlign w:val="subscript"/>
        </w:rPr>
        <w:t>c</w:t>
      </w:r>
      <w:r>
        <w:t xml:space="preserve">, the 0.05, 0.50 (i.e., median) and 0.95 quantile values were identified for each </w:t>
      </w:r>
      <w:del w:id="1412" w:author="Brian Bohman" w:date="2022-11-10T20:00:00Z">
        <w:r w:rsidDel="00424535">
          <w:delText>effect level of</w:delText>
        </w:r>
      </w:del>
      <w:ins w:id="1413" w:author="Brian Bohman" w:date="2022-11-10T20:00:00Z">
        <w:r w:rsidR="00424535">
          <w:t>pairwise comparison of</w:t>
        </w:r>
      </w:ins>
      <w:r>
        <w:t xml:space="preserve"> </w:t>
      </w:r>
      <w:r>
        <w:rPr>
          <w:i/>
          <w:iCs/>
        </w:rPr>
        <w:t>location:variety</w:t>
      </w:r>
      <w:r>
        <w:t xml:space="preserve"> </w:t>
      </w:r>
      <w:ins w:id="1414" w:author="Brian Bohman" w:date="2022-11-10T20:02:00Z">
        <w:r w:rsidR="000E7293">
          <w:t xml:space="preserve">levels </w:t>
        </w:r>
      </w:ins>
      <w:r>
        <w:t>to determine the 90% credible region for ∆%N</w:t>
      </w:r>
      <w:r>
        <w:rPr>
          <w:vertAlign w:val="subscript"/>
        </w:rPr>
        <w:t>c</w:t>
      </w:r>
      <w:r>
        <w:t xml:space="preserve">. </w:t>
      </w:r>
      <w:del w:id="1415" w:author="Brian Bohman" w:date="2022-11-10T06:13:00Z">
        <w:r w:rsidDel="00587F3F">
          <w:delText xml:space="preserve">For a given range of W values, </w:delText>
        </w:r>
      </w:del>
      <w:ins w:id="1416" w:author="Brian Bohman" w:date="2022-11-10T06:13:00Z">
        <w:r w:rsidR="00587F3F">
          <w:t>T</w:t>
        </w:r>
      </w:ins>
      <w:del w:id="1417" w:author="Brian Bohman" w:date="2022-11-10T06:13:00Z">
        <w:r w:rsidDel="00587F3F">
          <w:delText>t</w:delText>
        </w:r>
      </w:del>
      <w:r>
        <w:t xml:space="preserve">he comparison curve </w:t>
      </w:r>
      <w:ins w:id="1418" w:author="Brian Bohman" w:date="2022-11-10T06:13:00Z">
        <w:r w:rsidR="00587F3F">
          <w:t xml:space="preserve">was </w:t>
        </w:r>
      </w:ins>
      <w:r>
        <w:t xml:space="preserve">considered to be not significantly different from the reference curve </w:t>
      </w:r>
      <w:ins w:id="1419" w:author="Brian Bohman" w:date="2022-11-10T06:14:00Z">
        <w:r w:rsidR="00587F3F">
          <w:t>when</w:t>
        </w:r>
      </w:ins>
      <w:del w:id="1420" w:author="Brian Bohman" w:date="2022-11-10T06:14:00Z">
        <w:r w:rsidDel="00587F3F">
          <w:delText>if</w:delText>
        </w:r>
      </w:del>
      <w:r>
        <w:t xml:space="preserve"> </w:t>
      </w:r>
      <w:del w:id="1421" w:author="Brian Bohman" w:date="2022-11-10T06:14:00Z">
        <w:r w:rsidDel="00587F3F">
          <w:delText>the ∆%N</w:delText>
        </w:r>
        <w:r w:rsidDel="00587F3F">
          <w:rPr>
            <w:vertAlign w:val="subscript"/>
          </w:rPr>
          <w:delText>c</w:delText>
        </w:r>
        <w:r w:rsidDel="00587F3F">
          <w:delText xml:space="preserve"> values for the 0.05 and 0.95 quantile values of %N</w:delText>
        </w:r>
        <w:r w:rsidDel="00587F3F">
          <w:rPr>
            <w:vertAlign w:val="subscript"/>
          </w:rPr>
          <w:delText>c</w:delText>
        </w:r>
        <w:r w:rsidDel="00587F3F">
          <w:delText xml:space="preserve"> were respectively less than and greater than zero (i.e., </w:delText>
        </w:r>
      </w:del>
      <w:r>
        <w:t>the 90% credible region for ∆%N</w:t>
      </w:r>
      <w:r>
        <w:rPr>
          <w:vertAlign w:val="subscript"/>
        </w:rPr>
        <w:t>c</w:t>
      </w:r>
      <w:r>
        <w:t xml:space="preserve"> contain</w:t>
      </w:r>
      <w:ins w:id="1422" w:author="Brian Bohman" w:date="2022-11-10T06:15:00Z">
        <w:r w:rsidR="00587F3F">
          <w:t>ed</w:t>
        </w:r>
      </w:ins>
      <w:del w:id="1423" w:author="Brian Bohman" w:date="2022-11-10T06:15:00Z">
        <w:r w:rsidDel="00587F3F">
          <w:delText>s</w:delText>
        </w:r>
      </w:del>
      <w:r>
        <w:t xml:space="preserve"> zero</w:t>
      </w:r>
      <w:del w:id="1424" w:author="Brian Bohman" w:date="2022-11-10T06:15:00Z">
        <w:r w:rsidDel="00587F3F">
          <w:delText>)</w:delText>
        </w:r>
      </w:del>
      <w:r>
        <w:t xml:space="preserve">. </w:t>
      </w:r>
      <w:del w:id="1425" w:author="Brian Bohman" w:date="2022-11-10T06:15:00Z">
        <w:r w:rsidDel="00587F3F">
          <w:delText>In the case where the 0.05 quantile value for ∆%N</w:delText>
        </w:r>
        <w:r w:rsidDel="00587F3F">
          <w:rPr>
            <w:vertAlign w:val="subscript"/>
          </w:rPr>
          <w:delText>c</w:delText>
        </w:r>
        <w:r w:rsidDel="00587F3F">
          <w:delText xml:space="preserve"> was greater than zero, the comparison curve was considered to have a significantly greater %N</w:delText>
        </w:r>
        <w:r w:rsidDel="00587F3F">
          <w:rPr>
            <w:vertAlign w:val="subscript"/>
          </w:rPr>
          <w:delText>c</w:delText>
        </w:r>
        <w:r w:rsidDel="00587F3F">
          <w:delText xml:space="preserve"> than the reference curve. In the case where the 0.95 quantile value for ∆%N</w:delText>
        </w:r>
        <w:r w:rsidDel="00587F3F">
          <w:rPr>
            <w:vertAlign w:val="subscript"/>
          </w:rPr>
          <w:delText>c</w:delText>
        </w:r>
        <w:r w:rsidDel="00587F3F">
          <w:delText xml:space="preserve"> was less than zero, the comparison curve was considered to have a significantly lower %N</w:delText>
        </w:r>
        <w:r w:rsidDel="00587F3F">
          <w:rPr>
            <w:vertAlign w:val="subscript"/>
          </w:rPr>
          <w:delText>c</w:delText>
        </w:r>
        <w:r w:rsidDel="00587F3F">
          <w:delText xml:space="preserve"> than the reference curve. </w:delText>
        </w:r>
      </w:del>
      <w:del w:id="1426" w:author="Brian Bohman" w:date="2022-11-10T20:01:00Z">
        <w:r w:rsidDel="000E7293">
          <w:delText>To evaluate ∆%N</w:delText>
        </w:r>
        <w:r w:rsidRPr="00BB1EA6" w:rsidDel="000E7293">
          <w:rPr>
            <w:vertAlign w:val="subscript"/>
          </w:rPr>
          <w:delText>c</w:delText>
        </w:r>
        <w:r w:rsidDel="000E7293">
          <w:delText xml:space="preserve"> in the present study, the %N</w:delText>
        </w:r>
        <w:r w:rsidDel="000E7293">
          <w:rPr>
            <w:vertAlign w:val="subscript"/>
          </w:rPr>
          <w:delText>c</w:delText>
        </w:r>
        <w:r w:rsidDel="000E7293">
          <w:delText xml:space="preserve"> for a given effect level of </w:delText>
        </w:r>
        <w:r w:rsidDel="000E7293">
          <w:rPr>
            <w:i/>
            <w:iCs/>
          </w:rPr>
          <w:delText>location:variety</w:delText>
        </w:r>
        <w:r w:rsidDel="000E7293">
          <w:delText xml:space="preserve"> was compared to all other levels, and </w:delText>
        </w:r>
      </w:del>
      <w:ins w:id="1427" w:author="Brian Bohman" w:date="2022-11-10T20:02:00Z">
        <w:r w:rsidR="000E7293">
          <w:t>T</w:t>
        </w:r>
      </w:ins>
      <w:del w:id="1428" w:author="Brian Bohman" w:date="2022-11-10T20:01:00Z">
        <w:r w:rsidDel="000E7293">
          <w:delText>t</w:delText>
        </w:r>
      </w:del>
      <w:r>
        <w:t xml:space="preserve">his approach allows for the direct evaluation of </w:t>
      </w:r>
      <w:ins w:id="1429" w:author="Brian Bohman" w:date="2022-11-10T20:02:00Z">
        <w:r w:rsidR="000E7293">
          <w:t xml:space="preserve">differences in </w:t>
        </w:r>
      </w:ins>
      <w:del w:id="1430" w:author="Brian Bohman" w:date="2022-11-10T20:02:00Z">
        <w:r w:rsidDel="000E7293">
          <w:delText>∆</w:delText>
        </w:r>
      </w:del>
      <w:r>
        <w:t>%N</w:t>
      </w:r>
      <w:r>
        <w:rPr>
          <w:vertAlign w:val="subscript"/>
        </w:rPr>
        <w:t xml:space="preserve">c </w:t>
      </w:r>
      <w:r>
        <w:t xml:space="preserve"> across G × E × M effects</w:t>
      </w:r>
      <w:ins w:id="1431" w:author="Brian Bohman" w:date="2022-11-10T20:02:00Z">
        <w:r w:rsidR="000E7293">
          <w:t xml:space="preserve"> (i.e., </w:t>
        </w:r>
        <w:r w:rsidR="000E7293">
          <w:rPr>
            <w:i/>
            <w:iCs/>
          </w:rPr>
          <w:t>location:variety</w:t>
        </w:r>
        <w:r w:rsidR="000E7293">
          <w:t xml:space="preserve"> levels)</w:t>
        </w:r>
      </w:ins>
      <w:r>
        <w:t>.</w:t>
      </w:r>
    </w:p>
    <w:p w14:paraId="2BB02904" w14:textId="77777777" w:rsidR="009F018B" w:rsidRDefault="009F018B" w:rsidP="009F018B">
      <w:pPr>
        <w:pStyle w:val="Titre3"/>
        <w:ind w:left="720" w:hanging="720"/>
      </w:pPr>
      <w:r>
        <w:t>Comparing Critical N Concentration across Statistical Methods</w:t>
      </w:r>
    </w:p>
    <w:p w14:paraId="20224915" w14:textId="5C9D007C" w:rsidR="009F018B" w:rsidRDefault="009F018B" w:rsidP="00C6721E">
      <w:pPr>
        <w:pStyle w:val="Body"/>
      </w:pPr>
      <w:r>
        <w:t xml:space="preserve">An analogous method was also used to compare the CNDCs fitted in the present study to the CNDCs published in previous studies (i.e., </w:t>
      </w:r>
      <w:r>
        <w:rPr>
          <w:noProof/>
        </w:rPr>
        <w:t>Ben Abdallah et al. (2016); Giletto et al. (2020)</w:t>
      </w:r>
      <w:r>
        <w:t>).</w:t>
      </w:r>
      <w:r w:rsidRPr="00C10327">
        <w:t xml:space="preserve"> </w:t>
      </w:r>
      <w:r>
        <w:t xml:space="preserve">Specifically, </w:t>
      </w:r>
      <w:ins w:id="1432" w:author="Brian Bohman" w:date="2022-11-10T21:15:00Z">
        <w:r w:rsidR="00A01551">
          <w:t>∆%N</w:t>
        </w:r>
        <w:r w:rsidR="00A01551">
          <w:rPr>
            <w:vertAlign w:val="subscript"/>
          </w:rPr>
          <w:t>c</w:t>
        </w:r>
        <w:r w:rsidR="00A01551">
          <w:t xml:space="preserve"> </w:t>
        </w:r>
      </w:ins>
      <w:ins w:id="1433" w:author="Brian Bohman" w:date="2022-11-10T21:17:00Z">
        <w:r w:rsidR="002E56C0">
          <w:t>for each</w:t>
        </w:r>
      </w:ins>
      <w:ins w:id="1434" w:author="Brian Bohman" w:date="2022-11-10T21:18:00Z">
        <w:r w:rsidR="002E56C0">
          <w:t xml:space="preserve"> level of</w:t>
        </w:r>
      </w:ins>
      <w:ins w:id="1435" w:author="Brian Bohman" w:date="2022-11-10T21:17:00Z">
        <w:r w:rsidR="002E56C0">
          <w:t xml:space="preserve"> </w:t>
        </w:r>
        <w:r w:rsidR="002E56C0">
          <w:rPr>
            <w:i/>
            <w:iCs/>
          </w:rPr>
          <w:t xml:space="preserve">location:variety </w:t>
        </w:r>
      </w:ins>
      <w:ins w:id="1436" w:author="Brian Bohman" w:date="2022-11-10T21:18:00Z">
        <w:r w:rsidR="002E56C0">
          <w:t xml:space="preserve">with previously published CNDC </w:t>
        </w:r>
      </w:ins>
      <w:ins w:id="1437" w:author="Brian Bohman" w:date="2022-11-10T21:15:00Z">
        <w:r w:rsidR="00A01551">
          <w:t xml:space="preserve">was calculated </w:t>
        </w:r>
      </w:ins>
      <w:ins w:id="1438" w:author="Brian Bohman" w:date="2022-11-10T21:20:00Z">
        <w:r w:rsidR="00DE0BD0">
          <w:t xml:space="preserve">(Eq. [10]) </w:t>
        </w:r>
      </w:ins>
      <w:ins w:id="1439" w:author="Brian Bohman" w:date="2022-11-10T21:15:00Z">
        <w:r w:rsidR="00A01551">
          <w:t xml:space="preserve">using </w:t>
        </w:r>
      </w:ins>
      <w:ins w:id="1440" w:author="Brian Bohman" w:date="2022-11-10T21:16:00Z">
        <w:r w:rsidR="00A01551">
          <w:t>where %N</w:t>
        </w:r>
        <w:r w:rsidR="00A01551">
          <w:rPr>
            <w:vertAlign w:val="subscript"/>
          </w:rPr>
          <w:t>c,ref</w:t>
        </w:r>
        <w:r w:rsidR="00A01551">
          <w:t xml:space="preserve"> was set as the median value (i.e., 0.50 quantile) of %N</w:t>
        </w:r>
        <w:r w:rsidR="00A01551">
          <w:rPr>
            <w:vertAlign w:val="subscript"/>
          </w:rPr>
          <w:t>c</w:t>
        </w:r>
        <w:r w:rsidR="00A01551">
          <w:t xml:space="preserve"> from the directly modeled method, and %N</w:t>
        </w:r>
        <w:r w:rsidR="00A01551">
          <w:rPr>
            <w:vertAlign w:val="subscript"/>
          </w:rPr>
          <w:t>c,i</w:t>
        </w:r>
        <w:r w:rsidR="00A01551">
          <w:t xml:space="preserve"> </w:t>
        </w:r>
      </w:ins>
      <w:ins w:id="1441" w:author="Brian Bohman" w:date="2022-11-10T21:17:00Z">
        <w:r w:rsidR="002E56C0">
          <w:t>was set as the previously published values</w:t>
        </w:r>
      </w:ins>
      <w:ins w:id="1442" w:author="Brian Bohman" w:date="2022-11-10T21:18:00Z">
        <w:r w:rsidR="002E56C0">
          <w:t xml:space="preserve"> of %N</w:t>
        </w:r>
        <w:r w:rsidR="002E56C0">
          <w:rPr>
            <w:vertAlign w:val="subscript"/>
          </w:rPr>
          <w:t>c</w:t>
        </w:r>
        <w:r w:rsidR="002E56C0">
          <w:t xml:space="preserve">. </w:t>
        </w:r>
      </w:ins>
      <w:ins w:id="1443" w:author="Brian Bohman" w:date="2022-11-10T21:19:00Z">
        <w:r w:rsidR="002E56C0">
          <w:t>If ∆%N</w:t>
        </w:r>
        <w:r w:rsidR="002E56C0">
          <w:rPr>
            <w:vertAlign w:val="subscript"/>
          </w:rPr>
          <w:t>c</w:t>
        </w:r>
        <w:r w:rsidR="002E56C0">
          <w:t xml:space="preserve"> falls outside of the </w:t>
        </w:r>
      </w:ins>
      <w:del w:id="1444" w:author="Brian Bohman" w:date="2022-11-10T21:18:00Z">
        <w:r w:rsidDel="002E56C0">
          <w:delText xml:space="preserve">the previously published curves were evaluated to see if they fell within the 90% credible region for the corresponding curve fitted with the hierarchical Bayesian method in the present study. </w:delText>
        </w:r>
      </w:del>
      <w:del w:id="1445" w:author="Brian Bohman" w:date="2022-11-10T21:19:00Z">
        <w:r w:rsidDel="002E56C0">
          <w:delText xml:space="preserve">Using the determined </w:delText>
        </w:r>
      </w:del>
      <w:ins w:id="1446" w:author="Brian Bohman" w:date="2022-11-10T21:18:00Z">
        <w:r w:rsidR="002E56C0">
          <w:t xml:space="preserve">90% </w:t>
        </w:r>
      </w:ins>
      <w:r>
        <w:t>credible region for</w:t>
      </w:r>
      <w:del w:id="1447" w:author="Brian Bohman" w:date="2022-11-10T21:19:00Z">
        <w:r w:rsidR="00111407" w:rsidDel="002E56C0">
          <w:delText xml:space="preserve"> the</w:delText>
        </w:r>
      </w:del>
      <w:r>
        <w:t xml:space="preserve"> %N</w:t>
      </w:r>
      <w:r>
        <w:rPr>
          <w:vertAlign w:val="subscript"/>
        </w:rPr>
        <w:t>c</w:t>
      </w:r>
      <w:ins w:id="1448" w:author="Brian Bohman" w:date="2022-11-10T21:18:00Z">
        <w:r w:rsidR="002E56C0">
          <w:t xml:space="preserve"> </w:t>
        </w:r>
      </w:ins>
      <w:ins w:id="1449" w:author="Brian Bohman" w:date="2022-11-10T21:20:00Z">
        <w:r w:rsidR="002E56C0">
          <w:t xml:space="preserve">determined </w:t>
        </w:r>
      </w:ins>
      <w:ins w:id="1450" w:author="Brian Bohman" w:date="2022-11-10T21:18:00Z">
        <w:r w:rsidR="002E56C0">
          <w:t>from the</w:t>
        </w:r>
      </w:ins>
      <w:ins w:id="1451" w:author="Brian Bohman" w:date="2022-11-10T21:19:00Z">
        <w:r w:rsidR="002E56C0">
          <w:t xml:space="preserve"> directly modeled method</w:t>
        </w:r>
      </w:ins>
      <w:r>
        <w:t xml:space="preserve">, </w:t>
      </w:r>
      <w:del w:id="1452" w:author="Brian Bohman" w:date="2022-11-10T21:20:00Z">
        <w:r w:rsidDel="002E56C0">
          <w:delText>it is possible to identify the range for which two CNDCs are significantly different. If the previously identified %N</w:delText>
        </w:r>
        <w:r w:rsidDel="002E56C0">
          <w:rPr>
            <w:vertAlign w:val="subscript"/>
          </w:rPr>
          <w:delText>c</w:delText>
        </w:r>
        <w:r w:rsidDel="002E56C0">
          <w:delText xml:space="preserve"> value falls outside of the credible region for %N</w:delText>
        </w:r>
        <w:r w:rsidDel="002E56C0">
          <w:rPr>
            <w:vertAlign w:val="subscript"/>
          </w:rPr>
          <w:delText>c</w:delText>
        </w:r>
        <w:r w:rsidDel="002E56C0">
          <w:delText xml:space="preserve"> identified in this study, </w:delText>
        </w:r>
      </w:del>
      <w:r>
        <w:t>then the two curves are determined to be significantly different over the range for which the previous value falls outside of the credible region. This approach allows for direct evaluation of differences in %N</w:t>
      </w:r>
      <w:r>
        <w:rPr>
          <w:vertAlign w:val="subscript"/>
        </w:rPr>
        <w:t>c</w:t>
      </w:r>
      <w:r>
        <w:t xml:space="preserve"> for CNDCs developed from the same set of data across various statistical methods.</w:t>
      </w:r>
    </w:p>
    <w:p w14:paraId="5E5A812B" w14:textId="77777777" w:rsidR="009F018B" w:rsidRPr="002354AA" w:rsidRDefault="009F018B" w:rsidP="009F018B">
      <w:pPr>
        <w:pStyle w:val="Titre1"/>
        <w:ind w:left="432" w:hanging="432"/>
      </w:pPr>
      <w:r w:rsidRPr="002354AA">
        <w:t>Results</w:t>
      </w:r>
    </w:p>
    <w:p w14:paraId="511A46F5" w14:textId="77777777" w:rsidR="009F018B" w:rsidRPr="002354AA" w:rsidRDefault="009F018B" w:rsidP="009F018B">
      <w:pPr>
        <w:pStyle w:val="Titre2"/>
        <w:ind w:left="576" w:hanging="576"/>
      </w:pPr>
      <w:r w:rsidRPr="002354AA">
        <w:t xml:space="preserve">Fitted Critical N Dilution </w:t>
      </w:r>
      <w:r w:rsidRPr="00CD1A8A">
        <w:t>Curve</w:t>
      </w:r>
    </w:p>
    <w:p w14:paraId="7820F3E6" w14:textId="6103E075" w:rsidR="009F018B" w:rsidRDefault="009F018B" w:rsidP="00C6721E">
      <w:pPr>
        <w:pStyle w:val="Body"/>
      </w:pPr>
      <w:r w:rsidRPr="002354AA">
        <w:t xml:space="preserve">The posterior distribution of fitted values for CNDC parameters </w:t>
      </w:r>
      <w:r w:rsidRPr="002354AA">
        <w:rPr>
          <w:i/>
          <w:iCs/>
        </w:rPr>
        <w:t>a</w:t>
      </w:r>
      <w:r w:rsidRPr="002354AA">
        <w:t xml:space="preserve"> and </w:t>
      </w:r>
      <w:r w:rsidRPr="002354AA">
        <w:rPr>
          <w:i/>
          <w:iCs/>
        </w:rPr>
        <w:t>b</w:t>
      </w:r>
      <w:r w:rsidRPr="002354AA">
        <w:t xml:space="preserve"> are presented </w:t>
      </w:r>
      <w:ins w:id="1453" w:author="Gilles Bélanger" w:date="2022-11-16T14:16:00Z">
        <w:r w:rsidR="001B5371">
          <w:t xml:space="preserve">in </w:t>
        </w:r>
      </w:ins>
      <w:del w:id="1454" w:author="Gilles Bélanger" w:date="2022-11-16T14:15:00Z">
        <w:r w:rsidRPr="002354AA" w:rsidDel="001B5371">
          <w:delText xml:space="preserve">below </w:delText>
        </w:r>
        <w:r w:rsidRPr="00DA5F05" w:rsidDel="001B5371">
          <w:delText>(</w:delText>
        </w:r>
      </w:del>
      <w:del w:id="1455" w:author="Brian Bohman" w:date="2022-11-10T06:33:00Z">
        <w:r w:rsidR="00AD10AC" w:rsidDel="0020590A">
          <w:delText>Figure 3</w:delText>
        </w:r>
      </w:del>
      <w:ins w:id="1456" w:author="Brian Bohman" w:date="2022-11-10T06:33:00Z">
        <w:del w:id="1457" w:author="Gilles Bélanger" w:date="2022-11-16T14:16:00Z">
          <w:r w:rsidR="0020590A" w:rsidDel="001B5371">
            <w:delText>F</w:delText>
          </w:r>
        </w:del>
      </w:ins>
      <w:ins w:id="1458" w:author="Gilles Bélanger" w:date="2022-11-16T14:16:00Z">
        <w:r w:rsidR="001B5371">
          <w:t>F</w:t>
        </w:r>
      </w:ins>
      <w:ins w:id="1459" w:author="Brian Bohman" w:date="2022-11-10T06:33:00Z">
        <w:r w:rsidR="0020590A">
          <w:t>igure 2</w:t>
        </w:r>
      </w:ins>
      <w:del w:id="1460" w:author="Gilles Bélanger" w:date="2022-11-16T14:16:00Z">
        <w:r w:rsidRPr="00DA5F05" w:rsidDel="001B5371">
          <w:delText>)</w:delText>
        </w:r>
      </w:del>
      <w:r w:rsidRPr="002354AA">
        <w:t xml:space="preserve"> showing the median value and 90% credible interval (i.e., 0.05 and 0.95 quantile values). For parameter </w:t>
      </w:r>
      <w:r w:rsidRPr="002354AA">
        <w:rPr>
          <w:i/>
          <w:iCs/>
        </w:rPr>
        <w:t>a</w:t>
      </w:r>
      <w:r w:rsidRPr="002354AA">
        <w:t xml:space="preserve">, there was no significant difference for the effect of location at 90% credible interval threshold </w:t>
      </w:r>
      <w:r w:rsidRPr="00DA5F05">
        <w:t>(</w:t>
      </w:r>
      <w:del w:id="1461" w:author="Brian Bohman" w:date="2022-11-10T06:33:00Z">
        <w:r w:rsidR="00AD10AC" w:rsidDel="0020590A">
          <w:delText>Figure 3</w:delText>
        </w:r>
      </w:del>
      <w:ins w:id="1462" w:author="Brian Bohman" w:date="2022-11-10T06:33:00Z">
        <w:r w:rsidR="0020590A">
          <w:t>Figure 2</w:t>
        </w:r>
      </w:ins>
      <w:r w:rsidRPr="00DA5F05">
        <w:t>a).</w:t>
      </w:r>
      <w:r w:rsidRPr="002354AA">
        <w:t xml:space="preserve"> Although Argentina has a numerically greater value of parameter </w:t>
      </w:r>
      <w:r w:rsidRPr="002354AA">
        <w:rPr>
          <w:i/>
          <w:iCs/>
        </w:rPr>
        <w:t>a</w:t>
      </w:r>
      <w:r w:rsidRPr="002354AA">
        <w:t xml:space="preserve"> (4.95) than the other three locations (4.74</w:t>
      </w:r>
      <w:r>
        <w:t xml:space="preserve"> – </w:t>
      </w:r>
      <w:r w:rsidRPr="002354AA">
        <w:t xml:space="preserve">4.77), these differences are not significant. Additionally, the variation in parameter </w:t>
      </w:r>
      <w:r w:rsidRPr="002354AA">
        <w:rPr>
          <w:i/>
          <w:iCs/>
        </w:rPr>
        <w:t>a</w:t>
      </w:r>
      <w:r w:rsidRPr="002354AA">
        <w:t xml:space="preserve"> for the variety within location effect is negligible and not statistically significant </w:t>
      </w:r>
      <w:r w:rsidRPr="00DA5F05">
        <w:t>(</w:t>
      </w:r>
      <w:del w:id="1463" w:author="Brian Bohman" w:date="2022-11-10T06:33:00Z">
        <w:r w:rsidR="00AD10AC" w:rsidDel="0020590A">
          <w:delText>Figure 3</w:delText>
        </w:r>
      </w:del>
      <w:ins w:id="1464" w:author="Brian Bohman" w:date="2022-11-10T06:33:00Z">
        <w:r w:rsidR="0020590A">
          <w:t>Figure 2</w:t>
        </w:r>
      </w:ins>
      <w:r w:rsidRPr="00DA5F05">
        <w:t>a).</w:t>
      </w:r>
    </w:p>
    <w:p w14:paraId="443F01C1" w14:textId="477E39B2" w:rsidR="001B72CC" w:rsidRDefault="009835AF" w:rsidP="009835AF">
      <w:pPr>
        <w:jc w:val="left"/>
      </w:pPr>
      <w:r>
        <w:br w:type="page"/>
      </w:r>
    </w:p>
    <w:tbl>
      <w:tblPr>
        <w:tblStyle w:val="Grilledutableau"/>
        <w:tblW w:w="7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946"/>
        <w:gridCol w:w="3954"/>
      </w:tblGrid>
      <w:tr w:rsidR="001B72CC" w:rsidRPr="002354AA" w14:paraId="136176A3" w14:textId="77777777" w:rsidTr="00C6721E">
        <w:tc>
          <w:tcPr>
            <w:tcW w:w="7900" w:type="dxa"/>
            <w:gridSpan w:val="2"/>
          </w:tcPr>
          <w:p w14:paraId="7AB52BE2" w14:textId="77777777" w:rsidR="001B72CC" w:rsidRPr="00730296" w:rsidRDefault="001B72CC" w:rsidP="00C6721E">
            <w:r w:rsidRPr="00730296">
              <w:rPr>
                <w:noProof/>
                <w:lang w:val="en-CA" w:eastAsia="en-CA" w:bidi="ar-SA"/>
              </w:rPr>
              <w:drawing>
                <wp:inline distT="0" distB="0" distL="0" distR="0" wp14:anchorId="4E435CEE" wp14:editId="0950E8F6">
                  <wp:extent cx="5010912" cy="3758423"/>
                  <wp:effectExtent l="0" t="0" r="5715" b="1270"/>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rad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10912" cy="3758423"/>
                          </a:xfrm>
                          <a:prstGeom prst="rect">
                            <a:avLst/>
                          </a:prstGeom>
                        </pic:spPr>
                      </pic:pic>
                    </a:graphicData>
                  </a:graphic>
                </wp:inline>
              </w:drawing>
            </w:r>
          </w:p>
        </w:tc>
      </w:tr>
      <w:tr w:rsidR="001B72CC" w:rsidRPr="002354AA" w14:paraId="07488FDD" w14:textId="77777777" w:rsidTr="00C6721E">
        <w:trPr>
          <w:trHeight w:val="288"/>
        </w:trPr>
        <w:tc>
          <w:tcPr>
            <w:tcW w:w="3946" w:type="dxa"/>
            <w:vAlign w:val="center"/>
          </w:tcPr>
          <w:p w14:paraId="1D1116AC" w14:textId="77777777" w:rsidR="001B72CC" w:rsidRPr="00730296" w:rsidRDefault="001B72CC" w:rsidP="00C6721E">
            <w:pPr>
              <w:pStyle w:val="TableCaption"/>
              <w:jc w:val="center"/>
            </w:pPr>
            <w:r w:rsidRPr="00730296">
              <w:t>(a)</w:t>
            </w:r>
          </w:p>
        </w:tc>
        <w:tc>
          <w:tcPr>
            <w:tcW w:w="3954" w:type="dxa"/>
            <w:vAlign w:val="center"/>
          </w:tcPr>
          <w:p w14:paraId="339F7497" w14:textId="77777777" w:rsidR="001B72CC" w:rsidRPr="00730296" w:rsidRDefault="001B72CC" w:rsidP="00C6721E">
            <w:pPr>
              <w:pStyle w:val="TableCaption"/>
              <w:jc w:val="center"/>
            </w:pPr>
            <w:r w:rsidRPr="00730296">
              <w:t>(b)</w:t>
            </w:r>
          </w:p>
        </w:tc>
      </w:tr>
      <w:tr w:rsidR="001B72CC" w:rsidRPr="002354AA" w14:paraId="415AAA48" w14:textId="77777777" w:rsidTr="00C6721E">
        <w:tc>
          <w:tcPr>
            <w:tcW w:w="7900" w:type="dxa"/>
            <w:gridSpan w:val="2"/>
            <w:vAlign w:val="center"/>
          </w:tcPr>
          <w:p w14:paraId="05C3BDF2" w14:textId="686EAB92" w:rsidR="001B72CC" w:rsidRPr="007626C1" w:rsidRDefault="001B72CC" w:rsidP="00C6721E">
            <w:pPr>
              <w:pStyle w:val="TableCaption"/>
              <w:rPr>
                <w:bCs/>
              </w:rPr>
            </w:pPr>
            <w:bookmarkStart w:id="1465" w:name="_Ref78281262"/>
            <w:bookmarkStart w:id="1466" w:name="_Toc78910185"/>
            <w:bookmarkStart w:id="1467" w:name="_Toc80706217"/>
            <w:r>
              <w:t>Figure</w:t>
            </w:r>
            <w:del w:id="1468" w:author="Brian Bohman" w:date="2022-11-10T06:33:00Z">
              <w:r w:rsidDel="00590B44">
                <w:delText xml:space="preserve"> </w:delText>
              </w:r>
            </w:del>
            <w:ins w:id="1469" w:author="Brian Bohman" w:date="2022-11-10T06:33:00Z">
              <w:r w:rsidR="00590B44">
                <w:t xml:space="preserve"> 2</w:t>
              </w:r>
            </w:ins>
            <w:del w:id="1470" w:author="Brian Bohman" w:date="2022-11-10T06:33:00Z">
              <w:r w:rsidDel="00590B44">
                <w:fldChar w:fldCharType="begin"/>
              </w:r>
              <w:r w:rsidDel="00590B44">
                <w:delInstrText xml:space="preserve"> SEQ Figure \* ARABIC \s 1 </w:delInstrText>
              </w:r>
              <w:r w:rsidDel="00590B44">
                <w:fldChar w:fldCharType="separate"/>
              </w:r>
              <w:r w:rsidDel="00590B44">
                <w:rPr>
                  <w:noProof/>
                </w:rPr>
                <w:delText>3</w:delText>
              </w:r>
              <w:r w:rsidDel="00590B44">
                <w:rPr>
                  <w:noProof/>
                </w:rPr>
                <w:fldChar w:fldCharType="end"/>
              </w:r>
            </w:del>
            <w:bookmarkEnd w:id="1465"/>
            <w:r>
              <w:t>.</w:t>
            </w:r>
            <w:r w:rsidRPr="0083609E">
              <w:t xml:space="preserve"> </w:t>
            </w:r>
            <w:r w:rsidRPr="00704365">
              <w:rPr>
                <w:b w:val="0"/>
                <w:bCs/>
              </w:rPr>
              <w:t xml:space="preserve">Posterior distribution of variety and variety within location effects for </w:t>
            </w:r>
            <w:r w:rsidRPr="00725FDC">
              <w:t>(a)</w:t>
            </w:r>
            <w:r w:rsidRPr="00704365">
              <w:rPr>
                <w:b w:val="0"/>
                <w:bCs/>
              </w:rPr>
              <w:t xml:space="preserve"> parameter </w:t>
            </w:r>
            <w:r w:rsidRPr="00704365">
              <w:rPr>
                <w:b w:val="0"/>
                <w:bCs/>
                <w:i/>
                <w:iCs/>
              </w:rPr>
              <w:t>a</w:t>
            </w:r>
            <w:r w:rsidRPr="00704365">
              <w:rPr>
                <w:b w:val="0"/>
                <w:bCs/>
              </w:rPr>
              <w:t xml:space="preserve">; and </w:t>
            </w:r>
            <w:r w:rsidRPr="00725FDC">
              <w:t>(b)</w:t>
            </w:r>
            <w:r w:rsidRPr="00704365">
              <w:rPr>
                <w:b w:val="0"/>
                <w:bCs/>
              </w:rPr>
              <w:t xml:space="preserve"> parameter </w:t>
            </w:r>
            <w:r w:rsidRPr="00704365">
              <w:rPr>
                <w:b w:val="0"/>
                <w:bCs/>
                <w:i/>
                <w:iCs/>
              </w:rPr>
              <w:t>b</w:t>
            </w:r>
            <w:r w:rsidRPr="00704365">
              <w:rPr>
                <w:b w:val="0"/>
                <w:bCs/>
              </w:rPr>
              <w:t>. Points represent median value and line represents 0.05 and 0.95 quantile range. Values displayed with the figures are the median value with the 90% credible interval boundaries (i.e., 0.05 and 0.95 quantiles) displayed within the parentheses.</w:t>
            </w:r>
            <w:bookmarkEnd w:id="1466"/>
            <w:bookmarkEnd w:id="1467"/>
          </w:p>
        </w:tc>
      </w:tr>
    </w:tbl>
    <w:p w14:paraId="0636D315" w14:textId="77777777" w:rsidR="001B72CC" w:rsidRDefault="001B72CC" w:rsidP="001B72CC"/>
    <w:p w14:paraId="2339C906" w14:textId="64DF1438" w:rsidR="009F018B" w:rsidRPr="002354AA" w:rsidRDefault="009F018B" w:rsidP="00C6721E">
      <w:pPr>
        <w:pStyle w:val="Body"/>
        <w:rPr>
          <w:lang w:bidi="en-US"/>
        </w:rPr>
      </w:pPr>
      <w:r w:rsidRPr="00B34FD9">
        <w:rPr>
          <w:lang w:bidi="en-US"/>
        </w:rPr>
        <w:t xml:space="preserve">For parameter </w:t>
      </w:r>
      <w:r w:rsidRPr="00B34FD9">
        <w:rPr>
          <w:i/>
          <w:iCs/>
          <w:lang w:bidi="en-US"/>
        </w:rPr>
        <w:t>b</w:t>
      </w:r>
      <w:r w:rsidRPr="00B34FD9">
        <w:rPr>
          <w:lang w:bidi="en-US"/>
        </w:rPr>
        <w:t>, there were significant differences for both the effect of location and variety within location at a 90% credible interval threshold (</w:t>
      </w:r>
      <w:del w:id="1471" w:author="Brian Bohman" w:date="2022-11-10T06:33:00Z">
        <w:r w:rsidR="00AD10AC" w:rsidDel="0020590A">
          <w:delText>Figure 3</w:delText>
        </w:r>
      </w:del>
      <w:ins w:id="1472" w:author="Brian Bohman" w:date="2022-11-10T06:33:00Z">
        <w:r w:rsidR="0020590A">
          <w:t>Figure 2</w:t>
        </w:r>
      </w:ins>
      <w:r w:rsidRPr="00B34FD9">
        <w:rPr>
          <w:lang w:bidi="en-US"/>
        </w:rPr>
        <w:t xml:space="preserve">b). For location, Argentina had the lowest value for parameter </w:t>
      </w:r>
      <w:r w:rsidRPr="00B34FD9">
        <w:rPr>
          <w:i/>
          <w:iCs/>
          <w:lang w:bidi="en-US"/>
        </w:rPr>
        <w:t>b</w:t>
      </w:r>
      <w:r w:rsidRPr="00B34FD9">
        <w:rPr>
          <w:lang w:bidi="en-US"/>
        </w:rPr>
        <w:t xml:space="preserve"> (0.175), while Canada had a greater value for parameter </w:t>
      </w:r>
      <w:r w:rsidRPr="00B34FD9">
        <w:rPr>
          <w:i/>
          <w:iCs/>
          <w:lang w:bidi="en-US"/>
        </w:rPr>
        <w:t xml:space="preserve">b </w:t>
      </w:r>
      <w:r w:rsidRPr="00B34FD9">
        <w:rPr>
          <w:lang w:bidi="en-US"/>
        </w:rPr>
        <w:t>(0.448)</w:t>
      </w:r>
      <w:r w:rsidRPr="00B34FD9">
        <w:rPr>
          <w:i/>
          <w:iCs/>
          <w:lang w:bidi="en-US"/>
        </w:rPr>
        <w:t xml:space="preserve"> </w:t>
      </w:r>
      <w:r w:rsidRPr="00B34FD9">
        <w:rPr>
          <w:lang w:bidi="en-US"/>
        </w:rPr>
        <w:t xml:space="preserve">than Argentina but lower than either Belgium (0.561) or Minnesota (0.582). The difference between parameter </w:t>
      </w:r>
      <w:r w:rsidRPr="00B34FD9">
        <w:rPr>
          <w:i/>
          <w:iCs/>
          <w:lang w:bidi="en-US"/>
        </w:rPr>
        <w:t>b</w:t>
      </w:r>
      <w:r w:rsidRPr="00B34FD9">
        <w:rPr>
          <w:lang w:bidi="en-US"/>
        </w:rPr>
        <w:t xml:space="preserve"> for Belgium and Minnesota was not significant. For the variety within location effect, parameter </w:t>
      </w:r>
      <w:r w:rsidRPr="00B34FD9">
        <w:rPr>
          <w:i/>
          <w:iCs/>
          <w:lang w:bidi="en-US"/>
        </w:rPr>
        <w:t>b</w:t>
      </w:r>
      <w:r w:rsidRPr="00B34FD9">
        <w:rPr>
          <w:lang w:bidi="en-US"/>
        </w:rPr>
        <w:t xml:space="preserve"> significantly varied for varieties in Argentina and Canada, while there were no significant differences in parameter </w:t>
      </w:r>
      <w:r w:rsidRPr="00E474E8">
        <w:rPr>
          <w:i/>
          <w:iCs/>
          <w:lang w:bidi="en-US"/>
        </w:rPr>
        <w:t>b</w:t>
      </w:r>
      <w:r w:rsidRPr="00B34FD9">
        <w:rPr>
          <w:lang w:bidi="en-US"/>
        </w:rPr>
        <w:t xml:space="preserve"> within either Belgium or Minnesota. For Argentina, Innovator had the greatest value for parameter </w:t>
      </w:r>
      <w:r w:rsidRPr="00E474E8">
        <w:rPr>
          <w:i/>
          <w:iCs/>
          <w:lang w:bidi="en-US"/>
        </w:rPr>
        <w:t>b</w:t>
      </w:r>
      <w:r w:rsidRPr="00B34FD9">
        <w:rPr>
          <w:lang w:bidi="en-US"/>
        </w:rPr>
        <w:t xml:space="preserve"> (0.212), followed by Gem Russet, Umatilla Russet, Markies Russet, and Bannock Russet (0.178, 0.165, 0.155, and 0.140, respectively). The difference between Innovator and Umatilla Russet, Markies Russet, and Bannock Russet was significant, while all other differences between varieties were not significant. For Canada, Russet Burbank had a significantly higher value for parameter </w:t>
      </w:r>
      <w:r w:rsidRPr="00B34FD9">
        <w:rPr>
          <w:i/>
          <w:iCs/>
          <w:lang w:bidi="en-US"/>
        </w:rPr>
        <w:t>b</w:t>
      </w:r>
      <w:r w:rsidRPr="00B34FD9">
        <w:rPr>
          <w:lang w:bidi="en-US"/>
        </w:rPr>
        <w:t xml:space="preserve"> (0.489) than Shepody (0.412).</w:t>
      </w:r>
    </w:p>
    <w:p w14:paraId="7AE1B86D" w14:textId="171EBC6F" w:rsidR="009F018B" w:rsidRDefault="009F018B" w:rsidP="00C6721E">
      <w:pPr>
        <w:pStyle w:val="Body"/>
      </w:pPr>
      <w:r w:rsidRPr="002354AA">
        <w:t>There was a positive correlation found between parameter</w:t>
      </w:r>
      <w:r>
        <w:t>s</w:t>
      </w:r>
      <w:r w:rsidRPr="002354AA">
        <w:t xml:space="preserve"> </w:t>
      </w:r>
      <w:r w:rsidRPr="002354AA">
        <w:rPr>
          <w:i/>
          <w:iCs/>
        </w:rPr>
        <w:t>a</w:t>
      </w:r>
      <w:r w:rsidRPr="002354AA">
        <w:t xml:space="preserve"> and </w:t>
      </w:r>
      <w:r w:rsidRPr="00DA5F05">
        <w:rPr>
          <w:i/>
          <w:iCs/>
        </w:rPr>
        <w:t>b</w:t>
      </w:r>
      <w:r w:rsidRPr="00DA5F05">
        <w:t xml:space="preserve"> (</w:t>
      </w:r>
      <w:del w:id="1473" w:author="Brian Bohman" w:date="2022-11-10T06:33:00Z">
        <w:r w:rsidR="00AD10AC" w:rsidDel="0020590A">
          <w:delText>Figure 4</w:delText>
        </w:r>
      </w:del>
      <w:ins w:id="1474" w:author="Brian Bohman" w:date="2022-11-10T06:33:00Z">
        <w:r w:rsidR="0020590A">
          <w:t>Figure 3</w:t>
        </w:r>
      </w:ins>
      <w:r w:rsidRPr="00DA5F05">
        <w:t>) which indicates that quantifying differences in these parameter values independently (</w:t>
      </w:r>
      <w:del w:id="1475" w:author="Brian Bohman" w:date="2022-11-10T06:33:00Z">
        <w:r w:rsidR="00AD10AC" w:rsidDel="0020590A">
          <w:delText>Figure 3</w:delText>
        </w:r>
      </w:del>
      <w:ins w:id="1476" w:author="Brian Bohman" w:date="2022-11-10T06:33:00Z">
        <w:r w:rsidR="0020590A">
          <w:t>Figure 2</w:t>
        </w:r>
      </w:ins>
      <w:r w:rsidRPr="00DA5F05">
        <w:t>)</w:t>
      </w:r>
      <w:r w:rsidRPr="002354AA">
        <w:t xml:space="preserve"> is not appropriate to describe the uncertainty in %N</w:t>
      </w:r>
      <w:r w:rsidRPr="002354AA">
        <w:rPr>
          <w:vertAlign w:val="subscript"/>
        </w:rPr>
        <w:t>c</w:t>
      </w:r>
      <w:r w:rsidRPr="002354AA">
        <w:t xml:space="preserve"> determined by the correlated parameters. Stated alternatively, significant differences </w:t>
      </w:r>
      <w:r>
        <w:t>for either</w:t>
      </w:r>
      <w:r w:rsidRPr="002354AA">
        <w:t xml:space="preserve"> parameter </w:t>
      </w:r>
      <w:r w:rsidRPr="002354AA">
        <w:rPr>
          <w:i/>
          <w:iCs/>
        </w:rPr>
        <w:t>a</w:t>
      </w:r>
      <w:r w:rsidRPr="002354AA">
        <w:t xml:space="preserve"> </w:t>
      </w:r>
      <w:r>
        <w:t>or</w:t>
      </w:r>
      <w:r w:rsidRPr="002354AA">
        <w:t xml:space="preserve"> </w:t>
      </w:r>
      <w:r w:rsidRPr="002354AA">
        <w:rPr>
          <w:i/>
          <w:iCs/>
        </w:rPr>
        <w:t>b</w:t>
      </w:r>
      <w:r w:rsidRPr="002354AA">
        <w:t xml:space="preserve"> do not necessarily imply that differences in %N</w:t>
      </w:r>
      <w:r w:rsidRPr="002354AA">
        <w:rPr>
          <w:vertAlign w:val="subscript"/>
        </w:rPr>
        <w:t>c</w:t>
      </w:r>
      <w:r w:rsidRPr="002354AA">
        <w:t xml:space="preserve"> are also significant.</w:t>
      </w:r>
    </w:p>
    <w:p w14:paraId="7B48890B" w14:textId="7FDFF256" w:rsidR="001B72CC" w:rsidRDefault="001B72CC" w:rsidP="001B72CC"/>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1B72CC" w14:paraId="5351FE1C" w14:textId="77777777" w:rsidTr="00C6721E">
        <w:tc>
          <w:tcPr>
            <w:tcW w:w="8630" w:type="dxa"/>
          </w:tcPr>
          <w:p w14:paraId="170C70D9" w14:textId="77777777" w:rsidR="001B72CC" w:rsidRDefault="001B72CC" w:rsidP="00C6721E">
            <w:r w:rsidRPr="002354AA">
              <w:rPr>
                <w:noProof/>
                <w:lang w:val="en-CA" w:eastAsia="en-CA" w:bidi="ar-SA"/>
              </w:rPr>
              <w:drawing>
                <wp:inline distT="0" distB="0" distL="0" distR="0" wp14:anchorId="6120A825" wp14:editId="3CDF90A6">
                  <wp:extent cx="5010912" cy="3340448"/>
                  <wp:effectExtent l="0" t="0" r="5715" b="0"/>
                  <wp:docPr id="13" name="Picture 13"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hap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10912" cy="3340448"/>
                          </a:xfrm>
                          <a:prstGeom prst="rect">
                            <a:avLst/>
                          </a:prstGeom>
                        </pic:spPr>
                      </pic:pic>
                    </a:graphicData>
                  </a:graphic>
                </wp:inline>
              </w:drawing>
            </w:r>
          </w:p>
        </w:tc>
      </w:tr>
      <w:tr w:rsidR="001B72CC" w14:paraId="71A1A415" w14:textId="77777777" w:rsidTr="00C6721E">
        <w:tc>
          <w:tcPr>
            <w:tcW w:w="8630" w:type="dxa"/>
          </w:tcPr>
          <w:p w14:paraId="0B8E6ABE" w14:textId="0D3A651B" w:rsidR="001B72CC" w:rsidRDefault="001B72CC" w:rsidP="00C6721E">
            <w:pPr>
              <w:pStyle w:val="TableCaption"/>
            </w:pPr>
            <w:bookmarkStart w:id="1477" w:name="_Ref78281345"/>
            <w:bookmarkStart w:id="1478" w:name="_Toc78910186"/>
            <w:bookmarkStart w:id="1479" w:name="_Toc80706218"/>
            <w:r>
              <w:t xml:space="preserve">Figure </w:t>
            </w:r>
            <w:del w:id="1480" w:author="Brian Bohman" w:date="2022-11-10T06:33:00Z">
              <w:r w:rsidDel="0020590A">
                <w:fldChar w:fldCharType="begin"/>
              </w:r>
              <w:r w:rsidDel="0020590A">
                <w:delInstrText xml:space="preserve"> SEQ Figure \* ARABIC \s 1</w:delInstrText>
              </w:r>
              <w:r w:rsidDel="0020590A">
                <w:fldChar w:fldCharType="separate"/>
              </w:r>
              <w:r w:rsidDel="0020590A">
                <w:rPr>
                  <w:noProof/>
                </w:rPr>
                <w:delText>4</w:delText>
              </w:r>
              <w:r w:rsidDel="0020590A">
                <w:fldChar w:fldCharType="end"/>
              </w:r>
            </w:del>
            <w:bookmarkEnd w:id="1477"/>
            <w:ins w:id="1481" w:author="Brian Bohman" w:date="2022-11-10T06:33:00Z">
              <w:r w:rsidR="0020590A">
                <w:t>3</w:t>
              </w:r>
            </w:ins>
            <w:r>
              <w:t>.</w:t>
            </w:r>
            <w:r w:rsidRPr="00AE3180">
              <w:rPr>
                <w:b w:val="0"/>
                <w:bCs/>
              </w:rPr>
              <w:t xml:space="preserve"> Distribution of posterior values for parameters </w:t>
            </w:r>
            <w:r w:rsidRPr="00AE3180">
              <w:rPr>
                <w:b w:val="0"/>
                <w:bCs/>
                <w:i/>
                <w:iCs/>
              </w:rPr>
              <w:t>a</w:t>
            </w:r>
            <w:r w:rsidRPr="00AE3180">
              <w:rPr>
                <w:b w:val="0"/>
                <w:bCs/>
              </w:rPr>
              <w:t xml:space="preserve"> and </w:t>
            </w:r>
            <w:r w:rsidRPr="00AE3180">
              <w:rPr>
                <w:b w:val="0"/>
                <w:bCs/>
                <w:i/>
                <w:iCs/>
              </w:rPr>
              <w:t>b</w:t>
            </w:r>
            <w:r w:rsidRPr="00AE3180">
              <w:rPr>
                <w:b w:val="0"/>
                <w:bCs/>
              </w:rPr>
              <w:t xml:space="preserve"> for each location within variety shown as a scatterplot with marginal density distribution given for each parameter. Pearson correlation coefficient [</w:t>
            </w:r>
            <w:r w:rsidRPr="00AE3180">
              <w:rPr>
                <w:b w:val="0"/>
                <w:bCs/>
                <w:i/>
                <w:iCs/>
              </w:rPr>
              <w:t>R</w:t>
            </w:r>
            <w:r w:rsidRPr="00AE3180">
              <w:rPr>
                <w:b w:val="0"/>
                <w:bCs/>
              </w:rPr>
              <w:t xml:space="preserve">] is displayed for the relationship between parameters </w:t>
            </w:r>
            <w:r w:rsidRPr="00AE3180">
              <w:rPr>
                <w:b w:val="0"/>
                <w:bCs/>
                <w:i/>
                <w:iCs/>
              </w:rPr>
              <w:t>a</w:t>
            </w:r>
            <w:r w:rsidRPr="00AE3180">
              <w:rPr>
                <w:b w:val="0"/>
                <w:bCs/>
              </w:rPr>
              <w:t xml:space="preserve"> and </w:t>
            </w:r>
            <w:r w:rsidRPr="00AE3180">
              <w:rPr>
                <w:b w:val="0"/>
                <w:bCs/>
                <w:i/>
                <w:iCs/>
              </w:rPr>
              <w:t>b</w:t>
            </w:r>
            <w:r w:rsidRPr="00AE3180">
              <w:rPr>
                <w:b w:val="0"/>
                <w:bCs/>
              </w:rPr>
              <w:t>. Data are shown at the level of individual draws (n=28,000).</w:t>
            </w:r>
            <w:bookmarkEnd w:id="1478"/>
            <w:bookmarkEnd w:id="1479"/>
          </w:p>
        </w:tc>
      </w:tr>
    </w:tbl>
    <w:p w14:paraId="4D60D65C" w14:textId="77777777" w:rsidR="001B72CC" w:rsidRDefault="001B72CC" w:rsidP="001B72CC"/>
    <w:p w14:paraId="406D3837" w14:textId="05680987" w:rsidR="009F018B" w:rsidRDefault="009F018B" w:rsidP="00C6721E">
      <w:pPr>
        <w:pStyle w:val="Body"/>
      </w:pPr>
      <w:r w:rsidRPr="002354AA">
        <w:t>Critical N dilution curves for each variety within location and the experimental data, median linear-plateau curve for each experimental sampling date, and median value of %N</w:t>
      </w:r>
      <w:r w:rsidRPr="002354AA">
        <w:rPr>
          <w:vertAlign w:val="subscript"/>
        </w:rPr>
        <w:t>c</w:t>
      </w:r>
      <w:r w:rsidRPr="002354AA">
        <w:t xml:space="preserve"> are presented </w:t>
      </w:r>
      <w:r w:rsidRPr="00DA5F05">
        <w:t>(</w:t>
      </w:r>
      <w:del w:id="1482" w:author="Brian Bohman" w:date="2022-11-10T06:34:00Z">
        <w:r w:rsidR="00AD10AC" w:rsidDel="004861F8">
          <w:delText>Figure 5</w:delText>
        </w:r>
      </w:del>
      <w:ins w:id="1483" w:author="Brian Bohman" w:date="2022-11-10T06:34:00Z">
        <w:r w:rsidR="004861F8">
          <w:t>Figure 4</w:t>
        </w:r>
      </w:ins>
      <w:r w:rsidRPr="00DA5F05">
        <w:t>). The individual linear-plateau curves fitted for each experimental sampling date nested within each level of the variety within location effect are presented in the Supplemental Materials (</w:t>
      </w:r>
      <w:r w:rsidR="00AD10AC">
        <w:t>Figure S1</w:t>
      </w:r>
      <w:r w:rsidRPr="00DA5F05">
        <w:t>).</w:t>
      </w:r>
    </w:p>
    <w:p w14:paraId="0DF2937C" w14:textId="77777777" w:rsidR="001B72CC" w:rsidRDefault="001B72CC" w:rsidP="001B72CC"/>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1B72CC" w14:paraId="52A5E848" w14:textId="77777777" w:rsidTr="00C6721E">
        <w:tc>
          <w:tcPr>
            <w:tcW w:w="8630" w:type="dxa"/>
          </w:tcPr>
          <w:p w14:paraId="2E10B96A" w14:textId="77777777" w:rsidR="001B72CC" w:rsidRDefault="001B72CC" w:rsidP="00C6721E">
            <w:r>
              <w:rPr>
                <w:noProof/>
                <w:lang w:val="en-CA" w:eastAsia="en-CA" w:bidi="ar-SA"/>
              </w:rPr>
              <w:drawing>
                <wp:inline distT="0" distB="0" distL="0" distR="0" wp14:anchorId="214191CE" wp14:editId="6B835BC8">
                  <wp:extent cx="5010912" cy="3340608"/>
                  <wp:effectExtent l="0" t="0" r="5715"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tc>
      </w:tr>
      <w:tr w:rsidR="001B72CC" w14:paraId="6C6CB3FB" w14:textId="77777777" w:rsidTr="00C6721E">
        <w:tc>
          <w:tcPr>
            <w:tcW w:w="8630" w:type="dxa"/>
          </w:tcPr>
          <w:p w14:paraId="41CCE4A7" w14:textId="7F2C8583" w:rsidR="001B72CC" w:rsidRDefault="001B72CC" w:rsidP="00C6721E">
            <w:pPr>
              <w:pStyle w:val="TableCaption"/>
            </w:pPr>
            <w:bookmarkStart w:id="1484" w:name="_Ref78281403"/>
            <w:bookmarkStart w:id="1485" w:name="_Toc78910187"/>
            <w:bookmarkStart w:id="1486" w:name="_Toc80706219"/>
            <w:r>
              <w:t xml:space="preserve">Figure </w:t>
            </w:r>
            <w:del w:id="1487" w:author="Brian Bohman" w:date="2022-11-10T06:34:00Z">
              <w:r w:rsidDel="0020590A">
                <w:fldChar w:fldCharType="begin"/>
              </w:r>
              <w:r w:rsidDel="0020590A">
                <w:delInstrText xml:space="preserve"> SEQ Figure \* ARABIC \s 1 </w:delInstrText>
              </w:r>
              <w:r w:rsidDel="0020590A">
                <w:fldChar w:fldCharType="separate"/>
              </w:r>
              <w:r w:rsidDel="0020590A">
                <w:rPr>
                  <w:noProof/>
                </w:rPr>
                <w:delText>5</w:delText>
              </w:r>
              <w:r w:rsidDel="0020590A">
                <w:rPr>
                  <w:noProof/>
                </w:rPr>
                <w:fldChar w:fldCharType="end"/>
              </w:r>
            </w:del>
            <w:bookmarkEnd w:id="1484"/>
            <w:ins w:id="1488" w:author="Brian Bohman" w:date="2022-11-10T06:34:00Z">
              <w:r w:rsidR="0020590A">
                <w:t>4</w:t>
              </w:r>
            </w:ins>
            <w:r>
              <w:t>.</w:t>
            </w:r>
            <w:r w:rsidRPr="0095557B">
              <w:rPr>
                <w:b w:val="0"/>
                <w:bCs/>
              </w:rPr>
              <w:t xml:space="preserve"> Critical N dilution curves (i.e., median value of critical N concentration [%N</w:t>
            </w:r>
            <w:r w:rsidRPr="00CB3F3E">
              <w:rPr>
                <w:b w:val="0"/>
                <w:bCs/>
                <w:vertAlign w:val="subscript"/>
              </w:rPr>
              <w:t>c</w:t>
            </w:r>
            <w:r w:rsidRPr="0095557B">
              <w:rPr>
                <w:b w:val="0"/>
                <w:bCs/>
              </w:rPr>
              <w:t xml:space="preserve">]) fitted from the hierarchical Bayesian model </w:t>
            </w:r>
            <w:r>
              <w:rPr>
                <w:b w:val="0"/>
                <w:bCs/>
              </w:rPr>
              <w:t>are</w:t>
            </w:r>
            <w:r w:rsidRPr="0095557B">
              <w:rPr>
                <w:b w:val="0"/>
                <w:bCs/>
              </w:rPr>
              <w:t xml:space="preserve"> shown as </w:t>
            </w:r>
            <w:r>
              <w:rPr>
                <w:b w:val="0"/>
                <w:bCs/>
              </w:rPr>
              <w:t xml:space="preserve">a </w:t>
            </w:r>
            <w:r w:rsidRPr="0095557B">
              <w:rPr>
                <w:b w:val="0"/>
                <w:bCs/>
              </w:rPr>
              <w:t>solid black line</w:t>
            </w:r>
            <w:r>
              <w:rPr>
                <w:b w:val="0"/>
                <w:bCs/>
              </w:rPr>
              <w:t xml:space="preserve">s </w:t>
            </w:r>
            <w:r w:rsidRPr="0095557B">
              <w:rPr>
                <w:b w:val="0"/>
                <w:bCs/>
              </w:rPr>
              <w:t xml:space="preserve">for each </w:t>
            </w:r>
            <w:r w:rsidR="009569C7">
              <w:rPr>
                <w:b w:val="0"/>
                <w:bCs/>
              </w:rPr>
              <w:t xml:space="preserve">variety within </w:t>
            </w:r>
            <w:r w:rsidRPr="0095557B">
              <w:rPr>
                <w:b w:val="0"/>
                <w:bCs/>
              </w:rPr>
              <w:t xml:space="preserve">location. Biomass and </w:t>
            </w:r>
            <w:r>
              <w:rPr>
                <w:b w:val="0"/>
                <w:bCs/>
              </w:rPr>
              <w:t>N</w:t>
            </w:r>
            <w:r w:rsidRPr="0095557B">
              <w:rPr>
                <w:b w:val="0"/>
                <w:bCs/>
              </w:rPr>
              <w:t xml:space="preserve"> concentration [%N] data are displayed as points with the median linear-plateau curve for each sampling date shown as grey line. The number of samples [n] and the number of sampling dates [i] are displayed on each individual panel.</w:t>
            </w:r>
            <w:bookmarkEnd w:id="1485"/>
            <w:bookmarkEnd w:id="1486"/>
          </w:p>
        </w:tc>
      </w:tr>
    </w:tbl>
    <w:p w14:paraId="577ABECC" w14:textId="77777777" w:rsidR="001B72CC" w:rsidRDefault="001B72CC" w:rsidP="001B72CC"/>
    <w:p w14:paraId="39127152" w14:textId="5D7266DD" w:rsidR="009F018B" w:rsidRDefault="009F018B" w:rsidP="00C6721E">
      <w:pPr>
        <w:pStyle w:val="Body"/>
      </w:pPr>
      <w:r>
        <w:t>F</w:t>
      </w:r>
      <w:r w:rsidRPr="002354AA">
        <w:t>or the Argentina varieties</w:t>
      </w:r>
      <w:r w:rsidRPr="00DA5F05">
        <w:t>,</w:t>
      </w:r>
      <w:r w:rsidRPr="002354AA">
        <w:t xml:space="preserve"> more than 60% of the observed data fall below the CNDC (i.e., represent N limiting conditions) with over 40% of sampling dates having exclusively N limiting conditions </w:t>
      </w:r>
      <w:r w:rsidRPr="00DA5F05">
        <w:t>observed</w:t>
      </w:r>
      <w:r>
        <w:t>. F</w:t>
      </w:r>
      <w:r w:rsidRPr="002354AA">
        <w:t xml:space="preserve">or </w:t>
      </w:r>
      <w:r>
        <w:t xml:space="preserve">both the </w:t>
      </w:r>
      <w:r w:rsidRPr="002354AA">
        <w:t xml:space="preserve">Belgium </w:t>
      </w:r>
      <w:r>
        <w:t xml:space="preserve">and Minnesota </w:t>
      </w:r>
      <w:r w:rsidRPr="00DA5F05">
        <w:t>varieties</w:t>
      </w:r>
      <w:r>
        <w:t xml:space="preserve">, </w:t>
      </w:r>
      <w:r w:rsidRPr="00DA5F05">
        <w:t>more than 80% of the observed data fall above the CNDC (i.e., represent non-N limiting conditions) with almost 30% of sampling dates having exclusively non-N limiting conditions observed</w:t>
      </w:r>
      <w:r>
        <w:t>. F</w:t>
      </w:r>
      <w:r w:rsidRPr="00DA5F05">
        <w:t>or the Canada varieties</w:t>
      </w:r>
      <w:r>
        <w:t xml:space="preserve">, </w:t>
      </w:r>
      <w:r w:rsidRPr="00DA5F05">
        <w:t>over 60% of observed data represented non-N limiting conditions but less than 10% of sampling dates had exclusively non-N limiting conditions observed</w:t>
      </w:r>
      <w:r>
        <w:t xml:space="preserve"> </w:t>
      </w:r>
      <w:r w:rsidRPr="00DA5F05">
        <w:t>(</w:t>
      </w:r>
      <w:r w:rsidR="00AD10AC">
        <w:t>Figure S1</w:t>
      </w:r>
      <w:r w:rsidRPr="00DA5F05">
        <w:t>).</w:t>
      </w:r>
    </w:p>
    <w:p w14:paraId="13921A61" w14:textId="77777777" w:rsidR="009F018B" w:rsidRPr="002354AA" w:rsidRDefault="009F018B" w:rsidP="009F018B">
      <w:pPr>
        <w:pStyle w:val="Titre2"/>
        <w:ind w:left="576" w:hanging="576"/>
      </w:pPr>
      <w:r w:rsidRPr="002354AA">
        <w:t>Critical N Concentration Uncertainty</w:t>
      </w:r>
    </w:p>
    <w:p w14:paraId="670AA891" w14:textId="203CDAFB" w:rsidR="009F018B" w:rsidRDefault="009F018B" w:rsidP="00C6721E">
      <w:pPr>
        <w:pStyle w:val="Body"/>
      </w:pPr>
      <w:r w:rsidRPr="002354AA">
        <w:t>The credible region for %N</w:t>
      </w:r>
      <w:r w:rsidRPr="002354AA">
        <w:rPr>
          <w:vertAlign w:val="subscript"/>
        </w:rPr>
        <w:t>c</w:t>
      </w:r>
      <w:r w:rsidRPr="002354AA">
        <w:t xml:space="preserve"> varies across variety within location and across levels of biomass </w:t>
      </w:r>
      <w:r w:rsidRPr="00DA5F05">
        <w:t>(</w:t>
      </w:r>
      <w:del w:id="1489" w:author="Brian Bohman" w:date="2022-11-10T06:35:00Z">
        <w:r w:rsidR="00AD10AC" w:rsidDel="004861F8">
          <w:delText>Figure 6</w:delText>
        </w:r>
      </w:del>
      <w:ins w:id="1490" w:author="Brian Bohman" w:date="2022-11-10T06:35:00Z">
        <w:r w:rsidR="004861F8">
          <w:t>Figure 5</w:t>
        </w:r>
      </w:ins>
      <w:r w:rsidRPr="00DA5F05">
        <w:t>). The symmetry of the credible region distribution varies by variety within location</w:t>
      </w:r>
      <w:r>
        <w:t>. S</w:t>
      </w:r>
      <w:r w:rsidRPr="00DA5F05">
        <w:t xml:space="preserve">ome </w:t>
      </w:r>
      <w:r>
        <w:t>levels of variety within location</w:t>
      </w:r>
      <w:r w:rsidRPr="00DA5F05">
        <w:t xml:space="preserve">, such as Argentina </w:t>
      </w:r>
      <w:r>
        <w:t>×</w:t>
      </w:r>
      <w:r w:rsidRPr="00DA5F05">
        <w:t xml:space="preserve"> Gem Russet, hav</w:t>
      </w:r>
      <w:r>
        <w:t>e</w:t>
      </w:r>
      <w:r w:rsidRPr="00DA5F05">
        <w:t xml:space="preserve"> a skewed distribution, while other levels, such as Canada </w:t>
      </w:r>
      <w:r>
        <w:t>×</w:t>
      </w:r>
      <w:r w:rsidRPr="00DA5F05">
        <w:t xml:space="preserve"> Shepody, hav</w:t>
      </w:r>
      <w:r>
        <w:t>e</w:t>
      </w:r>
      <w:r w:rsidRPr="00DA5F05">
        <w:t xml:space="preserve"> a symmetrical distribution (</w:t>
      </w:r>
      <w:del w:id="1491" w:author="Brian Bohman" w:date="2022-11-10T06:35:00Z">
        <w:r w:rsidR="00AD10AC" w:rsidDel="004861F8">
          <w:delText>Figure 6</w:delText>
        </w:r>
      </w:del>
      <w:ins w:id="1492" w:author="Brian Bohman" w:date="2022-11-10T06:35:00Z">
        <w:r w:rsidR="004861F8">
          <w:t>Figure 5</w:t>
        </w:r>
      </w:ins>
      <w:r w:rsidRPr="00DA5F05">
        <w:t>a).</w:t>
      </w:r>
      <w:r w:rsidRPr="002354AA">
        <w:t xml:space="preserve"> There are also differences in the range of the credible region</w:t>
      </w:r>
      <w:r>
        <w:t>,</w:t>
      </w:r>
      <w:r w:rsidRPr="002354AA">
        <w:t xml:space="preserve"> where some varieties within location, such as Argentina </w:t>
      </w:r>
      <w:r>
        <w:t>×</w:t>
      </w:r>
      <w:r w:rsidRPr="002354AA">
        <w:t xml:space="preserve"> Umatilla Russet, have greater uncertainty in %N</w:t>
      </w:r>
      <w:r w:rsidRPr="002354AA">
        <w:rPr>
          <w:vertAlign w:val="subscript"/>
        </w:rPr>
        <w:t>c</w:t>
      </w:r>
      <w:r w:rsidRPr="002354AA">
        <w:t xml:space="preserve"> than others, such as Minnesota </w:t>
      </w:r>
      <w:r>
        <w:t>×</w:t>
      </w:r>
      <w:r w:rsidRPr="002354AA">
        <w:t xml:space="preserve"> Russet Burbank. The uncertainty in %N</w:t>
      </w:r>
      <w:r w:rsidRPr="002354AA">
        <w:rPr>
          <w:vertAlign w:val="subscript"/>
        </w:rPr>
        <w:t>c</w:t>
      </w:r>
      <w:r w:rsidRPr="002354AA">
        <w:t xml:space="preserve"> also varies across the level of biomass for a given CNDC. For example, as the level of biomass increases, Argentina </w:t>
      </w:r>
      <w:r>
        <w:t>×</w:t>
      </w:r>
      <w:r w:rsidRPr="002354AA">
        <w:t xml:space="preserve"> Umatilla Russet has </w:t>
      </w:r>
      <w:r>
        <w:t xml:space="preserve">an </w:t>
      </w:r>
      <w:r w:rsidRPr="002354AA">
        <w:t xml:space="preserve">increasing credible region range, Minnesota </w:t>
      </w:r>
      <w:r>
        <w:t>×</w:t>
      </w:r>
      <w:r w:rsidRPr="002354AA">
        <w:t xml:space="preserve"> Russet Burbank has </w:t>
      </w:r>
      <w:r>
        <w:t xml:space="preserve">a </w:t>
      </w:r>
      <w:r w:rsidRPr="002354AA">
        <w:t xml:space="preserve">decreasing credible region range, and Argentina </w:t>
      </w:r>
      <w:r>
        <w:t>×</w:t>
      </w:r>
      <w:r w:rsidRPr="002354AA">
        <w:t xml:space="preserve"> Bannock Russet has </w:t>
      </w:r>
      <w:r>
        <w:t xml:space="preserve">a </w:t>
      </w:r>
      <w:r w:rsidRPr="002354AA">
        <w:t>nearly constant credible region range.</w:t>
      </w:r>
    </w:p>
    <w:p w14:paraId="5D6C64FB" w14:textId="20B201E1" w:rsidR="001B72CC" w:rsidRPr="0090415E" w:rsidRDefault="009835AF" w:rsidP="009835AF">
      <w:pPr>
        <w:jc w:val="left"/>
      </w:pPr>
      <w: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1"/>
        <w:gridCol w:w="8326"/>
        <w:tblGridChange w:id="1493">
          <w:tblGrid>
            <w:gridCol w:w="851"/>
            <w:gridCol w:w="8326"/>
          </w:tblGrid>
        </w:tblGridChange>
      </w:tblGrid>
      <w:tr w:rsidR="0007704D" w:rsidRPr="002354AA" w14:paraId="36AFE354" w14:textId="77777777" w:rsidTr="00C6721E">
        <w:tc>
          <w:tcPr>
            <w:tcW w:w="9177" w:type="dxa"/>
            <w:gridSpan w:val="2"/>
          </w:tcPr>
          <w:p w14:paraId="5BBE4462" w14:textId="77777777" w:rsidR="0007704D" w:rsidRPr="00CB3F3E" w:rsidRDefault="0007704D" w:rsidP="00C6721E">
            <w:pPr>
              <w:rPr>
                <w:b/>
                <w:bCs/>
                <w:sz w:val="20"/>
                <w:szCs w:val="20"/>
              </w:rPr>
            </w:pPr>
            <w:del w:id="1494" w:author="Brian Bohman" w:date="2022-11-10T06:21:00Z">
              <w:r w:rsidRPr="00CB3F3E" w:rsidDel="0007704D">
                <w:rPr>
                  <w:b/>
                  <w:bCs/>
                  <w:sz w:val="20"/>
                  <w:szCs w:val="20"/>
                </w:rPr>
                <w:delText>(a)</w:delText>
              </w:r>
            </w:del>
          </w:p>
          <w:p w14:paraId="782175C4" w14:textId="7E88A8BD" w:rsidR="0007704D" w:rsidRPr="00BD7D2E" w:rsidRDefault="0007704D" w:rsidP="00C6721E">
            <w:r>
              <w:rPr>
                <w:noProof/>
                <w:lang w:val="en-CA" w:eastAsia="en-CA" w:bidi="ar-SA"/>
              </w:rPr>
              <w:drawing>
                <wp:inline distT="0" distB="0" distL="0" distR="0" wp14:anchorId="619CFE8B" wp14:editId="5EDDFE39">
                  <wp:extent cx="5010912" cy="3340608"/>
                  <wp:effectExtent l="0" t="0" r="5715" b="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tc>
      </w:tr>
      <w:tr w:rsidR="001B72CC" w:rsidRPr="002354AA" w:rsidDel="0007704D" w14:paraId="134DCB67" w14:textId="3F3D43F6" w:rsidTr="0007704D">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Change w:id="1495" w:author="Brian Bohman" w:date="2022-11-10T06:21: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blPrExChange>
        </w:tblPrEx>
        <w:trPr>
          <w:del w:id="1496" w:author="Brian Bohman" w:date="2022-11-10T06:21:00Z"/>
        </w:trPr>
        <w:tc>
          <w:tcPr>
            <w:tcW w:w="851" w:type="dxa"/>
            <w:tcPrChange w:id="1497" w:author="Brian Bohman" w:date="2022-11-10T06:21:00Z">
              <w:tcPr>
                <w:tcW w:w="304" w:type="dxa"/>
              </w:tcPr>
            </w:tcPrChange>
          </w:tcPr>
          <w:p w14:paraId="14B0E290" w14:textId="3343309E" w:rsidR="001B72CC" w:rsidRPr="00CB3F3E" w:rsidDel="0007704D" w:rsidRDefault="001B72CC">
            <w:pPr>
              <w:jc w:val="left"/>
              <w:rPr>
                <w:del w:id="1498" w:author="Brian Bohman" w:date="2022-11-10T06:21:00Z"/>
                <w:b/>
                <w:bCs/>
                <w:sz w:val="20"/>
                <w:szCs w:val="20"/>
              </w:rPr>
              <w:pPrChange w:id="1499" w:author="Brian Bohman" w:date="2022-11-09T18:49:00Z">
                <w:pPr/>
              </w:pPrChange>
            </w:pPr>
            <w:del w:id="1500" w:author="Brian Bohman" w:date="2022-11-10T06:21:00Z">
              <w:r w:rsidRPr="00CB3F3E" w:rsidDel="0007704D">
                <w:rPr>
                  <w:b/>
                  <w:bCs/>
                  <w:sz w:val="20"/>
                  <w:szCs w:val="20"/>
                </w:rPr>
                <w:delText>(b)</w:delText>
              </w:r>
            </w:del>
          </w:p>
        </w:tc>
        <w:tc>
          <w:tcPr>
            <w:tcW w:w="8326" w:type="dxa"/>
            <w:tcPrChange w:id="1501" w:author="Brian Bohman" w:date="2022-11-10T06:21:00Z">
              <w:tcPr>
                <w:tcW w:w="8326" w:type="dxa"/>
              </w:tcPr>
            </w:tcPrChange>
          </w:tcPr>
          <w:p w14:paraId="60F06801" w14:textId="33ACE33C" w:rsidR="001B72CC" w:rsidDel="0007704D" w:rsidRDefault="001B72CC" w:rsidP="00C6721E">
            <w:pPr>
              <w:rPr>
                <w:del w:id="1502" w:author="Brian Bohman" w:date="2022-11-10T06:21:00Z"/>
              </w:rPr>
            </w:pPr>
          </w:p>
          <w:p w14:paraId="01D2E953" w14:textId="0A96335E" w:rsidR="001B72CC" w:rsidRPr="00035DFF" w:rsidDel="0007704D" w:rsidRDefault="001B72CC" w:rsidP="00C6721E">
            <w:pPr>
              <w:rPr>
                <w:del w:id="1503" w:author="Brian Bohman" w:date="2022-11-10T06:21:00Z"/>
              </w:rPr>
            </w:pPr>
            <w:del w:id="1504" w:author="Brian Bohman" w:date="2022-11-10T06:21:00Z">
              <w:r w:rsidDel="0007704D">
                <w:rPr>
                  <w:noProof/>
                  <w:lang w:val="en-CA" w:eastAsia="en-CA" w:bidi="ar-SA"/>
                </w:rPr>
                <w:drawing>
                  <wp:inline distT="0" distB="0" distL="0" distR="0" wp14:anchorId="056EC7D9" wp14:editId="2147A0F5">
                    <wp:extent cx="5010912" cy="1837334"/>
                    <wp:effectExtent l="0" t="0" r="5715" b="444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10912" cy="1837334"/>
                            </a:xfrm>
                            <a:prstGeom prst="rect">
                              <a:avLst/>
                            </a:prstGeom>
                          </pic:spPr>
                        </pic:pic>
                      </a:graphicData>
                    </a:graphic>
                  </wp:inline>
                </w:drawing>
              </w:r>
            </w:del>
          </w:p>
        </w:tc>
      </w:tr>
      <w:tr w:rsidR="001B72CC" w14:paraId="3052553E" w14:textId="77777777" w:rsidTr="0007704D">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Change w:id="1505" w:author="Brian Bohman" w:date="2022-11-10T06:21: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blPrExChange>
        </w:tblPrEx>
        <w:tc>
          <w:tcPr>
            <w:tcW w:w="9177" w:type="dxa"/>
            <w:gridSpan w:val="2"/>
            <w:tcPrChange w:id="1506" w:author="Brian Bohman" w:date="2022-11-10T06:21:00Z">
              <w:tcPr>
                <w:tcW w:w="8630" w:type="dxa"/>
                <w:gridSpan w:val="2"/>
              </w:tcPr>
            </w:tcPrChange>
          </w:tcPr>
          <w:p w14:paraId="2A80F561" w14:textId="12B35794" w:rsidR="001B72CC" w:rsidRPr="00960929" w:rsidRDefault="001B72CC" w:rsidP="00C6721E">
            <w:pPr>
              <w:pStyle w:val="TableCaption"/>
            </w:pPr>
            <w:bookmarkStart w:id="1507" w:name="_Ref78281421"/>
            <w:bookmarkStart w:id="1508" w:name="_Toc78910188"/>
            <w:bookmarkStart w:id="1509" w:name="_Toc80706220"/>
            <w:r>
              <w:t xml:space="preserve">Figure </w:t>
            </w:r>
            <w:del w:id="1510" w:author="Brian Bohman" w:date="2022-11-10T06:34:00Z">
              <w:r w:rsidDel="004861F8">
                <w:fldChar w:fldCharType="begin"/>
              </w:r>
              <w:r w:rsidDel="004861F8">
                <w:delInstrText xml:space="preserve"> SEQ Figure \* ARABIC \s 1</w:delInstrText>
              </w:r>
              <w:r w:rsidDel="004861F8">
                <w:fldChar w:fldCharType="separate"/>
              </w:r>
              <w:r w:rsidDel="004861F8">
                <w:rPr>
                  <w:noProof/>
                </w:rPr>
                <w:delText>6</w:delText>
              </w:r>
              <w:r w:rsidDel="004861F8">
                <w:rPr>
                  <w:noProof/>
                </w:rPr>
                <w:fldChar w:fldCharType="end"/>
              </w:r>
            </w:del>
            <w:bookmarkEnd w:id="1507"/>
            <w:ins w:id="1511" w:author="Brian Bohman" w:date="2022-11-10T06:34:00Z">
              <w:r w:rsidR="004861F8">
                <w:t>5</w:t>
              </w:r>
            </w:ins>
            <w:r>
              <w:t>.</w:t>
            </w:r>
            <w:r w:rsidRPr="00035DFF">
              <w:rPr>
                <w:b w:val="0"/>
              </w:rPr>
              <w:t xml:space="preserve"> Comparison of the difference in critical N concentration values [∆%N</w:t>
            </w:r>
            <w:r w:rsidRPr="00035DFF">
              <w:rPr>
                <w:b w:val="0"/>
                <w:vertAlign w:val="subscript"/>
              </w:rPr>
              <w:t>c</w:t>
            </w:r>
            <w:r w:rsidRPr="00035DFF">
              <w:rPr>
                <w:b w:val="0"/>
              </w:rPr>
              <w:t>]</w:t>
            </w:r>
            <w:ins w:id="1512" w:author="Brian Bohman" w:date="2022-11-10T20:20:00Z">
              <w:r w:rsidR="00AE2E1E">
                <w:rPr>
                  <w:b w:val="0"/>
                </w:rPr>
                <w:t>.</w:t>
              </w:r>
            </w:ins>
            <w:del w:id="1513" w:author="Brian Bohman" w:date="2022-11-10T20:20:00Z">
              <w:r w:rsidRPr="00035DFF" w:rsidDel="00AE2E1E">
                <w:rPr>
                  <w:b w:val="0"/>
                </w:rPr>
                <w:delText xml:space="preserve"> </w:delText>
              </w:r>
            </w:del>
            <w:del w:id="1514" w:author="Brian Bohman" w:date="2022-11-10T20:19:00Z">
              <w:r w:rsidRPr="00035DFF" w:rsidDel="00AE2E1E">
                <w:rPr>
                  <w:b w:val="0"/>
                </w:rPr>
                <w:delText>between</w:delText>
              </w:r>
            </w:del>
            <w:r w:rsidRPr="00035DFF">
              <w:rPr>
                <w:b w:val="0"/>
              </w:rPr>
              <w:t xml:space="preserve"> </w:t>
            </w:r>
            <w:ins w:id="1515" w:author="Brian Bohman" w:date="2022-11-10T20:20:00Z">
              <w:r w:rsidR="00AE2E1E">
                <w:rPr>
                  <w:b w:val="0"/>
                </w:rPr>
                <w:t>T</w:t>
              </w:r>
            </w:ins>
            <w:del w:id="1516" w:author="Brian Bohman" w:date="2022-11-10T20:20:00Z">
              <w:r w:rsidRPr="00035DFF" w:rsidDel="00AE2E1E">
                <w:rPr>
                  <w:b w:val="0"/>
                </w:rPr>
                <w:delText>t</w:delText>
              </w:r>
            </w:del>
            <w:r w:rsidRPr="00035DFF">
              <w:rPr>
                <w:b w:val="0"/>
              </w:rPr>
              <w:t>he</w:t>
            </w:r>
            <w:del w:id="1517" w:author="Brian Bohman" w:date="2022-11-10T20:19:00Z">
              <w:r w:rsidRPr="00035DFF" w:rsidDel="00AE2E1E">
                <w:rPr>
                  <w:b w:val="0"/>
                </w:rPr>
                <w:delText xml:space="preserve"> median</w:delText>
              </w:r>
            </w:del>
            <w:r w:rsidRPr="00035DFF">
              <w:rPr>
                <w:b w:val="0"/>
              </w:rPr>
              <w:t xml:space="preserve"> </w:t>
            </w:r>
            <w:ins w:id="1518" w:author="Brian Bohman" w:date="2022-11-10T20:20:00Z">
              <w:r w:rsidR="00AE2E1E">
                <w:rPr>
                  <w:b w:val="0"/>
                </w:rPr>
                <w:t xml:space="preserve">reference </w:t>
              </w:r>
            </w:ins>
            <w:r w:rsidRPr="00035DFF">
              <w:rPr>
                <w:b w:val="0"/>
              </w:rPr>
              <w:t>critical N concentration</w:t>
            </w:r>
            <w:ins w:id="1519" w:author="Brian Bohman" w:date="2022-11-10T20:12:00Z">
              <w:r w:rsidR="00544173">
                <w:rPr>
                  <w:b w:val="0"/>
                </w:rPr>
                <w:t xml:space="preserve"> [%N</w:t>
              </w:r>
              <w:r w:rsidR="00544173">
                <w:rPr>
                  <w:b w:val="0"/>
                  <w:vertAlign w:val="subscript"/>
                </w:rPr>
                <w:t>c</w:t>
              </w:r>
            </w:ins>
            <w:ins w:id="1520" w:author="Brian Bohman" w:date="2022-11-10T20:20:00Z">
              <w:r w:rsidR="00AE2E1E">
                <w:rPr>
                  <w:b w:val="0"/>
                  <w:vertAlign w:val="subscript"/>
                </w:rPr>
                <w:t>,ref</w:t>
              </w:r>
            </w:ins>
            <w:ins w:id="1521" w:author="Brian Bohman" w:date="2022-11-10T20:12:00Z">
              <w:r w:rsidR="00544173">
                <w:rPr>
                  <w:b w:val="0"/>
                </w:rPr>
                <w:t>]</w:t>
              </w:r>
            </w:ins>
            <w:ins w:id="1522" w:author="Brian Bohman" w:date="2022-11-10T20:19:00Z">
              <w:r w:rsidR="00AE2E1E">
                <w:rPr>
                  <w:b w:val="0"/>
                </w:rPr>
                <w:t xml:space="preserve"> </w:t>
              </w:r>
            </w:ins>
            <w:ins w:id="1523" w:author="Brian Bohman" w:date="2022-11-10T20:20:00Z">
              <w:r w:rsidR="00AE2E1E">
                <w:rPr>
                  <w:b w:val="0"/>
                </w:rPr>
                <w:t xml:space="preserve">is </w:t>
              </w:r>
            </w:ins>
            <w:del w:id="1524" w:author="Brian Bohman" w:date="2022-11-10T20:20:00Z">
              <w:r w:rsidRPr="00035DFF" w:rsidDel="00AE2E1E">
                <w:rPr>
                  <w:b w:val="0"/>
                </w:rPr>
                <w:delText xml:space="preserve">, </w:delText>
              </w:r>
            </w:del>
            <w:r w:rsidRPr="00035DFF">
              <w:rPr>
                <w:b w:val="0"/>
              </w:rPr>
              <w:t xml:space="preserve">represented as a solid black line at constant </w:t>
            </w:r>
            <w:r>
              <w:rPr>
                <w:b w:val="0"/>
              </w:rPr>
              <w:t>∆%N</w:t>
            </w:r>
            <w:r>
              <w:rPr>
                <w:b w:val="0"/>
                <w:vertAlign w:val="subscript"/>
              </w:rPr>
              <w:t>c</w:t>
            </w:r>
            <w:r>
              <w:rPr>
                <w:b w:val="0"/>
              </w:rPr>
              <w:t xml:space="preserve"> </w:t>
            </w:r>
            <w:r w:rsidRPr="00035DFF">
              <w:rPr>
                <w:b w:val="0"/>
              </w:rPr>
              <w:t>value of zero</w:t>
            </w:r>
            <w:del w:id="1525" w:author="Brian Bohman" w:date="2022-11-10T20:21:00Z">
              <w:r w:rsidRPr="00035DFF" w:rsidDel="00AE2E1E">
                <w:rPr>
                  <w:b w:val="0"/>
                </w:rPr>
                <w:delText xml:space="preserve">, and the various methods to quantify uncertainty in </w:delText>
              </w:r>
            </w:del>
            <w:del w:id="1526" w:author="Brian Bohman" w:date="2022-11-10T20:12:00Z">
              <w:r w:rsidDel="00544173">
                <w:rPr>
                  <w:b w:val="0"/>
                </w:rPr>
                <w:delText>critical N concentration [</w:delText>
              </w:r>
            </w:del>
            <w:del w:id="1527" w:author="Brian Bohman" w:date="2022-11-10T20:21:00Z">
              <w:r w:rsidRPr="00035DFF" w:rsidDel="00AE2E1E">
                <w:rPr>
                  <w:b w:val="0"/>
                </w:rPr>
                <w:delText>%N</w:delText>
              </w:r>
              <w:r w:rsidRPr="00035DFF" w:rsidDel="00AE2E1E">
                <w:rPr>
                  <w:b w:val="0"/>
                  <w:vertAlign w:val="subscript"/>
                </w:rPr>
                <w:delText>c</w:delText>
              </w:r>
            </w:del>
            <w:del w:id="1528" w:author="Brian Bohman" w:date="2022-11-10T20:12:00Z">
              <w:r w:rsidDel="00544173">
                <w:rPr>
                  <w:b w:val="0"/>
                </w:rPr>
                <w:delText xml:space="preserve">] where </w:delText>
              </w:r>
              <w:r w:rsidRPr="00035DFF" w:rsidDel="00544173">
                <w:rPr>
                  <w:b w:val="0"/>
                </w:rPr>
                <w:delText>the magnitude of uncertainty in %N</w:delText>
              </w:r>
              <w:r w:rsidRPr="00035DFF" w:rsidDel="00544173">
                <w:rPr>
                  <w:b w:val="0"/>
                  <w:vertAlign w:val="subscript"/>
                </w:rPr>
                <w:delText>c</w:delText>
              </w:r>
              <w:r w:rsidRPr="00035DFF" w:rsidDel="00544173">
                <w:rPr>
                  <w:b w:val="0"/>
                </w:rPr>
                <w:delText xml:space="preserve"> is equivalent the ∆%N</w:delText>
              </w:r>
              <w:r w:rsidRPr="00035DFF" w:rsidDel="00544173">
                <w:rPr>
                  <w:b w:val="0"/>
                  <w:vertAlign w:val="subscript"/>
                </w:rPr>
                <w:delText>c</w:delText>
              </w:r>
              <w:r w:rsidRPr="00035DFF" w:rsidDel="00544173">
                <w:rPr>
                  <w:b w:val="0"/>
                </w:rPr>
                <w:delText xml:space="preserve"> value</w:delText>
              </w:r>
            </w:del>
            <w:r w:rsidRPr="00035DFF">
              <w:rPr>
                <w:b w:val="0"/>
              </w:rPr>
              <w:t xml:space="preserve">. The grey shaded region represents the 90% credible region </w:t>
            </w:r>
            <w:ins w:id="1529" w:author="Brian Bohman" w:date="2022-11-10T20:16:00Z">
              <w:r w:rsidR="00544173">
                <w:rPr>
                  <w:b w:val="0"/>
                </w:rPr>
                <w:t>of %N</w:t>
              </w:r>
              <w:r w:rsidR="00544173">
                <w:rPr>
                  <w:b w:val="0"/>
                  <w:vertAlign w:val="subscript"/>
                </w:rPr>
                <w:t>c</w:t>
              </w:r>
              <w:r w:rsidR="00544173">
                <w:rPr>
                  <w:b w:val="0"/>
                </w:rPr>
                <w:t xml:space="preserve"> </w:t>
              </w:r>
            </w:ins>
            <w:del w:id="1530" w:author="Brian Bohman" w:date="2022-11-10T20:21:00Z">
              <w:r w:rsidRPr="00035DFF" w:rsidDel="00AE2E1E">
                <w:rPr>
                  <w:b w:val="0"/>
                </w:rPr>
                <w:delText xml:space="preserve">(lower bound, </w:delText>
              </w:r>
              <w:r w:rsidDel="00AE2E1E">
                <w:rPr>
                  <w:b w:val="0"/>
                </w:rPr>
                <w:delText>0.05</w:delText>
              </w:r>
              <w:r w:rsidRPr="00035DFF" w:rsidDel="00AE2E1E">
                <w:rPr>
                  <w:b w:val="0"/>
                </w:rPr>
                <w:delText xml:space="preserve"> quantile; upper bound, </w:delText>
              </w:r>
              <w:r w:rsidDel="00AE2E1E">
                <w:rPr>
                  <w:b w:val="0"/>
                </w:rPr>
                <w:delText>0.95</w:delText>
              </w:r>
              <w:r w:rsidRPr="00035DFF" w:rsidDel="00AE2E1E">
                <w:rPr>
                  <w:b w:val="0"/>
                </w:rPr>
                <w:delText xml:space="preserve"> quantile) </w:delText>
              </w:r>
            </w:del>
            <w:r w:rsidRPr="00035DFF">
              <w:rPr>
                <w:b w:val="0"/>
              </w:rPr>
              <w:t>f</w:t>
            </w:r>
            <w:ins w:id="1531" w:author="Brian Bohman" w:date="2022-11-10T20:13:00Z">
              <w:r w:rsidR="00544173">
                <w:rPr>
                  <w:b w:val="0"/>
                </w:rPr>
                <w:t>rom</w:t>
              </w:r>
            </w:ins>
            <w:del w:id="1532" w:author="Brian Bohman" w:date="2022-11-10T20:13:00Z">
              <w:r w:rsidRPr="00035DFF" w:rsidDel="00544173">
                <w:rPr>
                  <w:b w:val="0"/>
                </w:rPr>
                <w:delText>or</w:delText>
              </w:r>
            </w:del>
            <w:r w:rsidRPr="00035DFF">
              <w:rPr>
                <w:b w:val="0"/>
              </w:rPr>
              <w:t xml:space="preserve"> the </w:t>
            </w:r>
            <w:ins w:id="1533" w:author="Brian Bohman" w:date="2022-11-10T20:13:00Z">
              <w:r w:rsidR="00544173">
                <w:rPr>
                  <w:b w:val="0"/>
                </w:rPr>
                <w:t>directly modeled approach</w:t>
              </w:r>
            </w:ins>
            <w:ins w:id="1534" w:author="Brian Bohman" w:date="2022-11-10T20:14:00Z">
              <w:r w:rsidR="00544173">
                <w:rPr>
                  <w:b w:val="0"/>
                </w:rPr>
                <w:t xml:space="preserve"> (i.e., </w:t>
              </w:r>
            </w:ins>
            <w:ins w:id="1535" w:author="Brian Bohman" w:date="2022-11-10T20:15:00Z">
              <w:r w:rsidR="00544173">
                <w:rPr>
                  <w:b w:val="0"/>
                </w:rPr>
                <w:t>%N</w:t>
              </w:r>
              <w:r w:rsidR="00544173" w:rsidRPr="00544173">
                <w:rPr>
                  <w:b w:val="0"/>
                  <w:vertAlign w:val="subscript"/>
                  <w:rPrChange w:id="1536" w:author="Brian Bohman" w:date="2022-11-10T20:15:00Z">
                    <w:rPr>
                      <w:b w:val="0"/>
                    </w:rPr>
                  </w:rPrChange>
                </w:rPr>
                <w:t>c</w:t>
              </w:r>
              <w:r w:rsidR="00544173">
                <w:rPr>
                  <w:b w:val="0"/>
                </w:rPr>
                <w:t xml:space="preserve"> computed from </w:t>
              </w:r>
            </w:ins>
            <w:ins w:id="1537" w:author="Brian Bohman" w:date="2022-11-10T20:17:00Z">
              <w:r w:rsidR="00544173">
                <w:rPr>
                  <w:b w:val="0"/>
                </w:rPr>
                <w:t xml:space="preserve">parameter estimates of each </w:t>
              </w:r>
            </w:ins>
            <w:ins w:id="1538" w:author="Brian Bohman" w:date="2022-11-10T20:15:00Z">
              <w:r w:rsidR="00544173">
                <w:rPr>
                  <w:b w:val="0"/>
                </w:rPr>
                <w:t xml:space="preserve">posterior </w:t>
              </w:r>
            </w:ins>
            <w:ins w:id="1539" w:author="Brian Bohman" w:date="2022-11-10T20:14:00Z">
              <w:r w:rsidR="00544173">
                <w:rPr>
                  <w:b w:val="0"/>
                </w:rPr>
                <w:t>draw</w:t>
              </w:r>
            </w:ins>
            <w:ins w:id="1540" w:author="Brian Bohman" w:date="2022-11-10T20:15:00Z">
              <w:r w:rsidR="00544173">
                <w:rPr>
                  <w:b w:val="0"/>
                </w:rPr>
                <w:t>)</w:t>
              </w:r>
            </w:ins>
            <w:del w:id="1541" w:author="Brian Bohman" w:date="2022-11-10T20:13:00Z">
              <w:r w:rsidRPr="00035DFF" w:rsidDel="00544173">
                <w:rPr>
                  <w:b w:val="0"/>
                </w:rPr>
                <w:delText>fitted Bayesian hierarchical model</w:delText>
              </w:r>
            </w:del>
            <w:r w:rsidRPr="00035DFF">
              <w:rPr>
                <w:b w:val="0"/>
              </w:rPr>
              <w:t>. The dotted lines represent</w:t>
            </w:r>
            <w:del w:id="1542" w:author="Brian Bohman" w:date="2022-11-10T20:16:00Z">
              <w:r w:rsidRPr="00035DFF" w:rsidDel="00544173">
                <w:rPr>
                  <w:b w:val="0"/>
                </w:rPr>
                <w:delText xml:space="preserve"> an</w:delText>
              </w:r>
            </w:del>
            <w:r w:rsidRPr="00035DFF">
              <w:rPr>
                <w:b w:val="0"/>
              </w:rPr>
              <w:t xml:space="preserve"> </w:t>
            </w:r>
            <w:del w:id="1543" w:author="Brian Bohman" w:date="2022-11-10T20:14:00Z">
              <w:r w:rsidRPr="00035DFF" w:rsidDel="00544173">
                <w:rPr>
                  <w:b w:val="0"/>
                </w:rPr>
                <w:delText xml:space="preserve">estimation of </w:delText>
              </w:r>
            </w:del>
            <w:r w:rsidRPr="00035DFF">
              <w:rPr>
                <w:b w:val="0"/>
              </w:rPr>
              <w:t>the</w:t>
            </w:r>
            <w:ins w:id="1544" w:author="Brian Bohman" w:date="2022-11-10T20:16:00Z">
              <w:r w:rsidR="00544173">
                <w:rPr>
                  <w:b w:val="0"/>
                </w:rPr>
                <w:t xml:space="preserve"> estimated</w:t>
              </w:r>
            </w:ins>
            <w:r w:rsidRPr="00035DFF">
              <w:rPr>
                <w:b w:val="0"/>
              </w:rPr>
              <w:t xml:space="preserve"> upper and lower bound</w:t>
            </w:r>
            <w:ins w:id="1545" w:author="Brian Bohman" w:date="2022-11-10T20:14:00Z">
              <w:r w:rsidR="00544173">
                <w:rPr>
                  <w:b w:val="0"/>
                </w:rPr>
                <w:t>s</w:t>
              </w:r>
            </w:ins>
            <w:r w:rsidRPr="00035DFF">
              <w:rPr>
                <w:b w:val="0"/>
              </w:rPr>
              <w:t xml:space="preserve"> </w:t>
            </w:r>
            <w:ins w:id="1546" w:author="Brian Bohman" w:date="2022-11-10T20:15:00Z">
              <w:r w:rsidR="00544173">
                <w:rPr>
                  <w:b w:val="0"/>
                </w:rPr>
                <w:t>of %N</w:t>
              </w:r>
              <w:r w:rsidR="00544173">
                <w:rPr>
                  <w:b w:val="0"/>
                  <w:vertAlign w:val="subscript"/>
                </w:rPr>
                <w:t>c</w:t>
              </w:r>
              <w:r w:rsidR="00544173">
                <w:rPr>
                  <w:b w:val="0"/>
                </w:rPr>
                <w:t xml:space="preserve"> </w:t>
              </w:r>
            </w:ins>
            <w:del w:id="1547" w:author="Brian Bohman" w:date="2022-11-10T20:14:00Z">
              <w:r w:rsidRPr="00035DFF" w:rsidDel="00544173">
                <w:rPr>
                  <w:b w:val="0"/>
                </w:rPr>
                <w:delText xml:space="preserve">of the 90% credible region </w:delText>
              </w:r>
            </w:del>
            <w:r w:rsidRPr="00035DFF">
              <w:rPr>
                <w:b w:val="0"/>
              </w:rPr>
              <w:t xml:space="preserve">from </w:t>
            </w:r>
            <w:ins w:id="1548" w:author="Brian Bohman" w:date="2022-11-10T20:13:00Z">
              <w:r w:rsidR="00544173">
                <w:rPr>
                  <w:b w:val="0"/>
                </w:rPr>
                <w:t xml:space="preserve">the parameterized estimate approach </w:t>
              </w:r>
            </w:ins>
            <w:del w:id="1549" w:author="Brian Bohman" w:date="2022-11-10T20:13:00Z">
              <w:r w:rsidRPr="00035DFF" w:rsidDel="00544173">
                <w:rPr>
                  <w:b w:val="0"/>
                </w:rPr>
                <w:delText xml:space="preserve">using the non-linear regression method </w:delText>
              </w:r>
            </w:del>
            <w:r w:rsidRPr="00035DFF">
              <w:rPr>
                <w:b w:val="0"/>
              </w:rPr>
              <w:t>(i.e., CNDC</w:t>
            </w:r>
            <w:r w:rsidRPr="00035DFF">
              <w:rPr>
                <w:b w:val="0"/>
                <w:vertAlign w:val="subscript"/>
              </w:rPr>
              <w:t>lo</w:t>
            </w:r>
            <w:r w:rsidRPr="00035DFF">
              <w:rPr>
                <w:b w:val="0"/>
              </w:rPr>
              <w:t xml:space="preserve"> and CNDC</w:t>
            </w:r>
            <w:r w:rsidRPr="00035DFF">
              <w:rPr>
                <w:b w:val="0"/>
                <w:vertAlign w:val="subscript"/>
              </w:rPr>
              <w:t>up</w:t>
            </w:r>
            <w:r w:rsidRPr="00035DFF">
              <w:rPr>
                <w:b w:val="0"/>
              </w:rPr>
              <w:t xml:space="preserve">). The dashed lines represent </w:t>
            </w:r>
            <w:ins w:id="1550" w:author="Brian Bohman" w:date="2022-11-10T20:14:00Z">
              <w:r w:rsidR="00544173">
                <w:rPr>
                  <w:b w:val="0"/>
                </w:rPr>
                <w:t xml:space="preserve">the </w:t>
              </w:r>
            </w:ins>
            <w:ins w:id="1551" w:author="Brian Bohman" w:date="2022-11-10T20:16:00Z">
              <w:r w:rsidR="00544173">
                <w:rPr>
                  <w:b w:val="0"/>
                </w:rPr>
                <w:t xml:space="preserve">approximated </w:t>
              </w:r>
            </w:ins>
            <w:ins w:id="1552" w:author="Brian Bohman" w:date="2022-11-10T20:14:00Z">
              <w:r w:rsidR="00544173">
                <w:rPr>
                  <w:b w:val="0"/>
                </w:rPr>
                <w:t>lower and upper bounds</w:t>
              </w:r>
            </w:ins>
            <w:ins w:id="1553" w:author="Brian Bohman" w:date="2022-11-10T20:15:00Z">
              <w:r w:rsidR="00544173">
                <w:rPr>
                  <w:b w:val="0"/>
                </w:rPr>
                <w:t xml:space="preserve"> of %N</w:t>
              </w:r>
              <w:r w:rsidR="00544173">
                <w:rPr>
                  <w:b w:val="0"/>
                  <w:vertAlign w:val="subscript"/>
                </w:rPr>
                <w:t>c</w:t>
              </w:r>
            </w:ins>
            <w:ins w:id="1554" w:author="Brian Bohman" w:date="2022-11-10T20:14:00Z">
              <w:r w:rsidR="00544173">
                <w:rPr>
                  <w:b w:val="0"/>
                </w:rPr>
                <w:t xml:space="preserve"> from the </w:t>
              </w:r>
            </w:ins>
            <w:ins w:id="1555" w:author="Brian Bohman" w:date="2022-11-10T20:15:00Z">
              <w:r w:rsidR="00544173">
                <w:rPr>
                  <w:b w:val="0"/>
                </w:rPr>
                <w:t xml:space="preserve">indirect calculation approach </w:t>
              </w:r>
            </w:ins>
            <w:ins w:id="1556" w:author="Brian Bohman" w:date="2022-11-10T20:17:00Z">
              <w:r w:rsidR="00544173">
                <w:rPr>
                  <w:b w:val="0"/>
                </w:rPr>
                <w:t>(i.e., %N</w:t>
              </w:r>
            </w:ins>
            <w:ins w:id="1557" w:author="Brian Bohman" w:date="2022-11-10T20:18:00Z">
              <w:r w:rsidR="00544173">
                <w:rPr>
                  <w:b w:val="0"/>
                  <w:vertAlign w:val="subscript"/>
                </w:rPr>
                <w:t>c</w:t>
              </w:r>
              <w:r w:rsidR="00544173">
                <w:rPr>
                  <w:b w:val="0"/>
                </w:rPr>
                <w:t xml:space="preserve"> computed </w:t>
              </w:r>
            </w:ins>
            <w:ins w:id="1558" w:author="Brian Bohman" w:date="2022-11-10T20:17:00Z">
              <w:r w:rsidR="00544173">
                <w:rPr>
                  <w:b w:val="0"/>
                </w:rPr>
                <w:t xml:space="preserve">based on </w:t>
              </w:r>
            </w:ins>
            <w:del w:id="1559" w:author="Brian Bohman" w:date="2022-11-10T20:18:00Z">
              <w:r w:rsidRPr="00035DFF" w:rsidDel="00544173">
                <w:rPr>
                  <w:b w:val="0"/>
                </w:rPr>
                <w:delText xml:space="preserve">an approximation of </w:delText>
              </w:r>
              <w:r w:rsidDel="00544173">
                <w:rPr>
                  <w:b w:val="0"/>
                </w:rPr>
                <w:delText>uncertainty in %N</w:delText>
              </w:r>
              <w:r w:rsidDel="00544173">
                <w:rPr>
                  <w:b w:val="0"/>
                  <w:vertAlign w:val="subscript"/>
                </w:rPr>
                <w:delText>c</w:delText>
              </w:r>
              <w:r w:rsidRPr="00035DFF" w:rsidDel="00544173">
                <w:rPr>
                  <w:b w:val="0"/>
                </w:rPr>
                <w:delText xml:space="preserve"> based on the </w:delText>
              </w:r>
            </w:del>
            <w:r w:rsidRPr="00035DFF">
              <w:rPr>
                <w:b w:val="0"/>
              </w:rPr>
              <w:t xml:space="preserve">posterior distribution of </w:t>
            </w:r>
            <w:del w:id="1560" w:author="Brian Bohman" w:date="2022-11-10T20:18:00Z">
              <w:r w:rsidDel="00544173">
                <w:rPr>
                  <w:b w:val="0"/>
                </w:rPr>
                <w:delText xml:space="preserve">critical N dilution curve [CNDC] </w:delText>
              </w:r>
            </w:del>
            <w:r w:rsidRPr="00035DFF">
              <w:rPr>
                <w:b w:val="0"/>
              </w:rPr>
              <w:t xml:space="preserve">parameters </w:t>
            </w:r>
            <w:r w:rsidRPr="00035DFF">
              <w:rPr>
                <w:b w:val="0"/>
                <w:i/>
                <w:iCs/>
              </w:rPr>
              <w:t>a</w:t>
            </w:r>
            <w:r w:rsidRPr="00035DFF">
              <w:rPr>
                <w:b w:val="0"/>
              </w:rPr>
              <w:t xml:space="preserve"> and </w:t>
            </w:r>
            <w:r w:rsidRPr="00035DFF">
              <w:rPr>
                <w:b w:val="0"/>
                <w:i/>
                <w:iCs/>
              </w:rPr>
              <w:t>b</w:t>
            </w:r>
            <w:ins w:id="1561" w:author="Brian Bohman" w:date="2022-11-10T20:18:00Z">
              <w:r w:rsidR="00544173">
                <w:rPr>
                  <w:b w:val="0"/>
                </w:rPr>
                <w:t>)</w:t>
              </w:r>
            </w:ins>
            <w:r w:rsidRPr="00035DFF">
              <w:rPr>
                <w:b w:val="0"/>
              </w:rPr>
              <w:t>. Data are presented for</w:t>
            </w:r>
            <w:del w:id="1562" w:author="Brian Bohman" w:date="2022-11-10T06:22:00Z">
              <w:r w:rsidRPr="00035DFF" w:rsidDel="0007704D">
                <w:rPr>
                  <w:b w:val="0"/>
                </w:rPr>
                <w:delText xml:space="preserve"> </w:delText>
              </w:r>
              <w:r w:rsidRPr="00B87D82" w:rsidDel="0007704D">
                <w:delText>(a)</w:delText>
              </w:r>
            </w:del>
            <w:r w:rsidRPr="00035DFF">
              <w:rPr>
                <w:b w:val="0"/>
              </w:rPr>
              <w:t xml:space="preserve"> all </w:t>
            </w:r>
            <w:r>
              <w:rPr>
                <w:b w:val="0"/>
              </w:rPr>
              <w:t xml:space="preserve">levels of </w:t>
            </w:r>
            <w:r w:rsidRPr="00035DFF">
              <w:rPr>
                <w:b w:val="0"/>
              </w:rPr>
              <w:t>variet</w:t>
            </w:r>
            <w:r>
              <w:rPr>
                <w:b w:val="0"/>
              </w:rPr>
              <w:t>y</w:t>
            </w:r>
            <w:r w:rsidRPr="00035DFF">
              <w:rPr>
                <w:b w:val="0"/>
              </w:rPr>
              <w:t xml:space="preserve"> within location</w:t>
            </w:r>
            <w:del w:id="1563" w:author="Brian Bohman" w:date="2022-11-10T06:23:00Z">
              <w:r w:rsidRPr="00035DFF" w:rsidDel="0007704D">
                <w:rPr>
                  <w:b w:val="0"/>
                </w:rPr>
                <w:delText xml:space="preserve">, and </w:delText>
              </w:r>
              <w:r w:rsidRPr="00B87D82" w:rsidDel="0007704D">
                <w:delText xml:space="preserve">(b) </w:delText>
              </w:r>
              <w:r w:rsidRPr="00035DFF" w:rsidDel="0007704D">
                <w:rPr>
                  <w:b w:val="0"/>
                </w:rPr>
                <w:delText xml:space="preserve">shown in greater detail for Minnesota </w:delText>
              </w:r>
              <w:r w:rsidDel="0007704D">
                <w:rPr>
                  <w:b w:val="0"/>
                </w:rPr>
                <w:delText>×</w:delText>
              </w:r>
              <w:r w:rsidRPr="00035DFF" w:rsidDel="0007704D">
                <w:rPr>
                  <w:b w:val="0"/>
                </w:rPr>
                <w:delText xml:space="preserve"> Russet Burbank only for individual draws from the Bayesian hierarchical model, for the non-linear regression method, and for the approximation of the 90% credible region based on the posterior distribution of parameters </w:delText>
              </w:r>
              <w:r w:rsidRPr="00035DFF" w:rsidDel="0007704D">
                <w:rPr>
                  <w:b w:val="0"/>
                  <w:i/>
                  <w:iCs/>
                </w:rPr>
                <w:delText>a</w:delText>
              </w:r>
              <w:r w:rsidRPr="00035DFF" w:rsidDel="0007704D">
                <w:rPr>
                  <w:b w:val="0"/>
                </w:rPr>
                <w:delText xml:space="preserve"> and </w:delText>
              </w:r>
              <w:r w:rsidRPr="00035DFF" w:rsidDel="0007704D">
                <w:rPr>
                  <w:b w:val="0"/>
                  <w:i/>
                  <w:iCs/>
                </w:rPr>
                <w:delText>b</w:delText>
              </w:r>
            </w:del>
            <w:r w:rsidRPr="00035DFF">
              <w:rPr>
                <w:b w:val="0"/>
              </w:rPr>
              <w:t>.</w:t>
            </w:r>
            <w:del w:id="1564" w:author="Brian Bohman" w:date="2022-11-10T06:23:00Z">
              <w:r w:rsidRPr="00035DFF" w:rsidDel="0007704D">
                <w:rPr>
                  <w:b w:val="0"/>
                </w:rPr>
                <w:delText xml:space="preserve"> For </w:delText>
              </w:r>
              <w:r w:rsidRPr="00782C5B" w:rsidDel="0007704D">
                <w:delText>(b)</w:delText>
              </w:r>
              <w:r w:rsidRPr="00035DFF" w:rsidDel="0007704D">
                <w:rPr>
                  <w:b w:val="0"/>
                </w:rPr>
                <w:delText>, the solid red line represents individual draws (n=15) from the posterior distribution of the fitted Bayesian hierarchical model.</w:delText>
              </w:r>
            </w:del>
            <w:bookmarkEnd w:id="1508"/>
            <w:bookmarkEnd w:id="1509"/>
          </w:p>
        </w:tc>
      </w:tr>
    </w:tbl>
    <w:p w14:paraId="7FFD205B" w14:textId="24A0F972" w:rsidR="001B72CC" w:rsidRDefault="009835AF" w:rsidP="009835AF">
      <w:pPr>
        <w:jc w:val="left"/>
      </w:pPr>
      <w:r>
        <w:br w:type="page"/>
      </w:r>
    </w:p>
    <w:p w14:paraId="1EF1BEC2" w14:textId="3E141E14" w:rsidR="009F018B" w:rsidRDefault="009F018B" w:rsidP="00C6721E">
      <w:pPr>
        <w:pStyle w:val="Body"/>
      </w:pPr>
      <w:r w:rsidRPr="002354AA">
        <w:t xml:space="preserve">Estimation of the upper and lower boundaries of the 90% credible region using the </w:t>
      </w:r>
      <w:del w:id="1565" w:author="Brian Bohman" w:date="2022-11-10T20:21:00Z">
        <w:r w:rsidRPr="002354AA" w:rsidDel="007A16E1">
          <w:delText>non-linear regression method</w:delText>
        </w:r>
      </w:del>
      <w:ins w:id="1566" w:author="Brian Bohman" w:date="2022-11-10T20:21:00Z">
        <w:r w:rsidR="007A16E1">
          <w:t>parameterized e</w:t>
        </w:r>
      </w:ins>
      <w:ins w:id="1567" w:author="Brian Bohman" w:date="2022-11-10T20:22:00Z">
        <w:r w:rsidR="007A16E1">
          <w:t>stimate approach</w:t>
        </w:r>
      </w:ins>
      <w:r w:rsidRPr="002354AA">
        <w:t xml:space="preserve"> (i.e., CNDC</w:t>
      </w:r>
      <w:r w:rsidRPr="002354AA">
        <w:rPr>
          <w:vertAlign w:val="subscript"/>
        </w:rPr>
        <w:t>lo</w:t>
      </w:r>
      <w:r w:rsidRPr="002354AA">
        <w:t xml:space="preserve"> and CNDC</w:t>
      </w:r>
      <w:r w:rsidRPr="002354AA">
        <w:rPr>
          <w:vertAlign w:val="subscript"/>
        </w:rPr>
        <w:t>up</w:t>
      </w:r>
      <w:r w:rsidRPr="00DA5F05">
        <w:t>) (</w:t>
      </w:r>
      <w:r w:rsidR="00E62DC7">
        <w:t xml:space="preserve">Table </w:t>
      </w:r>
      <w:ins w:id="1568" w:author="Brian Bohman" w:date="2022-11-10T07:02:00Z">
        <w:r w:rsidR="003E7BA7">
          <w:t>5</w:t>
        </w:r>
      </w:ins>
      <w:del w:id="1569" w:author="Brian Bohman" w:date="2022-11-10T07:02:00Z">
        <w:r w:rsidR="00E62DC7" w:rsidDel="003E7BA7">
          <w:delText>7</w:delText>
        </w:r>
      </w:del>
      <w:r w:rsidRPr="00DA5F05">
        <w:t>) appears to be reasonable based on graphical evaluation (</w:t>
      </w:r>
      <w:del w:id="1570" w:author="Brian Bohman" w:date="2022-11-10T06:35:00Z">
        <w:r w:rsidR="001A01AF" w:rsidDel="004861F8">
          <w:delText>Figure 6</w:delText>
        </w:r>
      </w:del>
      <w:ins w:id="1571" w:author="Brian Bohman" w:date="2022-11-10T06:35:00Z">
        <w:r w:rsidR="004861F8">
          <w:t>Figure 5</w:t>
        </w:r>
      </w:ins>
      <w:r w:rsidRPr="00DA5F05">
        <w:t>). How</w:t>
      </w:r>
      <w:r w:rsidRPr="002354AA">
        <w:t>ever, these fitted CNDC</w:t>
      </w:r>
      <w:r w:rsidRPr="002354AA">
        <w:rPr>
          <w:vertAlign w:val="subscript"/>
        </w:rPr>
        <w:t>lo</w:t>
      </w:r>
      <w:r w:rsidRPr="002354AA">
        <w:t xml:space="preserve"> and CNDC</w:t>
      </w:r>
      <w:r w:rsidRPr="002354AA">
        <w:rPr>
          <w:vertAlign w:val="subscript"/>
        </w:rPr>
        <w:t>up</w:t>
      </w:r>
      <w:r w:rsidRPr="002354AA">
        <w:t xml:space="preserve"> curves do not themselves represent a draw directly from the posterior distribution and do not necessarily represent the most extreme possible curves</w:t>
      </w:r>
      <w:del w:id="1572" w:author="Brian Bohman" w:date="2022-11-10T06:21:00Z">
        <w:r w:rsidRPr="002354AA" w:rsidDel="0007704D">
          <w:delText xml:space="preserve"> (e.g., it is plausible to have an </w:delText>
        </w:r>
        <w:r w:rsidRPr="00DA5F05" w:rsidDel="0007704D">
          <w:delText>individual draw that goes from the lower left to upper right corner of the interval, or vice versa) (</w:delText>
        </w:r>
        <w:r w:rsidR="001A01AF" w:rsidDel="0007704D">
          <w:delText>Figure 6</w:delText>
        </w:r>
        <w:r w:rsidRPr="00DA5F05" w:rsidDel="0007704D">
          <w:delText>b)</w:delText>
        </w:r>
      </w:del>
      <w:r w:rsidRPr="00DA5F05">
        <w:t>.</w:t>
      </w:r>
      <w:r w:rsidRPr="002354AA">
        <w:t xml:space="preserve"> While credible regions with boundaries that are non-monotonic (e.g., Argentina </w:t>
      </w:r>
      <w:r>
        <w:t>×</w:t>
      </w:r>
      <w:r w:rsidRPr="002354AA">
        <w:t xml:space="preserve"> Innovator) have portions of the curve fit approximation that are poorer performing, the credible regions with monotonic boundaries (e.g., Minnesota </w:t>
      </w:r>
      <w:r>
        <w:t>×</w:t>
      </w:r>
      <w:r w:rsidRPr="002354AA">
        <w:t xml:space="preserve"> Dakota Russet) seem to be satisfactory across the entire range of the curve.</w:t>
      </w:r>
    </w:p>
    <w:p w14:paraId="2F949767" w14:textId="77777777" w:rsidR="00224233" w:rsidRPr="002C16FE" w:rsidRDefault="00224233" w:rsidP="00224233"/>
    <w:tbl>
      <w:tblPr>
        <w:tblStyle w:val="Grilledutableau"/>
        <w:tblW w:w="78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728"/>
        <w:gridCol w:w="778"/>
        <w:gridCol w:w="778"/>
        <w:gridCol w:w="778"/>
        <w:gridCol w:w="778"/>
        <w:gridCol w:w="778"/>
        <w:gridCol w:w="778"/>
      </w:tblGrid>
      <w:tr w:rsidR="00224233" w:rsidRPr="002354AA" w14:paraId="5C9E4913" w14:textId="77777777" w:rsidTr="00C6721E">
        <w:trPr>
          <w:trHeight w:val="1152"/>
        </w:trPr>
        <w:tc>
          <w:tcPr>
            <w:tcW w:w="7836" w:type="dxa"/>
            <w:gridSpan w:val="8"/>
            <w:tcBorders>
              <w:bottom w:val="single" w:sz="4" w:space="0" w:color="auto"/>
            </w:tcBorders>
            <w:vAlign w:val="center"/>
          </w:tcPr>
          <w:p w14:paraId="7281120C" w14:textId="74252CB8" w:rsidR="00224233" w:rsidRPr="0076137B" w:rsidRDefault="00224233" w:rsidP="00C6721E">
            <w:pPr>
              <w:pStyle w:val="TableCaption"/>
              <w:rPr>
                <w:bCs/>
                <w:u w:val="single"/>
              </w:rPr>
            </w:pPr>
            <w:bookmarkStart w:id="1573" w:name="_Ref78280157"/>
            <w:bookmarkStart w:id="1574" w:name="_Toc78909891"/>
            <w:bookmarkStart w:id="1575" w:name="_Toc80706207"/>
            <w:r w:rsidRPr="002C16FE">
              <w:rPr>
                <w:bCs/>
              </w:rPr>
              <w:t xml:space="preserve">Table </w:t>
            </w:r>
            <w:del w:id="1576" w:author="Brian Bohman" w:date="2022-11-10T07:02:00Z">
              <w:r w:rsidRPr="002C16FE" w:rsidDel="003E7BA7">
                <w:rPr>
                  <w:bCs/>
                </w:rPr>
                <w:fldChar w:fldCharType="begin"/>
              </w:r>
              <w:r w:rsidRPr="002C16FE" w:rsidDel="003E7BA7">
                <w:rPr>
                  <w:bCs/>
                </w:rPr>
                <w:delInstrText xml:space="preserve"> SEQ Table \* ARABIC </w:delInstrText>
              </w:r>
              <w:r w:rsidDel="003E7BA7">
                <w:rPr>
                  <w:bCs/>
                </w:rPr>
                <w:delInstrText>\s 1</w:delInstrText>
              </w:r>
              <w:r w:rsidRPr="002C16FE" w:rsidDel="003E7BA7">
                <w:rPr>
                  <w:bCs/>
                </w:rPr>
                <w:fldChar w:fldCharType="separate"/>
              </w:r>
              <w:r w:rsidDel="003E7BA7">
                <w:rPr>
                  <w:bCs/>
                  <w:noProof/>
                </w:rPr>
                <w:delText>7</w:delText>
              </w:r>
              <w:r w:rsidRPr="002C16FE" w:rsidDel="003E7BA7">
                <w:rPr>
                  <w:bCs/>
                </w:rPr>
                <w:fldChar w:fldCharType="end"/>
              </w:r>
            </w:del>
            <w:bookmarkEnd w:id="1573"/>
            <w:ins w:id="1577" w:author="Brian Bohman" w:date="2022-11-10T07:02:00Z">
              <w:r w:rsidR="003E7BA7">
                <w:rPr>
                  <w:bCs/>
                </w:rPr>
                <w:t>5</w:t>
              </w:r>
            </w:ins>
            <w:r>
              <w:rPr>
                <w:bCs/>
              </w:rPr>
              <w:t>.</w:t>
            </w:r>
            <w:r w:rsidRPr="005C175D">
              <w:rPr>
                <w:b w:val="0"/>
                <w:bCs/>
              </w:rPr>
              <w:t xml:space="preserve"> </w:t>
            </w:r>
            <w:del w:id="1578" w:author="Brian Bohman" w:date="2022-11-10T20:25:00Z">
              <w:r w:rsidRPr="005C175D" w:rsidDel="007A16E1">
                <w:rPr>
                  <w:b w:val="0"/>
                  <w:bCs/>
                </w:rPr>
                <w:delText xml:space="preserve">Paired </w:delText>
              </w:r>
            </w:del>
            <w:ins w:id="1579" w:author="Brian Bohman" w:date="2022-11-10T20:25:00Z">
              <w:r w:rsidR="007A16E1">
                <w:rPr>
                  <w:b w:val="0"/>
                  <w:bCs/>
                </w:rPr>
                <w:t>C</w:t>
              </w:r>
            </w:ins>
            <w:del w:id="1580" w:author="Brian Bohman" w:date="2022-11-10T20:25:00Z">
              <w:r w:rsidRPr="005C175D" w:rsidDel="007A16E1">
                <w:rPr>
                  <w:b w:val="0"/>
                  <w:bCs/>
                </w:rPr>
                <w:delText>c</w:delText>
              </w:r>
            </w:del>
            <w:r w:rsidRPr="005C175D">
              <w:rPr>
                <w:b w:val="0"/>
                <w:bCs/>
              </w:rPr>
              <w:t xml:space="preserve">ritical </w:t>
            </w:r>
            <w:r>
              <w:rPr>
                <w:b w:val="0"/>
                <w:bCs/>
              </w:rPr>
              <w:t>N</w:t>
            </w:r>
            <w:r w:rsidRPr="005C175D">
              <w:rPr>
                <w:b w:val="0"/>
                <w:bCs/>
              </w:rPr>
              <w:t xml:space="preserve"> dilution curve parameters for each variety within location</w:t>
            </w:r>
            <w:ins w:id="1581" w:author="Brian Bohman" w:date="2022-11-10T20:25:00Z">
              <w:r w:rsidR="007A16E1">
                <w:rPr>
                  <w:b w:val="0"/>
                  <w:bCs/>
                </w:rPr>
                <w:t>, with</w:t>
              </w:r>
            </w:ins>
            <w:del w:id="1582" w:author="Brian Bohman" w:date="2022-11-10T20:25:00Z">
              <w:r w:rsidRPr="005C175D" w:rsidDel="007A16E1">
                <w:rPr>
                  <w:b w:val="0"/>
                  <w:bCs/>
                </w:rPr>
                <w:delText xml:space="preserve"> for</w:delText>
              </w:r>
            </w:del>
            <w:r w:rsidRPr="005C175D">
              <w:rPr>
                <w:b w:val="0"/>
                <w:bCs/>
              </w:rPr>
              <w:t xml:space="preserve"> the median value </w:t>
            </w:r>
            <w:del w:id="1583" w:author="Brian Bohman" w:date="2022-11-10T20:22:00Z">
              <w:r w:rsidRPr="005C175D" w:rsidDel="007A16E1">
                <w:rPr>
                  <w:b w:val="0"/>
                  <w:bCs/>
                </w:rPr>
                <w:delText xml:space="preserve">(CNDC) </w:delText>
              </w:r>
            </w:del>
            <w:ins w:id="1584" w:author="Brian Bohman" w:date="2022-11-10T20:22:00Z">
              <w:r w:rsidR="007A16E1">
                <w:rPr>
                  <w:b w:val="0"/>
                  <w:bCs/>
                </w:rPr>
                <w:t>of</w:t>
              </w:r>
            </w:ins>
            <w:del w:id="1585" w:author="Brian Bohman" w:date="2022-11-10T20:22:00Z">
              <w:r w:rsidRPr="005C175D" w:rsidDel="007A16E1">
                <w:rPr>
                  <w:b w:val="0"/>
                  <w:bCs/>
                </w:rPr>
                <w:delText>from</w:delText>
              </w:r>
            </w:del>
            <w:r w:rsidRPr="005C175D">
              <w:rPr>
                <w:b w:val="0"/>
                <w:bCs/>
              </w:rPr>
              <w:t xml:space="preserve"> the posterior distribution </w:t>
            </w:r>
            <w:ins w:id="1586" w:author="Brian Bohman" w:date="2022-11-10T20:23:00Z">
              <w:r w:rsidR="007A16E1">
                <w:rPr>
                  <w:b w:val="0"/>
                  <w:bCs/>
                </w:rPr>
                <w:t xml:space="preserve">for parameters </w:t>
              </w:r>
              <w:r w:rsidR="007A16E1" w:rsidRPr="007A16E1">
                <w:rPr>
                  <w:b w:val="0"/>
                  <w:bCs/>
                  <w:i/>
                  <w:iCs/>
                </w:rPr>
                <w:t>a</w:t>
              </w:r>
              <w:r w:rsidR="007A16E1">
                <w:rPr>
                  <w:b w:val="0"/>
                  <w:bCs/>
                </w:rPr>
                <w:t xml:space="preserve"> and </w:t>
              </w:r>
              <w:r w:rsidR="007A16E1" w:rsidRPr="007A16E1">
                <w:rPr>
                  <w:b w:val="0"/>
                  <w:bCs/>
                  <w:i/>
                  <w:iCs/>
                </w:rPr>
                <w:t>b</w:t>
              </w:r>
              <w:r w:rsidR="007A16E1">
                <w:rPr>
                  <w:b w:val="0"/>
                  <w:bCs/>
                </w:rPr>
                <w:t xml:space="preserve"> </w:t>
              </w:r>
            </w:ins>
            <w:del w:id="1587" w:author="Brian Bohman" w:date="2022-11-10T20:25:00Z">
              <w:r w:rsidRPr="007A16E1" w:rsidDel="007A16E1">
                <w:rPr>
                  <w:b w:val="0"/>
                  <w:bCs/>
                </w:rPr>
                <w:delText>of</w:delText>
              </w:r>
              <w:r w:rsidRPr="005C175D" w:rsidDel="007A16E1">
                <w:rPr>
                  <w:b w:val="0"/>
                  <w:bCs/>
                </w:rPr>
                <w:delText xml:space="preserve"> the fitted hierarchical Bayesian model</w:delText>
              </w:r>
            </w:del>
            <w:ins w:id="1588" w:author="Brian Bohman" w:date="2022-11-10T20:24:00Z">
              <w:r w:rsidR="007A16E1">
                <w:rPr>
                  <w:b w:val="0"/>
                  <w:bCs/>
                </w:rPr>
                <w:t>(CNDC),</w:t>
              </w:r>
            </w:ins>
            <w:r w:rsidRPr="005C175D">
              <w:rPr>
                <w:b w:val="0"/>
                <w:bCs/>
              </w:rPr>
              <w:t xml:space="preserve"> and the estimates for the credible region lower (CNDC</w:t>
            </w:r>
            <w:r w:rsidRPr="005C175D">
              <w:rPr>
                <w:b w:val="0"/>
                <w:bCs/>
                <w:vertAlign w:val="subscript"/>
              </w:rPr>
              <w:t>lo</w:t>
            </w:r>
            <w:r w:rsidRPr="005C175D">
              <w:rPr>
                <w:b w:val="0"/>
                <w:bCs/>
              </w:rPr>
              <w:t>) and upper (CNDC</w:t>
            </w:r>
            <w:r w:rsidRPr="005C175D">
              <w:rPr>
                <w:b w:val="0"/>
                <w:bCs/>
                <w:vertAlign w:val="subscript"/>
              </w:rPr>
              <w:t>up</w:t>
            </w:r>
            <w:r w:rsidRPr="005C175D">
              <w:rPr>
                <w:b w:val="0"/>
                <w:bCs/>
              </w:rPr>
              <w:t xml:space="preserve">) boundaries using the </w:t>
            </w:r>
            <w:del w:id="1589" w:author="Brian Bohman" w:date="2022-11-10T20:24:00Z">
              <w:r w:rsidRPr="005C175D" w:rsidDel="007A16E1">
                <w:rPr>
                  <w:b w:val="0"/>
                  <w:bCs/>
                </w:rPr>
                <w:delText>non-linear regression method</w:delText>
              </w:r>
            </w:del>
            <w:ins w:id="1590" w:author="Brian Bohman" w:date="2022-11-10T20:24:00Z">
              <w:r w:rsidR="007A16E1">
                <w:rPr>
                  <w:b w:val="0"/>
                  <w:bCs/>
                </w:rPr>
                <w:t>parameterized estimate approach</w:t>
              </w:r>
            </w:ins>
            <w:r w:rsidRPr="005C175D">
              <w:rPr>
                <w:b w:val="0"/>
                <w:bCs/>
              </w:rPr>
              <w:t>.</w:t>
            </w:r>
            <w:bookmarkEnd w:id="1574"/>
            <w:bookmarkEnd w:id="1575"/>
          </w:p>
        </w:tc>
      </w:tr>
      <w:tr w:rsidR="00224233" w:rsidRPr="002354AA" w14:paraId="543DA369" w14:textId="77777777" w:rsidTr="00C6721E">
        <w:tc>
          <w:tcPr>
            <w:tcW w:w="1440" w:type="dxa"/>
            <w:vMerge w:val="restart"/>
            <w:tcBorders>
              <w:top w:val="single" w:sz="4" w:space="0" w:color="auto"/>
            </w:tcBorders>
            <w:vAlign w:val="center"/>
          </w:tcPr>
          <w:p w14:paraId="3F663B57" w14:textId="77777777" w:rsidR="00224233" w:rsidRPr="0076137B" w:rsidRDefault="00224233" w:rsidP="00C6721E">
            <w:pPr>
              <w:pStyle w:val="TableBody"/>
              <w:rPr>
                <w:b/>
                <w:bCs/>
              </w:rPr>
            </w:pPr>
            <w:r w:rsidRPr="0076137B">
              <w:rPr>
                <w:b/>
                <w:bCs/>
              </w:rPr>
              <w:t>Location</w:t>
            </w:r>
          </w:p>
        </w:tc>
        <w:tc>
          <w:tcPr>
            <w:tcW w:w="1728" w:type="dxa"/>
            <w:vMerge w:val="restart"/>
            <w:tcBorders>
              <w:top w:val="single" w:sz="4" w:space="0" w:color="auto"/>
            </w:tcBorders>
            <w:vAlign w:val="center"/>
          </w:tcPr>
          <w:p w14:paraId="4FFF3F7D" w14:textId="77777777" w:rsidR="00224233" w:rsidRPr="0076137B" w:rsidRDefault="00224233" w:rsidP="00C6721E">
            <w:pPr>
              <w:pStyle w:val="TableBody"/>
              <w:rPr>
                <w:b/>
                <w:bCs/>
              </w:rPr>
            </w:pPr>
            <w:r w:rsidRPr="0076137B">
              <w:rPr>
                <w:b/>
                <w:bCs/>
              </w:rPr>
              <w:t>Variety</w:t>
            </w:r>
          </w:p>
        </w:tc>
        <w:tc>
          <w:tcPr>
            <w:tcW w:w="1556" w:type="dxa"/>
            <w:gridSpan w:val="2"/>
            <w:tcBorders>
              <w:top w:val="single" w:sz="4" w:space="0" w:color="auto"/>
            </w:tcBorders>
            <w:vAlign w:val="center"/>
          </w:tcPr>
          <w:p w14:paraId="0E3371CF" w14:textId="77777777" w:rsidR="00224233" w:rsidRPr="0076137B" w:rsidRDefault="00224233" w:rsidP="00C6721E">
            <w:pPr>
              <w:pStyle w:val="TableBody"/>
              <w:jc w:val="center"/>
              <w:rPr>
                <w:b/>
                <w:bCs/>
                <w:u w:val="single"/>
              </w:rPr>
            </w:pPr>
            <w:r w:rsidRPr="0076137B">
              <w:rPr>
                <w:b/>
                <w:bCs/>
                <w:u w:val="single"/>
              </w:rPr>
              <w:t>CNDC</w:t>
            </w:r>
            <w:r w:rsidRPr="0076137B">
              <w:rPr>
                <w:b/>
                <w:bCs/>
                <w:u w:val="single"/>
                <w:vertAlign w:val="subscript"/>
              </w:rPr>
              <w:t>lo</w:t>
            </w:r>
          </w:p>
        </w:tc>
        <w:tc>
          <w:tcPr>
            <w:tcW w:w="1556" w:type="dxa"/>
            <w:gridSpan w:val="2"/>
            <w:tcBorders>
              <w:top w:val="single" w:sz="4" w:space="0" w:color="auto"/>
            </w:tcBorders>
            <w:vAlign w:val="center"/>
          </w:tcPr>
          <w:p w14:paraId="66A1CC0B" w14:textId="77777777" w:rsidR="00224233" w:rsidRPr="0076137B" w:rsidRDefault="00224233" w:rsidP="00C6721E">
            <w:pPr>
              <w:pStyle w:val="TableBody"/>
              <w:jc w:val="center"/>
              <w:rPr>
                <w:b/>
                <w:bCs/>
                <w:u w:val="single"/>
              </w:rPr>
            </w:pPr>
            <w:r w:rsidRPr="0076137B">
              <w:rPr>
                <w:b/>
                <w:bCs/>
                <w:u w:val="single"/>
              </w:rPr>
              <w:t>CNDC</w:t>
            </w:r>
          </w:p>
        </w:tc>
        <w:tc>
          <w:tcPr>
            <w:tcW w:w="1556" w:type="dxa"/>
            <w:gridSpan w:val="2"/>
            <w:tcBorders>
              <w:top w:val="single" w:sz="4" w:space="0" w:color="auto"/>
            </w:tcBorders>
            <w:vAlign w:val="center"/>
          </w:tcPr>
          <w:p w14:paraId="681DA486" w14:textId="77777777" w:rsidR="00224233" w:rsidRPr="0076137B" w:rsidRDefault="00224233" w:rsidP="00C6721E">
            <w:pPr>
              <w:pStyle w:val="TableBody"/>
              <w:jc w:val="center"/>
              <w:rPr>
                <w:b/>
                <w:bCs/>
                <w:u w:val="single"/>
              </w:rPr>
            </w:pPr>
            <w:r w:rsidRPr="0076137B">
              <w:rPr>
                <w:b/>
                <w:bCs/>
                <w:u w:val="single"/>
              </w:rPr>
              <w:t>CNDC</w:t>
            </w:r>
            <w:r w:rsidRPr="0076137B">
              <w:rPr>
                <w:b/>
                <w:bCs/>
                <w:u w:val="single"/>
                <w:vertAlign w:val="subscript"/>
              </w:rPr>
              <w:t>up</w:t>
            </w:r>
          </w:p>
        </w:tc>
      </w:tr>
      <w:tr w:rsidR="00224233" w:rsidRPr="002354AA" w14:paraId="72B1065A" w14:textId="77777777" w:rsidTr="00C6721E">
        <w:tc>
          <w:tcPr>
            <w:tcW w:w="1440" w:type="dxa"/>
            <w:vMerge/>
            <w:tcBorders>
              <w:bottom w:val="single" w:sz="4" w:space="0" w:color="auto"/>
            </w:tcBorders>
          </w:tcPr>
          <w:p w14:paraId="5BB2E136" w14:textId="77777777" w:rsidR="00224233" w:rsidRPr="0076137B" w:rsidRDefault="00224233" w:rsidP="00C6721E">
            <w:pPr>
              <w:pStyle w:val="TableBody"/>
              <w:rPr>
                <w:b/>
                <w:bCs/>
              </w:rPr>
            </w:pPr>
          </w:p>
        </w:tc>
        <w:tc>
          <w:tcPr>
            <w:tcW w:w="1728" w:type="dxa"/>
            <w:vMerge/>
            <w:tcBorders>
              <w:bottom w:val="single" w:sz="4" w:space="0" w:color="auto"/>
            </w:tcBorders>
          </w:tcPr>
          <w:p w14:paraId="7876CE4C" w14:textId="77777777" w:rsidR="00224233" w:rsidRPr="0076137B" w:rsidRDefault="00224233" w:rsidP="00C6721E">
            <w:pPr>
              <w:pStyle w:val="TableBody"/>
              <w:rPr>
                <w:b/>
                <w:bCs/>
              </w:rPr>
            </w:pPr>
          </w:p>
        </w:tc>
        <w:tc>
          <w:tcPr>
            <w:tcW w:w="778" w:type="dxa"/>
            <w:tcBorders>
              <w:bottom w:val="single" w:sz="4" w:space="0" w:color="auto"/>
            </w:tcBorders>
          </w:tcPr>
          <w:p w14:paraId="00D53937" w14:textId="77777777" w:rsidR="00224233" w:rsidRPr="0076137B" w:rsidRDefault="00224233" w:rsidP="00C6721E">
            <w:pPr>
              <w:pStyle w:val="TableBody"/>
              <w:jc w:val="center"/>
              <w:rPr>
                <w:b/>
                <w:bCs/>
              </w:rPr>
            </w:pPr>
            <w:r w:rsidRPr="0076137B">
              <w:rPr>
                <w:b/>
                <w:bCs/>
                <w:i/>
                <w:iCs/>
              </w:rPr>
              <w:t>a</w:t>
            </w:r>
            <w:r w:rsidRPr="0076137B">
              <w:rPr>
                <w:b/>
                <w:bCs/>
                <w:i/>
                <w:iCs/>
                <w:vertAlign w:val="subscript"/>
              </w:rPr>
              <w:t>lo</w:t>
            </w:r>
          </w:p>
        </w:tc>
        <w:tc>
          <w:tcPr>
            <w:tcW w:w="778" w:type="dxa"/>
            <w:tcBorders>
              <w:bottom w:val="single" w:sz="4" w:space="0" w:color="auto"/>
            </w:tcBorders>
          </w:tcPr>
          <w:p w14:paraId="0F00B359" w14:textId="77777777" w:rsidR="00224233" w:rsidRPr="0076137B" w:rsidRDefault="00224233" w:rsidP="00C6721E">
            <w:pPr>
              <w:pStyle w:val="TableBody"/>
              <w:jc w:val="center"/>
              <w:rPr>
                <w:b/>
                <w:bCs/>
              </w:rPr>
            </w:pPr>
            <w:r w:rsidRPr="0076137B">
              <w:rPr>
                <w:b/>
                <w:bCs/>
                <w:i/>
                <w:iCs/>
              </w:rPr>
              <w:t>b</w:t>
            </w:r>
            <w:r w:rsidRPr="0076137B">
              <w:rPr>
                <w:b/>
                <w:bCs/>
                <w:i/>
                <w:iCs/>
                <w:vertAlign w:val="subscript"/>
              </w:rPr>
              <w:t>lo</w:t>
            </w:r>
          </w:p>
        </w:tc>
        <w:tc>
          <w:tcPr>
            <w:tcW w:w="778" w:type="dxa"/>
            <w:tcBorders>
              <w:bottom w:val="single" w:sz="4" w:space="0" w:color="auto"/>
            </w:tcBorders>
          </w:tcPr>
          <w:p w14:paraId="28ED11EF" w14:textId="77777777" w:rsidR="00224233" w:rsidRPr="0076137B" w:rsidRDefault="00224233" w:rsidP="00C6721E">
            <w:pPr>
              <w:pStyle w:val="TableBody"/>
              <w:jc w:val="center"/>
              <w:rPr>
                <w:b/>
                <w:bCs/>
              </w:rPr>
            </w:pPr>
            <w:r w:rsidRPr="0076137B">
              <w:rPr>
                <w:b/>
                <w:bCs/>
                <w:i/>
                <w:iCs/>
              </w:rPr>
              <w:t>a</w:t>
            </w:r>
          </w:p>
        </w:tc>
        <w:tc>
          <w:tcPr>
            <w:tcW w:w="778" w:type="dxa"/>
            <w:tcBorders>
              <w:bottom w:val="single" w:sz="4" w:space="0" w:color="auto"/>
            </w:tcBorders>
          </w:tcPr>
          <w:p w14:paraId="29D5D06F" w14:textId="77777777" w:rsidR="00224233" w:rsidRPr="0076137B" w:rsidRDefault="00224233" w:rsidP="00C6721E">
            <w:pPr>
              <w:pStyle w:val="TableBody"/>
              <w:jc w:val="center"/>
              <w:rPr>
                <w:b/>
                <w:bCs/>
              </w:rPr>
            </w:pPr>
            <w:r w:rsidRPr="0076137B">
              <w:rPr>
                <w:b/>
                <w:bCs/>
                <w:i/>
                <w:iCs/>
              </w:rPr>
              <w:t>b</w:t>
            </w:r>
          </w:p>
        </w:tc>
        <w:tc>
          <w:tcPr>
            <w:tcW w:w="778" w:type="dxa"/>
            <w:tcBorders>
              <w:bottom w:val="single" w:sz="4" w:space="0" w:color="auto"/>
            </w:tcBorders>
          </w:tcPr>
          <w:p w14:paraId="0AAA02EA" w14:textId="77777777" w:rsidR="00224233" w:rsidRPr="0076137B" w:rsidRDefault="00224233" w:rsidP="00C6721E">
            <w:pPr>
              <w:pStyle w:val="TableBody"/>
              <w:jc w:val="center"/>
              <w:rPr>
                <w:b/>
                <w:bCs/>
              </w:rPr>
            </w:pPr>
            <w:r w:rsidRPr="0076137B">
              <w:rPr>
                <w:b/>
                <w:bCs/>
                <w:i/>
                <w:iCs/>
              </w:rPr>
              <w:t>a</w:t>
            </w:r>
            <w:r w:rsidRPr="0076137B">
              <w:rPr>
                <w:b/>
                <w:bCs/>
                <w:i/>
                <w:iCs/>
                <w:vertAlign w:val="subscript"/>
              </w:rPr>
              <w:t>up</w:t>
            </w:r>
          </w:p>
        </w:tc>
        <w:tc>
          <w:tcPr>
            <w:tcW w:w="778" w:type="dxa"/>
            <w:tcBorders>
              <w:bottom w:val="single" w:sz="4" w:space="0" w:color="auto"/>
            </w:tcBorders>
          </w:tcPr>
          <w:p w14:paraId="373E78E7" w14:textId="77777777" w:rsidR="00224233" w:rsidRPr="0076137B" w:rsidRDefault="00224233" w:rsidP="00C6721E">
            <w:pPr>
              <w:pStyle w:val="TableBody"/>
              <w:jc w:val="center"/>
              <w:rPr>
                <w:b/>
                <w:bCs/>
              </w:rPr>
            </w:pPr>
            <w:r w:rsidRPr="0076137B">
              <w:rPr>
                <w:b/>
                <w:bCs/>
                <w:i/>
                <w:iCs/>
              </w:rPr>
              <w:t>b</w:t>
            </w:r>
            <w:r w:rsidRPr="0076137B">
              <w:rPr>
                <w:b/>
                <w:bCs/>
                <w:i/>
                <w:iCs/>
                <w:vertAlign w:val="subscript"/>
              </w:rPr>
              <w:t>up</w:t>
            </w:r>
          </w:p>
        </w:tc>
      </w:tr>
      <w:tr w:rsidR="00224233" w:rsidRPr="002354AA" w14:paraId="36745FB0" w14:textId="77777777" w:rsidTr="00C6721E">
        <w:tc>
          <w:tcPr>
            <w:tcW w:w="1440" w:type="dxa"/>
            <w:vMerge w:val="restart"/>
            <w:tcBorders>
              <w:top w:val="single" w:sz="4" w:space="0" w:color="auto"/>
            </w:tcBorders>
            <w:vAlign w:val="center"/>
          </w:tcPr>
          <w:p w14:paraId="0C4D9758" w14:textId="77777777" w:rsidR="00224233" w:rsidRPr="002354AA" w:rsidRDefault="00224233" w:rsidP="00C6721E">
            <w:pPr>
              <w:pStyle w:val="TableBody"/>
            </w:pPr>
            <w:r w:rsidRPr="002354AA">
              <w:t>Argentina</w:t>
            </w:r>
          </w:p>
        </w:tc>
        <w:tc>
          <w:tcPr>
            <w:tcW w:w="1728" w:type="dxa"/>
            <w:tcBorders>
              <w:top w:val="single" w:sz="4" w:space="0" w:color="auto"/>
            </w:tcBorders>
            <w:vAlign w:val="bottom"/>
          </w:tcPr>
          <w:p w14:paraId="17B3CD22" w14:textId="77777777" w:rsidR="00224233" w:rsidRPr="002354AA" w:rsidRDefault="00224233" w:rsidP="00C6721E">
            <w:pPr>
              <w:pStyle w:val="TableBody"/>
            </w:pPr>
            <w:r w:rsidRPr="002354AA">
              <w:t>Bannock Russet</w:t>
            </w:r>
          </w:p>
        </w:tc>
        <w:tc>
          <w:tcPr>
            <w:tcW w:w="778" w:type="dxa"/>
            <w:tcBorders>
              <w:top w:val="single" w:sz="4" w:space="0" w:color="auto"/>
            </w:tcBorders>
            <w:vAlign w:val="bottom"/>
          </w:tcPr>
          <w:p w14:paraId="67D153BC" w14:textId="77777777" w:rsidR="00224233" w:rsidRPr="002354AA" w:rsidRDefault="00224233" w:rsidP="00C6721E">
            <w:pPr>
              <w:pStyle w:val="TableBody"/>
            </w:pPr>
            <w:r w:rsidRPr="002354AA">
              <w:t>4.82</w:t>
            </w:r>
          </w:p>
        </w:tc>
        <w:tc>
          <w:tcPr>
            <w:tcW w:w="778" w:type="dxa"/>
            <w:tcBorders>
              <w:top w:val="single" w:sz="4" w:space="0" w:color="auto"/>
            </w:tcBorders>
            <w:vAlign w:val="bottom"/>
          </w:tcPr>
          <w:p w14:paraId="648650F3" w14:textId="77777777" w:rsidR="00224233" w:rsidRPr="002354AA" w:rsidRDefault="00224233" w:rsidP="00C6721E">
            <w:pPr>
              <w:pStyle w:val="TableBody"/>
            </w:pPr>
            <w:r w:rsidRPr="002354AA">
              <w:t>0.146</w:t>
            </w:r>
          </w:p>
        </w:tc>
        <w:tc>
          <w:tcPr>
            <w:tcW w:w="778" w:type="dxa"/>
            <w:tcBorders>
              <w:top w:val="single" w:sz="4" w:space="0" w:color="auto"/>
            </w:tcBorders>
            <w:vAlign w:val="bottom"/>
          </w:tcPr>
          <w:p w14:paraId="0FDC6B92" w14:textId="77777777" w:rsidR="00224233" w:rsidRPr="002354AA" w:rsidRDefault="00224233" w:rsidP="00C6721E">
            <w:pPr>
              <w:pStyle w:val="TableBody"/>
            </w:pPr>
            <w:r w:rsidRPr="002354AA">
              <w:t>4.96</w:t>
            </w:r>
          </w:p>
        </w:tc>
        <w:tc>
          <w:tcPr>
            <w:tcW w:w="778" w:type="dxa"/>
            <w:tcBorders>
              <w:top w:val="single" w:sz="4" w:space="0" w:color="auto"/>
            </w:tcBorders>
            <w:vAlign w:val="bottom"/>
          </w:tcPr>
          <w:p w14:paraId="16178C18" w14:textId="77777777" w:rsidR="00224233" w:rsidRPr="002354AA" w:rsidRDefault="00224233" w:rsidP="00C6721E">
            <w:pPr>
              <w:pStyle w:val="TableBody"/>
            </w:pPr>
            <w:r w:rsidRPr="002354AA">
              <w:t>0.140</w:t>
            </w:r>
          </w:p>
        </w:tc>
        <w:tc>
          <w:tcPr>
            <w:tcW w:w="778" w:type="dxa"/>
            <w:tcBorders>
              <w:top w:val="single" w:sz="4" w:space="0" w:color="auto"/>
            </w:tcBorders>
            <w:vAlign w:val="bottom"/>
          </w:tcPr>
          <w:p w14:paraId="20663635" w14:textId="77777777" w:rsidR="00224233" w:rsidRPr="002354AA" w:rsidRDefault="00224233" w:rsidP="00C6721E">
            <w:pPr>
              <w:pStyle w:val="TableBody"/>
            </w:pPr>
            <w:r w:rsidRPr="002354AA">
              <w:t>5.10</w:t>
            </w:r>
          </w:p>
        </w:tc>
        <w:tc>
          <w:tcPr>
            <w:tcW w:w="778" w:type="dxa"/>
            <w:tcBorders>
              <w:top w:val="single" w:sz="4" w:space="0" w:color="auto"/>
            </w:tcBorders>
            <w:vAlign w:val="bottom"/>
          </w:tcPr>
          <w:p w14:paraId="0C3A5FA8" w14:textId="77777777" w:rsidR="00224233" w:rsidRPr="002354AA" w:rsidRDefault="00224233" w:rsidP="00C6721E">
            <w:pPr>
              <w:pStyle w:val="TableBody"/>
            </w:pPr>
            <w:r w:rsidRPr="002354AA">
              <w:t>0.135</w:t>
            </w:r>
          </w:p>
        </w:tc>
      </w:tr>
      <w:tr w:rsidR="00224233" w:rsidRPr="002354AA" w14:paraId="06E71901" w14:textId="77777777" w:rsidTr="00C6721E">
        <w:tc>
          <w:tcPr>
            <w:tcW w:w="1440" w:type="dxa"/>
            <w:vMerge/>
            <w:vAlign w:val="bottom"/>
          </w:tcPr>
          <w:p w14:paraId="2987AA7F" w14:textId="77777777" w:rsidR="00224233" w:rsidRPr="002354AA" w:rsidRDefault="00224233" w:rsidP="00C6721E">
            <w:pPr>
              <w:pStyle w:val="TableBody"/>
            </w:pPr>
          </w:p>
        </w:tc>
        <w:tc>
          <w:tcPr>
            <w:tcW w:w="1728" w:type="dxa"/>
            <w:vAlign w:val="bottom"/>
          </w:tcPr>
          <w:p w14:paraId="54A48F85" w14:textId="77777777" w:rsidR="00224233" w:rsidRPr="002354AA" w:rsidRDefault="00224233" w:rsidP="00C6721E">
            <w:pPr>
              <w:pStyle w:val="TableBody"/>
            </w:pPr>
            <w:r w:rsidRPr="002354AA">
              <w:t>Gem Russet</w:t>
            </w:r>
          </w:p>
        </w:tc>
        <w:tc>
          <w:tcPr>
            <w:tcW w:w="778" w:type="dxa"/>
            <w:vAlign w:val="bottom"/>
          </w:tcPr>
          <w:p w14:paraId="4822C2CC" w14:textId="77777777" w:rsidR="00224233" w:rsidRPr="002354AA" w:rsidRDefault="00224233" w:rsidP="00C6721E">
            <w:pPr>
              <w:pStyle w:val="TableBody"/>
            </w:pPr>
            <w:r w:rsidRPr="002354AA">
              <w:t>4.80</w:t>
            </w:r>
          </w:p>
        </w:tc>
        <w:tc>
          <w:tcPr>
            <w:tcW w:w="778" w:type="dxa"/>
            <w:vAlign w:val="bottom"/>
          </w:tcPr>
          <w:p w14:paraId="7897F202" w14:textId="77777777" w:rsidR="00224233" w:rsidRPr="002354AA" w:rsidRDefault="00224233" w:rsidP="00C6721E">
            <w:pPr>
              <w:pStyle w:val="TableBody"/>
            </w:pPr>
            <w:r w:rsidRPr="002354AA">
              <w:t>0.190</w:t>
            </w:r>
          </w:p>
        </w:tc>
        <w:tc>
          <w:tcPr>
            <w:tcW w:w="778" w:type="dxa"/>
            <w:vAlign w:val="bottom"/>
          </w:tcPr>
          <w:p w14:paraId="782C3820" w14:textId="77777777" w:rsidR="00224233" w:rsidRPr="002354AA" w:rsidRDefault="00224233" w:rsidP="00C6721E">
            <w:pPr>
              <w:pStyle w:val="TableBody"/>
            </w:pPr>
            <w:r w:rsidRPr="002354AA">
              <w:t>4.96</w:t>
            </w:r>
          </w:p>
        </w:tc>
        <w:tc>
          <w:tcPr>
            <w:tcW w:w="778" w:type="dxa"/>
            <w:vAlign w:val="bottom"/>
          </w:tcPr>
          <w:p w14:paraId="53721823" w14:textId="77777777" w:rsidR="00224233" w:rsidRPr="002354AA" w:rsidRDefault="00224233" w:rsidP="00C6721E">
            <w:pPr>
              <w:pStyle w:val="TableBody"/>
            </w:pPr>
            <w:r w:rsidRPr="002354AA">
              <w:t>0.178</w:t>
            </w:r>
          </w:p>
        </w:tc>
        <w:tc>
          <w:tcPr>
            <w:tcW w:w="778" w:type="dxa"/>
            <w:vAlign w:val="bottom"/>
          </w:tcPr>
          <w:p w14:paraId="5B14E1F0" w14:textId="77777777" w:rsidR="00224233" w:rsidRPr="002354AA" w:rsidRDefault="00224233" w:rsidP="00C6721E">
            <w:pPr>
              <w:pStyle w:val="TableBody"/>
            </w:pPr>
            <w:r w:rsidRPr="002354AA">
              <w:t>5.07</w:t>
            </w:r>
          </w:p>
        </w:tc>
        <w:tc>
          <w:tcPr>
            <w:tcW w:w="778" w:type="dxa"/>
            <w:vAlign w:val="bottom"/>
          </w:tcPr>
          <w:p w14:paraId="4B2C8B41" w14:textId="77777777" w:rsidR="00224233" w:rsidRPr="002354AA" w:rsidRDefault="00224233" w:rsidP="00C6721E">
            <w:pPr>
              <w:pStyle w:val="TableBody"/>
            </w:pPr>
            <w:r w:rsidRPr="002354AA">
              <w:t>0.152</w:t>
            </w:r>
          </w:p>
        </w:tc>
      </w:tr>
      <w:tr w:rsidR="00224233" w:rsidRPr="002354AA" w14:paraId="2776537C" w14:textId="77777777" w:rsidTr="00C6721E">
        <w:tc>
          <w:tcPr>
            <w:tcW w:w="1440" w:type="dxa"/>
            <w:vMerge/>
            <w:vAlign w:val="bottom"/>
          </w:tcPr>
          <w:p w14:paraId="6AB6ED6A" w14:textId="77777777" w:rsidR="00224233" w:rsidRPr="002354AA" w:rsidRDefault="00224233" w:rsidP="00C6721E">
            <w:pPr>
              <w:pStyle w:val="TableBody"/>
            </w:pPr>
          </w:p>
        </w:tc>
        <w:tc>
          <w:tcPr>
            <w:tcW w:w="1728" w:type="dxa"/>
            <w:vAlign w:val="bottom"/>
          </w:tcPr>
          <w:p w14:paraId="06BEE23D" w14:textId="77777777" w:rsidR="00224233" w:rsidRPr="002354AA" w:rsidRDefault="00224233" w:rsidP="00C6721E">
            <w:pPr>
              <w:pStyle w:val="TableBody"/>
            </w:pPr>
            <w:r w:rsidRPr="002354AA">
              <w:t>Innovator</w:t>
            </w:r>
          </w:p>
        </w:tc>
        <w:tc>
          <w:tcPr>
            <w:tcW w:w="778" w:type="dxa"/>
            <w:vAlign w:val="bottom"/>
          </w:tcPr>
          <w:p w14:paraId="63F9F2C2" w14:textId="77777777" w:rsidR="00224233" w:rsidRPr="002354AA" w:rsidRDefault="00224233" w:rsidP="00C6721E">
            <w:pPr>
              <w:pStyle w:val="TableBody"/>
            </w:pPr>
            <w:r w:rsidRPr="002354AA">
              <w:t>4.83</w:t>
            </w:r>
          </w:p>
        </w:tc>
        <w:tc>
          <w:tcPr>
            <w:tcW w:w="778" w:type="dxa"/>
            <w:vAlign w:val="bottom"/>
          </w:tcPr>
          <w:p w14:paraId="06E2E9F3" w14:textId="77777777" w:rsidR="00224233" w:rsidRPr="002354AA" w:rsidRDefault="00224233" w:rsidP="00C6721E">
            <w:pPr>
              <w:pStyle w:val="TableBody"/>
            </w:pPr>
            <w:r w:rsidRPr="002354AA">
              <w:t>0.241</w:t>
            </w:r>
          </w:p>
        </w:tc>
        <w:tc>
          <w:tcPr>
            <w:tcW w:w="778" w:type="dxa"/>
            <w:vAlign w:val="bottom"/>
          </w:tcPr>
          <w:p w14:paraId="4A35D137" w14:textId="77777777" w:rsidR="00224233" w:rsidRPr="002354AA" w:rsidRDefault="00224233" w:rsidP="00C6721E">
            <w:pPr>
              <w:pStyle w:val="TableBody"/>
            </w:pPr>
            <w:r w:rsidRPr="002354AA">
              <w:t>4.94</w:t>
            </w:r>
          </w:p>
        </w:tc>
        <w:tc>
          <w:tcPr>
            <w:tcW w:w="778" w:type="dxa"/>
            <w:vAlign w:val="bottom"/>
          </w:tcPr>
          <w:p w14:paraId="0DA7FED4" w14:textId="77777777" w:rsidR="00224233" w:rsidRPr="002354AA" w:rsidRDefault="00224233" w:rsidP="00C6721E">
            <w:pPr>
              <w:pStyle w:val="TableBody"/>
            </w:pPr>
            <w:r w:rsidRPr="002354AA">
              <w:t>0.212</w:t>
            </w:r>
          </w:p>
        </w:tc>
        <w:tc>
          <w:tcPr>
            <w:tcW w:w="778" w:type="dxa"/>
            <w:vAlign w:val="bottom"/>
          </w:tcPr>
          <w:p w14:paraId="00E7C850" w14:textId="77777777" w:rsidR="00224233" w:rsidRPr="002354AA" w:rsidRDefault="00224233" w:rsidP="00C6721E">
            <w:pPr>
              <w:pStyle w:val="TableBody"/>
            </w:pPr>
            <w:r w:rsidRPr="002354AA">
              <w:t>5.06</w:t>
            </w:r>
          </w:p>
        </w:tc>
        <w:tc>
          <w:tcPr>
            <w:tcW w:w="778" w:type="dxa"/>
            <w:vAlign w:val="bottom"/>
          </w:tcPr>
          <w:p w14:paraId="56FC4881" w14:textId="77777777" w:rsidR="00224233" w:rsidRPr="002354AA" w:rsidRDefault="00224233" w:rsidP="00C6721E">
            <w:pPr>
              <w:pStyle w:val="TableBody"/>
            </w:pPr>
            <w:r w:rsidRPr="002354AA">
              <w:t>0.193</w:t>
            </w:r>
          </w:p>
        </w:tc>
      </w:tr>
      <w:tr w:rsidR="00224233" w:rsidRPr="002354AA" w14:paraId="59D585E0" w14:textId="77777777" w:rsidTr="00C6721E">
        <w:tc>
          <w:tcPr>
            <w:tcW w:w="1440" w:type="dxa"/>
            <w:vMerge/>
            <w:vAlign w:val="bottom"/>
          </w:tcPr>
          <w:p w14:paraId="016D7A17" w14:textId="77777777" w:rsidR="00224233" w:rsidRPr="002354AA" w:rsidRDefault="00224233" w:rsidP="00C6721E">
            <w:pPr>
              <w:pStyle w:val="TableBody"/>
            </w:pPr>
          </w:p>
        </w:tc>
        <w:tc>
          <w:tcPr>
            <w:tcW w:w="1728" w:type="dxa"/>
            <w:vAlign w:val="bottom"/>
          </w:tcPr>
          <w:p w14:paraId="5FF1871D" w14:textId="77777777" w:rsidR="00224233" w:rsidRPr="002354AA" w:rsidRDefault="00224233" w:rsidP="00C6721E">
            <w:pPr>
              <w:pStyle w:val="TableBody"/>
            </w:pPr>
            <w:r w:rsidRPr="002354AA">
              <w:t>Markies Russet</w:t>
            </w:r>
          </w:p>
        </w:tc>
        <w:tc>
          <w:tcPr>
            <w:tcW w:w="778" w:type="dxa"/>
            <w:vAlign w:val="bottom"/>
          </w:tcPr>
          <w:p w14:paraId="4FD95DAB" w14:textId="77777777" w:rsidR="00224233" w:rsidRPr="002354AA" w:rsidRDefault="00224233" w:rsidP="00C6721E">
            <w:pPr>
              <w:pStyle w:val="TableBody"/>
            </w:pPr>
            <w:r w:rsidRPr="002354AA">
              <w:t>4.82</w:t>
            </w:r>
          </w:p>
        </w:tc>
        <w:tc>
          <w:tcPr>
            <w:tcW w:w="778" w:type="dxa"/>
            <w:vAlign w:val="bottom"/>
          </w:tcPr>
          <w:p w14:paraId="60EB5145" w14:textId="77777777" w:rsidR="00224233" w:rsidRPr="002354AA" w:rsidRDefault="00224233" w:rsidP="00C6721E">
            <w:pPr>
              <w:pStyle w:val="TableBody"/>
            </w:pPr>
            <w:r w:rsidRPr="002354AA">
              <w:t>0.167</w:t>
            </w:r>
          </w:p>
        </w:tc>
        <w:tc>
          <w:tcPr>
            <w:tcW w:w="778" w:type="dxa"/>
            <w:vAlign w:val="bottom"/>
          </w:tcPr>
          <w:p w14:paraId="3E99B057" w14:textId="77777777" w:rsidR="00224233" w:rsidRPr="002354AA" w:rsidRDefault="00224233" w:rsidP="00C6721E">
            <w:pPr>
              <w:pStyle w:val="TableBody"/>
            </w:pPr>
            <w:r w:rsidRPr="002354AA">
              <w:t>4.96</w:t>
            </w:r>
          </w:p>
        </w:tc>
        <w:tc>
          <w:tcPr>
            <w:tcW w:w="778" w:type="dxa"/>
            <w:vAlign w:val="bottom"/>
          </w:tcPr>
          <w:p w14:paraId="290EBF24" w14:textId="77777777" w:rsidR="00224233" w:rsidRPr="002354AA" w:rsidRDefault="00224233" w:rsidP="00C6721E">
            <w:pPr>
              <w:pStyle w:val="TableBody"/>
            </w:pPr>
            <w:r w:rsidRPr="002354AA">
              <w:t>0.155</w:t>
            </w:r>
          </w:p>
        </w:tc>
        <w:tc>
          <w:tcPr>
            <w:tcW w:w="778" w:type="dxa"/>
            <w:vAlign w:val="bottom"/>
          </w:tcPr>
          <w:p w14:paraId="35C79122" w14:textId="77777777" w:rsidR="00224233" w:rsidRPr="002354AA" w:rsidRDefault="00224233" w:rsidP="00C6721E">
            <w:pPr>
              <w:pStyle w:val="TableBody"/>
            </w:pPr>
            <w:r w:rsidRPr="002354AA">
              <w:t>5.08</w:t>
            </w:r>
          </w:p>
        </w:tc>
        <w:tc>
          <w:tcPr>
            <w:tcW w:w="778" w:type="dxa"/>
            <w:vAlign w:val="bottom"/>
          </w:tcPr>
          <w:p w14:paraId="4417A303" w14:textId="77777777" w:rsidR="00224233" w:rsidRPr="002354AA" w:rsidRDefault="00224233" w:rsidP="00C6721E">
            <w:pPr>
              <w:pStyle w:val="TableBody"/>
            </w:pPr>
            <w:r w:rsidRPr="002354AA">
              <w:t>0.135</w:t>
            </w:r>
          </w:p>
        </w:tc>
      </w:tr>
      <w:tr w:rsidR="00224233" w:rsidRPr="002354AA" w14:paraId="0CD69468" w14:textId="77777777" w:rsidTr="00C6721E">
        <w:tc>
          <w:tcPr>
            <w:tcW w:w="1440" w:type="dxa"/>
            <w:vMerge/>
            <w:tcBorders>
              <w:bottom w:val="dotted" w:sz="4" w:space="0" w:color="auto"/>
            </w:tcBorders>
            <w:vAlign w:val="bottom"/>
          </w:tcPr>
          <w:p w14:paraId="6F7DCFC5" w14:textId="77777777" w:rsidR="00224233" w:rsidRPr="002354AA" w:rsidRDefault="00224233" w:rsidP="00C6721E">
            <w:pPr>
              <w:pStyle w:val="TableBody"/>
            </w:pPr>
          </w:p>
        </w:tc>
        <w:tc>
          <w:tcPr>
            <w:tcW w:w="1728" w:type="dxa"/>
            <w:tcBorders>
              <w:bottom w:val="dotted" w:sz="4" w:space="0" w:color="auto"/>
            </w:tcBorders>
            <w:vAlign w:val="bottom"/>
          </w:tcPr>
          <w:p w14:paraId="489899E6" w14:textId="77777777" w:rsidR="00224233" w:rsidRPr="002354AA" w:rsidRDefault="00224233" w:rsidP="00C6721E">
            <w:pPr>
              <w:pStyle w:val="TableBody"/>
            </w:pPr>
            <w:r w:rsidRPr="002354AA">
              <w:t>Umatilla Russet</w:t>
            </w:r>
          </w:p>
        </w:tc>
        <w:tc>
          <w:tcPr>
            <w:tcW w:w="778" w:type="dxa"/>
            <w:tcBorders>
              <w:bottom w:val="dotted" w:sz="4" w:space="0" w:color="auto"/>
            </w:tcBorders>
            <w:vAlign w:val="bottom"/>
          </w:tcPr>
          <w:p w14:paraId="2154E499" w14:textId="77777777" w:rsidR="00224233" w:rsidRPr="002354AA" w:rsidRDefault="00224233" w:rsidP="00C6721E">
            <w:pPr>
              <w:pStyle w:val="TableBody"/>
            </w:pPr>
            <w:r w:rsidRPr="002354AA">
              <w:t>4.85</w:t>
            </w:r>
          </w:p>
        </w:tc>
        <w:tc>
          <w:tcPr>
            <w:tcW w:w="778" w:type="dxa"/>
            <w:tcBorders>
              <w:bottom w:val="dotted" w:sz="4" w:space="0" w:color="auto"/>
            </w:tcBorders>
            <w:vAlign w:val="bottom"/>
          </w:tcPr>
          <w:p w14:paraId="50D28577" w14:textId="77777777" w:rsidR="00224233" w:rsidRPr="002354AA" w:rsidRDefault="00224233" w:rsidP="00C6721E">
            <w:pPr>
              <w:pStyle w:val="TableBody"/>
            </w:pPr>
            <w:r w:rsidRPr="002354AA">
              <w:t>0.195</w:t>
            </w:r>
          </w:p>
        </w:tc>
        <w:tc>
          <w:tcPr>
            <w:tcW w:w="778" w:type="dxa"/>
            <w:tcBorders>
              <w:bottom w:val="dotted" w:sz="4" w:space="0" w:color="auto"/>
            </w:tcBorders>
            <w:vAlign w:val="bottom"/>
          </w:tcPr>
          <w:p w14:paraId="375715CD" w14:textId="77777777" w:rsidR="00224233" w:rsidRPr="002354AA" w:rsidRDefault="00224233" w:rsidP="00C6721E">
            <w:pPr>
              <w:pStyle w:val="TableBody"/>
            </w:pPr>
            <w:r w:rsidRPr="002354AA">
              <w:t>4.95</w:t>
            </w:r>
          </w:p>
        </w:tc>
        <w:tc>
          <w:tcPr>
            <w:tcW w:w="778" w:type="dxa"/>
            <w:tcBorders>
              <w:bottom w:val="dotted" w:sz="4" w:space="0" w:color="auto"/>
            </w:tcBorders>
            <w:vAlign w:val="bottom"/>
          </w:tcPr>
          <w:p w14:paraId="22EC1EB5" w14:textId="77777777" w:rsidR="00224233" w:rsidRPr="002354AA" w:rsidRDefault="00224233" w:rsidP="00C6721E">
            <w:pPr>
              <w:pStyle w:val="TableBody"/>
            </w:pPr>
            <w:r w:rsidRPr="002354AA">
              <w:t>0.165</w:t>
            </w:r>
          </w:p>
        </w:tc>
        <w:tc>
          <w:tcPr>
            <w:tcW w:w="778" w:type="dxa"/>
            <w:tcBorders>
              <w:bottom w:val="dotted" w:sz="4" w:space="0" w:color="auto"/>
            </w:tcBorders>
            <w:vAlign w:val="bottom"/>
          </w:tcPr>
          <w:p w14:paraId="5762D94C" w14:textId="77777777" w:rsidR="00224233" w:rsidRPr="002354AA" w:rsidRDefault="00224233" w:rsidP="00C6721E">
            <w:pPr>
              <w:pStyle w:val="TableBody"/>
            </w:pPr>
            <w:r w:rsidRPr="002354AA">
              <w:t>5.06</w:t>
            </w:r>
          </w:p>
        </w:tc>
        <w:tc>
          <w:tcPr>
            <w:tcW w:w="778" w:type="dxa"/>
            <w:tcBorders>
              <w:bottom w:val="dotted" w:sz="4" w:space="0" w:color="auto"/>
            </w:tcBorders>
            <w:vAlign w:val="bottom"/>
          </w:tcPr>
          <w:p w14:paraId="063726C2" w14:textId="77777777" w:rsidR="00224233" w:rsidRPr="002354AA" w:rsidRDefault="00224233" w:rsidP="00C6721E">
            <w:pPr>
              <w:pStyle w:val="TableBody"/>
            </w:pPr>
            <w:r w:rsidRPr="002354AA">
              <w:t>0.143</w:t>
            </w:r>
          </w:p>
        </w:tc>
      </w:tr>
      <w:tr w:rsidR="00224233" w:rsidRPr="002354AA" w14:paraId="5865FD7C" w14:textId="77777777" w:rsidTr="00C6721E">
        <w:tc>
          <w:tcPr>
            <w:tcW w:w="1440" w:type="dxa"/>
            <w:vMerge w:val="restart"/>
            <w:tcBorders>
              <w:top w:val="dotted" w:sz="4" w:space="0" w:color="auto"/>
            </w:tcBorders>
            <w:vAlign w:val="center"/>
          </w:tcPr>
          <w:p w14:paraId="1F08088A" w14:textId="77777777" w:rsidR="00224233" w:rsidRPr="002354AA" w:rsidRDefault="00224233" w:rsidP="00C6721E">
            <w:pPr>
              <w:pStyle w:val="TableBody"/>
            </w:pPr>
            <w:r w:rsidRPr="002354AA">
              <w:t>Belgium</w:t>
            </w:r>
          </w:p>
        </w:tc>
        <w:tc>
          <w:tcPr>
            <w:tcW w:w="1728" w:type="dxa"/>
            <w:tcBorders>
              <w:top w:val="dotted" w:sz="4" w:space="0" w:color="auto"/>
            </w:tcBorders>
            <w:vAlign w:val="bottom"/>
          </w:tcPr>
          <w:p w14:paraId="123C56CD" w14:textId="77777777" w:rsidR="00224233" w:rsidRPr="002354AA" w:rsidRDefault="00224233" w:rsidP="00C6721E">
            <w:pPr>
              <w:pStyle w:val="TableBody"/>
            </w:pPr>
            <w:r w:rsidRPr="002354AA">
              <w:t>Bintje</w:t>
            </w:r>
          </w:p>
        </w:tc>
        <w:tc>
          <w:tcPr>
            <w:tcW w:w="778" w:type="dxa"/>
            <w:tcBorders>
              <w:top w:val="dotted" w:sz="4" w:space="0" w:color="auto"/>
            </w:tcBorders>
            <w:vAlign w:val="bottom"/>
          </w:tcPr>
          <w:p w14:paraId="2FDAA095" w14:textId="77777777" w:rsidR="00224233" w:rsidRPr="002354AA" w:rsidRDefault="00224233" w:rsidP="00C6721E">
            <w:pPr>
              <w:pStyle w:val="TableBody"/>
            </w:pPr>
            <w:r w:rsidRPr="002354AA">
              <w:t>4.52</w:t>
            </w:r>
          </w:p>
        </w:tc>
        <w:tc>
          <w:tcPr>
            <w:tcW w:w="778" w:type="dxa"/>
            <w:tcBorders>
              <w:top w:val="dotted" w:sz="4" w:space="0" w:color="auto"/>
            </w:tcBorders>
            <w:vAlign w:val="bottom"/>
          </w:tcPr>
          <w:p w14:paraId="714F511D" w14:textId="77777777" w:rsidR="00224233" w:rsidRPr="002354AA" w:rsidRDefault="00224233" w:rsidP="00C6721E">
            <w:pPr>
              <w:pStyle w:val="TableBody"/>
            </w:pPr>
            <w:r w:rsidRPr="002354AA">
              <w:t>0.606</w:t>
            </w:r>
          </w:p>
        </w:tc>
        <w:tc>
          <w:tcPr>
            <w:tcW w:w="778" w:type="dxa"/>
            <w:tcBorders>
              <w:top w:val="dotted" w:sz="4" w:space="0" w:color="auto"/>
            </w:tcBorders>
            <w:vAlign w:val="bottom"/>
          </w:tcPr>
          <w:p w14:paraId="0AE7AF56" w14:textId="77777777" w:rsidR="00224233" w:rsidRPr="002354AA" w:rsidRDefault="00224233" w:rsidP="00C6721E">
            <w:pPr>
              <w:pStyle w:val="TableBody"/>
            </w:pPr>
            <w:r w:rsidRPr="002354AA">
              <w:t>4.72</w:t>
            </w:r>
          </w:p>
        </w:tc>
        <w:tc>
          <w:tcPr>
            <w:tcW w:w="778" w:type="dxa"/>
            <w:tcBorders>
              <w:top w:val="dotted" w:sz="4" w:space="0" w:color="auto"/>
            </w:tcBorders>
            <w:vAlign w:val="bottom"/>
          </w:tcPr>
          <w:p w14:paraId="753E3BFF" w14:textId="77777777" w:rsidR="00224233" w:rsidRPr="002354AA" w:rsidRDefault="00224233" w:rsidP="00C6721E">
            <w:pPr>
              <w:pStyle w:val="TableBody"/>
            </w:pPr>
            <w:r w:rsidRPr="002354AA">
              <w:t>0.579</w:t>
            </w:r>
          </w:p>
        </w:tc>
        <w:tc>
          <w:tcPr>
            <w:tcW w:w="778" w:type="dxa"/>
            <w:tcBorders>
              <w:top w:val="dotted" w:sz="4" w:space="0" w:color="auto"/>
            </w:tcBorders>
            <w:vAlign w:val="bottom"/>
          </w:tcPr>
          <w:p w14:paraId="6F90A9F5" w14:textId="77777777" w:rsidR="00224233" w:rsidRPr="002354AA" w:rsidRDefault="00224233" w:rsidP="00C6721E">
            <w:pPr>
              <w:pStyle w:val="TableBody"/>
            </w:pPr>
            <w:r w:rsidRPr="002354AA">
              <w:t>4.90</w:t>
            </w:r>
          </w:p>
        </w:tc>
        <w:tc>
          <w:tcPr>
            <w:tcW w:w="778" w:type="dxa"/>
            <w:tcBorders>
              <w:top w:val="dotted" w:sz="4" w:space="0" w:color="auto"/>
            </w:tcBorders>
            <w:vAlign w:val="bottom"/>
          </w:tcPr>
          <w:p w14:paraId="1BD513D1" w14:textId="77777777" w:rsidR="00224233" w:rsidRPr="002354AA" w:rsidRDefault="00224233" w:rsidP="00C6721E">
            <w:pPr>
              <w:pStyle w:val="TableBody"/>
            </w:pPr>
            <w:r w:rsidRPr="002354AA">
              <w:t>0.567</w:t>
            </w:r>
          </w:p>
        </w:tc>
      </w:tr>
      <w:tr w:rsidR="00224233" w:rsidRPr="002354AA" w14:paraId="30AF075D" w14:textId="77777777" w:rsidTr="00C6721E">
        <w:tc>
          <w:tcPr>
            <w:tcW w:w="1440" w:type="dxa"/>
            <w:vMerge/>
            <w:tcBorders>
              <w:bottom w:val="dotted" w:sz="4" w:space="0" w:color="auto"/>
            </w:tcBorders>
            <w:vAlign w:val="bottom"/>
          </w:tcPr>
          <w:p w14:paraId="5BBA5F9A" w14:textId="77777777" w:rsidR="00224233" w:rsidRPr="002354AA" w:rsidRDefault="00224233" w:rsidP="00C6721E">
            <w:pPr>
              <w:pStyle w:val="TableBody"/>
            </w:pPr>
          </w:p>
        </w:tc>
        <w:tc>
          <w:tcPr>
            <w:tcW w:w="1728" w:type="dxa"/>
            <w:tcBorders>
              <w:bottom w:val="dotted" w:sz="4" w:space="0" w:color="auto"/>
            </w:tcBorders>
            <w:vAlign w:val="bottom"/>
          </w:tcPr>
          <w:p w14:paraId="17F283D2" w14:textId="77777777" w:rsidR="00224233" w:rsidRPr="002354AA" w:rsidRDefault="00224233" w:rsidP="00C6721E">
            <w:pPr>
              <w:pStyle w:val="TableBody"/>
            </w:pPr>
            <w:r w:rsidRPr="002354AA">
              <w:t>Charlotte</w:t>
            </w:r>
          </w:p>
        </w:tc>
        <w:tc>
          <w:tcPr>
            <w:tcW w:w="778" w:type="dxa"/>
            <w:tcBorders>
              <w:bottom w:val="dotted" w:sz="4" w:space="0" w:color="auto"/>
            </w:tcBorders>
            <w:vAlign w:val="bottom"/>
          </w:tcPr>
          <w:p w14:paraId="4DB7BFD8" w14:textId="77777777" w:rsidR="00224233" w:rsidRPr="002354AA" w:rsidRDefault="00224233" w:rsidP="00C6721E">
            <w:pPr>
              <w:pStyle w:val="TableBody"/>
            </w:pPr>
            <w:r w:rsidRPr="002354AA">
              <w:t>4.56</w:t>
            </w:r>
          </w:p>
        </w:tc>
        <w:tc>
          <w:tcPr>
            <w:tcW w:w="778" w:type="dxa"/>
            <w:tcBorders>
              <w:bottom w:val="dotted" w:sz="4" w:space="0" w:color="auto"/>
            </w:tcBorders>
            <w:vAlign w:val="bottom"/>
          </w:tcPr>
          <w:p w14:paraId="1D478FEC" w14:textId="77777777" w:rsidR="00224233" w:rsidRPr="002354AA" w:rsidRDefault="00224233" w:rsidP="00C6721E">
            <w:pPr>
              <w:pStyle w:val="TableBody"/>
            </w:pPr>
            <w:r w:rsidRPr="002354AA">
              <w:t>0.607</w:t>
            </w:r>
          </w:p>
        </w:tc>
        <w:tc>
          <w:tcPr>
            <w:tcW w:w="778" w:type="dxa"/>
            <w:tcBorders>
              <w:bottom w:val="dotted" w:sz="4" w:space="0" w:color="auto"/>
            </w:tcBorders>
            <w:vAlign w:val="bottom"/>
          </w:tcPr>
          <w:p w14:paraId="5D690B07" w14:textId="77777777" w:rsidR="00224233" w:rsidRPr="002354AA" w:rsidRDefault="00224233" w:rsidP="00C6721E">
            <w:pPr>
              <w:pStyle w:val="TableBody"/>
            </w:pPr>
            <w:r w:rsidRPr="002354AA">
              <w:t>4.74</w:t>
            </w:r>
          </w:p>
        </w:tc>
        <w:tc>
          <w:tcPr>
            <w:tcW w:w="778" w:type="dxa"/>
            <w:tcBorders>
              <w:bottom w:val="dotted" w:sz="4" w:space="0" w:color="auto"/>
            </w:tcBorders>
            <w:vAlign w:val="bottom"/>
          </w:tcPr>
          <w:p w14:paraId="21D8F186" w14:textId="77777777" w:rsidR="00224233" w:rsidRPr="002354AA" w:rsidRDefault="00224233" w:rsidP="00C6721E">
            <w:pPr>
              <w:pStyle w:val="TableBody"/>
            </w:pPr>
            <w:r w:rsidRPr="002354AA">
              <w:t>0.559</w:t>
            </w:r>
          </w:p>
        </w:tc>
        <w:tc>
          <w:tcPr>
            <w:tcW w:w="778" w:type="dxa"/>
            <w:tcBorders>
              <w:bottom w:val="dotted" w:sz="4" w:space="0" w:color="auto"/>
            </w:tcBorders>
            <w:vAlign w:val="bottom"/>
          </w:tcPr>
          <w:p w14:paraId="1AB65D53" w14:textId="77777777" w:rsidR="00224233" w:rsidRPr="002354AA" w:rsidRDefault="00224233" w:rsidP="00C6721E">
            <w:pPr>
              <w:pStyle w:val="TableBody"/>
            </w:pPr>
            <w:r w:rsidRPr="002354AA">
              <w:t>4.89</w:t>
            </w:r>
          </w:p>
        </w:tc>
        <w:tc>
          <w:tcPr>
            <w:tcW w:w="778" w:type="dxa"/>
            <w:tcBorders>
              <w:bottom w:val="dotted" w:sz="4" w:space="0" w:color="auto"/>
            </w:tcBorders>
            <w:vAlign w:val="bottom"/>
          </w:tcPr>
          <w:p w14:paraId="6127031B" w14:textId="77777777" w:rsidR="00224233" w:rsidRPr="002354AA" w:rsidRDefault="00224233" w:rsidP="00C6721E">
            <w:pPr>
              <w:pStyle w:val="TableBody"/>
            </w:pPr>
            <w:r w:rsidRPr="002354AA">
              <w:t>0.531</w:t>
            </w:r>
          </w:p>
        </w:tc>
      </w:tr>
      <w:tr w:rsidR="00224233" w:rsidRPr="002354AA" w14:paraId="3247C9EB" w14:textId="77777777" w:rsidTr="00C6721E">
        <w:tc>
          <w:tcPr>
            <w:tcW w:w="1440" w:type="dxa"/>
            <w:vMerge w:val="restart"/>
            <w:tcBorders>
              <w:top w:val="dotted" w:sz="4" w:space="0" w:color="auto"/>
            </w:tcBorders>
            <w:vAlign w:val="center"/>
          </w:tcPr>
          <w:p w14:paraId="45BA4B7C" w14:textId="77777777" w:rsidR="00224233" w:rsidRPr="002354AA" w:rsidRDefault="00224233" w:rsidP="00C6721E">
            <w:pPr>
              <w:pStyle w:val="TableBody"/>
            </w:pPr>
            <w:r w:rsidRPr="002354AA">
              <w:t>Canada</w:t>
            </w:r>
          </w:p>
        </w:tc>
        <w:tc>
          <w:tcPr>
            <w:tcW w:w="1728" w:type="dxa"/>
            <w:tcBorders>
              <w:top w:val="dotted" w:sz="4" w:space="0" w:color="auto"/>
            </w:tcBorders>
            <w:vAlign w:val="bottom"/>
          </w:tcPr>
          <w:p w14:paraId="16EE9F94" w14:textId="77777777" w:rsidR="00224233" w:rsidRPr="002354AA" w:rsidRDefault="00224233" w:rsidP="00C6721E">
            <w:pPr>
              <w:pStyle w:val="TableBody"/>
            </w:pPr>
            <w:r w:rsidRPr="002354AA">
              <w:t>Russet Burbank</w:t>
            </w:r>
          </w:p>
        </w:tc>
        <w:tc>
          <w:tcPr>
            <w:tcW w:w="778" w:type="dxa"/>
            <w:tcBorders>
              <w:top w:val="dotted" w:sz="4" w:space="0" w:color="auto"/>
            </w:tcBorders>
            <w:vAlign w:val="bottom"/>
          </w:tcPr>
          <w:p w14:paraId="5B6CA7D6" w14:textId="77777777" w:rsidR="00224233" w:rsidRPr="002354AA" w:rsidRDefault="00224233" w:rsidP="00C6721E">
            <w:pPr>
              <w:pStyle w:val="TableBody"/>
            </w:pPr>
            <w:r w:rsidRPr="002354AA">
              <w:t>4.53</w:t>
            </w:r>
          </w:p>
        </w:tc>
        <w:tc>
          <w:tcPr>
            <w:tcW w:w="778" w:type="dxa"/>
            <w:tcBorders>
              <w:top w:val="dotted" w:sz="4" w:space="0" w:color="auto"/>
            </w:tcBorders>
            <w:vAlign w:val="bottom"/>
          </w:tcPr>
          <w:p w14:paraId="726FA9FC" w14:textId="77777777" w:rsidR="00224233" w:rsidRPr="002354AA" w:rsidRDefault="00224233" w:rsidP="00C6721E">
            <w:pPr>
              <w:pStyle w:val="TableBody"/>
            </w:pPr>
            <w:r w:rsidRPr="002354AA">
              <w:t>0.498</w:t>
            </w:r>
          </w:p>
        </w:tc>
        <w:tc>
          <w:tcPr>
            <w:tcW w:w="778" w:type="dxa"/>
            <w:tcBorders>
              <w:top w:val="dotted" w:sz="4" w:space="0" w:color="auto"/>
            </w:tcBorders>
            <w:vAlign w:val="bottom"/>
          </w:tcPr>
          <w:p w14:paraId="40D9224E" w14:textId="77777777" w:rsidR="00224233" w:rsidRPr="002354AA" w:rsidRDefault="00224233" w:rsidP="00C6721E">
            <w:pPr>
              <w:pStyle w:val="TableBody"/>
            </w:pPr>
            <w:r w:rsidRPr="002354AA">
              <w:t>4.74</w:t>
            </w:r>
          </w:p>
        </w:tc>
        <w:tc>
          <w:tcPr>
            <w:tcW w:w="778" w:type="dxa"/>
            <w:tcBorders>
              <w:top w:val="dotted" w:sz="4" w:space="0" w:color="auto"/>
            </w:tcBorders>
            <w:vAlign w:val="bottom"/>
          </w:tcPr>
          <w:p w14:paraId="6505EA9E" w14:textId="77777777" w:rsidR="00224233" w:rsidRPr="002354AA" w:rsidRDefault="00224233" w:rsidP="00C6721E">
            <w:pPr>
              <w:pStyle w:val="TableBody"/>
            </w:pPr>
            <w:r w:rsidRPr="002354AA">
              <w:t>0.489</w:t>
            </w:r>
          </w:p>
        </w:tc>
        <w:tc>
          <w:tcPr>
            <w:tcW w:w="778" w:type="dxa"/>
            <w:tcBorders>
              <w:top w:val="dotted" w:sz="4" w:space="0" w:color="auto"/>
            </w:tcBorders>
            <w:vAlign w:val="bottom"/>
          </w:tcPr>
          <w:p w14:paraId="2F0698E6" w14:textId="77777777" w:rsidR="00224233" w:rsidRPr="002354AA" w:rsidRDefault="00224233" w:rsidP="00C6721E">
            <w:pPr>
              <w:pStyle w:val="TableBody"/>
            </w:pPr>
            <w:r w:rsidRPr="002354AA">
              <w:t>4.93</w:t>
            </w:r>
          </w:p>
        </w:tc>
        <w:tc>
          <w:tcPr>
            <w:tcW w:w="778" w:type="dxa"/>
            <w:tcBorders>
              <w:top w:val="dotted" w:sz="4" w:space="0" w:color="auto"/>
            </w:tcBorders>
            <w:vAlign w:val="bottom"/>
          </w:tcPr>
          <w:p w14:paraId="2B247FCE" w14:textId="77777777" w:rsidR="00224233" w:rsidRPr="002354AA" w:rsidRDefault="00224233" w:rsidP="00C6721E">
            <w:pPr>
              <w:pStyle w:val="TableBody"/>
            </w:pPr>
            <w:r w:rsidRPr="002354AA">
              <w:t>0.480</w:t>
            </w:r>
          </w:p>
        </w:tc>
      </w:tr>
      <w:tr w:rsidR="00224233" w:rsidRPr="002354AA" w14:paraId="6DA26AAE" w14:textId="77777777" w:rsidTr="00C6721E">
        <w:tc>
          <w:tcPr>
            <w:tcW w:w="1440" w:type="dxa"/>
            <w:vMerge/>
            <w:tcBorders>
              <w:bottom w:val="dotted" w:sz="4" w:space="0" w:color="auto"/>
            </w:tcBorders>
            <w:vAlign w:val="bottom"/>
          </w:tcPr>
          <w:p w14:paraId="071A0C2C" w14:textId="77777777" w:rsidR="00224233" w:rsidRPr="002354AA" w:rsidRDefault="00224233" w:rsidP="00C6721E">
            <w:pPr>
              <w:pStyle w:val="TableBody"/>
            </w:pPr>
          </w:p>
        </w:tc>
        <w:tc>
          <w:tcPr>
            <w:tcW w:w="1728" w:type="dxa"/>
            <w:tcBorders>
              <w:bottom w:val="dotted" w:sz="4" w:space="0" w:color="auto"/>
            </w:tcBorders>
            <w:vAlign w:val="bottom"/>
          </w:tcPr>
          <w:p w14:paraId="0D51B89F" w14:textId="77777777" w:rsidR="00224233" w:rsidRPr="002354AA" w:rsidRDefault="00224233" w:rsidP="00C6721E">
            <w:pPr>
              <w:pStyle w:val="TableBody"/>
            </w:pPr>
            <w:r w:rsidRPr="002354AA">
              <w:t>Shepody</w:t>
            </w:r>
          </w:p>
        </w:tc>
        <w:tc>
          <w:tcPr>
            <w:tcW w:w="778" w:type="dxa"/>
            <w:tcBorders>
              <w:bottom w:val="dotted" w:sz="4" w:space="0" w:color="auto"/>
            </w:tcBorders>
            <w:vAlign w:val="bottom"/>
          </w:tcPr>
          <w:p w14:paraId="13246DED" w14:textId="77777777" w:rsidR="00224233" w:rsidRPr="002354AA" w:rsidRDefault="00224233" w:rsidP="00C6721E">
            <w:pPr>
              <w:pStyle w:val="TableBody"/>
            </w:pPr>
            <w:r w:rsidRPr="002354AA">
              <w:t>4.55</w:t>
            </w:r>
          </w:p>
        </w:tc>
        <w:tc>
          <w:tcPr>
            <w:tcW w:w="778" w:type="dxa"/>
            <w:tcBorders>
              <w:bottom w:val="dotted" w:sz="4" w:space="0" w:color="auto"/>
            </w:tcBorders>
            <w:vAlign w:val="bottom"/>
          </w:tcPr>
          <w:p w14:paraId="7799DF7B" w14:textId="77777777" w:rsidR="00224233" w:rsidRPr="002354AA" w:rsidRDefault="00224233" w:rsidP="00C6721E">
            <w:pPr>
              <w:pStyle w:val="TableBody"/>
            </w:pPr>
            <w:r w:rsidRPr="002354AA">
              <w:t>0.416</w:t>
            </w:r>
          </w:p>
        </w:tc>
        <w:tc>
          <w:tcPr>
            <w:tcW w:w="778" w:type="dxa"/>
            <w:tcBorders>
              <w:bottom w:val="dotted" w:sz="4" w:space="0" w:color="auto"/>
            </w:tcBorders>
            <w:vAlign w:val="bottom"/>
          </w:tcPr>
          <w:p w14:paraId="651F6F56" w14:textId="77777777" w:rsidR="00224233" w:rsidRPr="002354AA" w:rsidRDefault="00224233" w:rsidP="00C6721E">
            <w:pPr>
              <w:pStyle w:val="TableBody"/>
            </w:pPr>
            <w:r w:rsidRPr="002354AA">
              <w:t>4.77</w:t>
            </w:r>
          </w:p>
        </w:tc>
        <w:tc>
          <w:tcPr>
            <w:tcW w:w="778" w:type="dxa"/>
            <w:tcBorders>
              <w:bottom w:val="dotted" w:sz="4" w:space="0" w:color="auto"/>
            </w:tcBorders>
            <w:vAlign w:val="bottom"/>
          </w:tcPr>
          <w:p w14:paraId="01FF279D" w14:textId="77777777" w:rsidR="00224233" w:rsidRPr="002354AA" w:rsidRDefault="00224233" w:rsidP="00C6721E">
            <w:pPr>
              <w:pStyle w:val="TableBody"/>
            </w:pPr>
            <w:r w:rsidRPr="002354AA">
              <w:t>0.412</w:t>
            </w:r>
          </w:p>
        </w:tc>
        <w:tc>
          <w:tcPr>
            <w:tcW w:w="778" w:type="dxa"/>
            <w:tcBorders>
              <w:bottom w:val="dotted" w:sz="4" w:space="0" w:color="auto"/>
            </w:tcBorders>
            <w:vAlign w:val="bottom"/>
          </w:tcPr>
          <w:p w14:paraId="349F5EB2" w14:textId="77777777" w:rsidR="00224233" w:rsidRPr="002354AA" w:rsidRDefault="00224233" w:rsidP="00C6721E">
            <w:pPr>
              <w:pStyle w:val="TableBody"/>
            </w:pPr>
            <w:r w:rsidRPr="002354AA">
              <w:t>4.95</w:t>
            </w:r>
          </w:p>
        </w:tc>
        <w:tc>
          <w:tcPr>
            <w:tcW w:w="778" w:type="dxa"/>
            <w:tcBorders>
              <w:bottom w:val="dotted" w:sz="4" w:space="0" w:color="auto"/>
            </w:tcBorders>
            <w:vAlign w:val="bottom"/>
          </w:tcPr>
          <w:p w14:paraId="61009008" w14:textId="77777777" w:rsidR="00224233" w:rsidRPr="002354AA" w:rsidRDefault="00224233" w:rsidP="00C6721E">
            <w:pPr>
              <w:pStyle w:val="TableBody"/>
            </w:pPr>
            <w:r w:rsidRPr="002354AA">
              <w:t>0.406</w:t>
            </w:r>
          </w:p>
        </w:tc>
      </w:tr>
      <w:tr w:rsidR="00224233" w:rsidRPr="002354AA" w14:paraId="3D9E9670" w14:textId="77777777" w:rsidTr="00C6721E">
        <w:tc>
          <w:tcPr>
            <w:tcW w:w="1440" w:type="dxa"/>
            <w:vMerge w:val="restart"/>
            <w:tcBorders>
              <w:top w:val="dotted" w:sz="4" w:space="0" w:color="auto"/>
            </w:tcBorders>
            <w:vAlign w:val="center"/>
          </w:tcPr>
          <w:p w14:paraId="0AE38502" w14:textId="77777777" w:rsidR="00224233" w:rsidRPr="002354AA" w:rsidRDefault="00224233" w:rsidP="00C6721E">
            <w:pPr>
              <w:pStyle w:val="TableBody"/>
            </w:pPr>
            <w:r w:rsidRPr="002354AA">
              <w:t>Minnesota</w:t>
            </w:r>
          </w:p>
        </w:tc>
        <w:tc>
          <w:tcPr>
            <w:tcW w:w="1728" w:type="dxa"/>
            <w:tcBorders>
              <w:top w:val="dotted" w:sz="4" w:space="0" w:color="auto"/>
            </w:tcBorders>
            <w:vAlign w:val="bottom"/>
          </w:tcPr>
          <w:p w14:paraId="55725180" w14:textId="77777777" w:rsidR="00224233" w:rsidRPr="002354AA" w:rsidRDefault="00224233" w:rsidP="00C6721E">
            <w:pPr>
              <w:pStyle w:val="TableBody"/>
            </w:pPr>
            <w:r w:rsidRPr="002354AA">
              <w:t>Clearwater</w:t>
            </w:r>
          </w:p>
        </w:tc>
        <w:tc>
          <w:tcPr>
            <w:tcW w:w="778" w:type="dxa"/>
            <w:tcBorders>
              <w:top w:val="dotted" w:sz="4" w:space="0" w:color="auto"/>
            </w:tcBorders>
            <w:vAlign w:val="bottom"/>
          </w:tcPr>
          <w:p w14:paraId="1DAD890C" w14:textId="77777777" w:rsidR="00224233" w:rsidRPr="002354AA" w:rsidRDefault="00224233" w:rsidP="00C6721E">
            <w:pPr>
              <w:pStyle w:val="TableBody"/>
            </w:pPr>
            <w:r w:rsidRPr="002354AA">
              <w:t>4.56</w:t>
            </w:r>
          </w:p>
        </w:tc>
        <w:tc>
          <w:tcPr>
            <w:tcW w:w="778" w:type="dxa"/>
            <w:tcBorders>
              <w:top w:val="dotted" w:sz="4" w:space="0" w:color="auto"/>
            </w:tcBorders>
            <w:vAlign w:val="bottom"/>
          </w:tcPr>
          <w:p w14:paraId="256F5A44" w14:textId="77777777" w:rsidR="00224233" w:rsidRPr="002354AA" w:rsidRDefault="00224233" w:rsidP="00C6721E">
            <w:pPr>
              <w:pStyle w:val="TableBody"/>
            </w:pPr>
            <w:r w:rsidRPr="002354AA">
              <w:t>0.622</w:t>
            </w:r>
          </w:p>
        </w:tc>
        <w:tc>
          <w:tcPr>
            <w:tcW w:w="778" w:type="dxa"/>
            <w:tcBorders>
              <w:top w:val="dotted" w:sz="4" w:space="0" w:color="auto"/>
            </w:tcBorders>
            <w:vAlign w:val="bottom"/>
          </w:tcPr>
          <w:p w14:paraId="3BE6B26D" w14:textId="77777777" w:rsidR="00224233" w:rsidRPr="002354AA" w:rsidRDefault="00224233" w:rsidP="00C6721E">
            <w:pPr>
              <w:pStyle w:val="TableBody"/>
            </w:pPr>
            <w:r w:rsidRPr="002354AA">
              <w:t>4.75</w:t>
            </w:r>
          </w:p>
        </w:tc>
        <w:tc>
          <w:tcPr>
            <w:tcW w:w="778" w:type="dxa"/>
            <w:tcBorders>
              <w:top w:val="dotted" w:sz="4" w:space="0" w:color="auto"/>
            </w:tcBorders>
            <w:vAlign w:val="bottom"/>
          </w:tcPr>
          <w:p w14:paraId="1C57E3A1" w14:textId="77777777" w:rsidR="00224233" w:rsidRPr="002354AA" w:rsidRDefault="00224233" w:rsidP="00C6721E">
            <w:pPr>
              <w:pStyle w:val="TableBody"/>
            </w:pPr>
            <w:r w:rsidRPr="002354AA">
              <w:t>0.585</w:t>
            </w:r>
          </w:p>
        </w:tc>
        <w:tc>
          <w:tcPr>
            <w:tcW w:w="778" w:type="dxa"/>
            <w:tcBorders>
              <w:top w:val="dotted" w:sz="4" w:space="0" w:color="auto"/>
            </w:tcBorders>
            <w:vAlign w:val="bottom"/>
          </w:tcPr>
          <w:p w14:paraId="72C45DC5" w14:textId="77777777" w:rsidR="00224233" w:rsidRPr="002354AA" w:rsidRDefault="00224233" w:rsidP="00C6721E">
            <w:pPr>
              <w:pStyle w:val="TableBody"/>
            </w:pPr>
            <w:r w:rsidRPr="002354AA">
              <w:t>4.93</w:t>
            </w:r>
          </w:p>
        </w:tc>
        <w:tc>
          <w:tcPr>
            <w:tcW w:w="778" w:type="dxa"/>
            <w:tcBorders>
              <w:top w:val="dotted" w:sz="4" w:space="0" w:color="auto"/>
            </w:tcBorders>
            <w:vAlign w:val="bottom"/>
          </w:tcPr>
          <w:p w14:paraId="724E36F0" w14:textId="77777777" w:rsidR="00224233" w:rsidRPr="002354AA" w:rsidRDefault="00224233" w:rsidP="00C6721E">
            <w:pPr>
              <w:pStyle w:val="TableBody"/>
            </w:pPr>
            <w:r w:rsidRPr="002354AA">
              <w:t>0.558</w:t>
            </w:r>
          </w:p>
        </w:tc>
      </w:tr>
      <w:tr w:rsidR="00224233" w:rsidRPr="002354AA" w14:paraId="35EEBAF5" w14:textId="77777777" w:rsidTr="00C6721E">
        <w:tc>
          <w:tcPr>
            <w:tcW w:w="1440" w:type="dxa"/>
            <w:vMerge/>
            <w:vAlign w:val="bottom"/>
          </w:tcPr>
          <w:p w14:paraId="07FE2D45" w14:textId="77777777" w:rsidR="00224233" w:rsidRPr="002354AA" w:rsidRDefault="00224233" w:rsidP="00C6721E">
            <w:pPr>
              <w:pStyle w:val="TableBody"/>
            </w:pPr>
          </w:p>
        </w:tc>
        <w:tc>
          <w:tcPr>
            <w:tcW w:w="1728" w:type="dxa"/>
            <w:vAlign w:val="bottom"/>
          </w:tcPr>
          <w:p w14:paraId="3D1B56BB" w14:textId="77777777" w:rsidR="00224233" w:rsidRPr="002354AA" w:rsidRDefault="00224233" w:rsidP="00C6721E">
            <w:pPr>
              <w:pStyle w:val="TableBody"/>
            </w:pPr>
            <w:r w:rsidRPr="002354AA">
              <w:t>Dakota Russet</w:t>
            </w:r>
          </w:p>
        </w:tc>
        <w:tc>
          <w:tcPr>
            <w:tcW w:w="778" w:type="dxa"/>
            <w:vAlign w:val="bottom"/>
          </w:tcPr>
          <w:p w14:paraId="5CDB1348" w14:textId="77777777" w:rsidR="00224233" w:rsidRPr="002354AA" w:rsidRDefault="00224233" w:rsidP="00C6721E">
            <w:pPr>
              <w:pStyle w:val="TableBody"/>
            </w:pPr>
            <w:r w:rsidRPr="002354AA">
              <w:t>4.54</w:t>
            </w:r>
          </w:p>
        </w:tc>
        <w:tc>
          <w:tcPr>
            <w:tcW w:w="778" w:type="dxa"/>
            <w:vAlign w:val="bottom"/>
          </w:tcPr>
          <w:p w14:paraId="5B7F98B5" w14:textId="77777777" w:rsidR="00224233" w:rsidRPr="002354AA" w:rsidRDefault="00224233" w:rsidP="00C6721E">
            <w:pPr>
              <w:pStyle w:val="TableBody"/>
            </w:pPr>
            <w:r w:rsidRPr="002354AA">
              <w:t>0.619</w:t>
            </w:r>
          </w:p>
        </w:tc>
        <w:tc>
          <w:tcPr>
            <w:tcW w:w="778" w:type="dxa"/>
            <w:vAlign w:val="bottom"/>
          </w:tcPr>
          <w:p w14:paraId="491232A4" w14:textId="77777777" w:rsidR="00224233" w:rsidRPr="002354AA" w:rsidRDefault="00224233" w:rsidP="00C6721E">
            <w:pPr>
              <w:pStyle w:val="TableBody"/>
            </w:pPr>
            <w:r w:rsidRPr="002354AA">
              <w:t>4.75</w:t>
            </w:r>
          </w:p>
        </w:tc>
        <w:tc>
          <w:tcPr>
            <w:tcW w:w="778" w:type="dxa"/>
            <w:vAlign w:val="bottom"/>
          </w:tcPr>
          <w:p w14:paraId="5A2DA414" w14:textId="77777777" w:rsidR="00224233" w:rsidRPr="002354AA" w:rsidRDefault="00224233" w:rsidP="00C6721E">
            <w:pPr>
              <w:pStyle w:val="TableBody"/>
            </w:pPr>
            <w:r w:rsidRPr="002354AA">
              <w:t>0.599</w:t>
            </w:r>
          </w:p>
        </w:tc>
        <w:tc>
          <w:tcPr>
            <w:tcW w:w="778" w:type="dxa"/>
            <w:vAlign w:val="bottom"/>
          </w:tcPr>
          <w:p w14:paraId="23FC7FB0" w14:textId="77777777" w:rsidR="00224233" w:rsidRPr="002354AA" w:rsidRDefault="00224233" w:rsidP="00C6721E">
            <w:pPr>
              <w:pStyle w:val="TableBody"/>
            </w:pPr>
            <w:r w:rsidRPr="002354AA">
              <w:t>4.94</w:t>
            </w:r>
          </w:p>
        </w:tc>
        <w:tc>
          <w:tcPr>
            <w:tcW w:w="778" w:type="dxa"/>
            <w:vAlign w:val="bottom"/>
          </w:tcPr>
          <w:p w14:paraId="28BB5669" w14:textId="77777777" w:rsidR="00224233" w:rsidRPr="002354AA" w:rsidRDefault="00224233" w:rsidP="00C6721E">
            <w:pPr>
              <w:pStyle w:val="TableBody"/>
            </w:pPr>
            <w:r w:rsidRPr="002354AA">
              <w:t>0.588</w:t>
            </w:r>
          </w:p>
        </w:tc>
      </w:tr>
      <w:tr w:rsidR="00224233" w:rsidRPr="002354AA" w14:paraId="3DA8AFF0" w14:textId="77777777" w:rsidTr="00C6721E">
        <w:tc>
          <w:tcPr>
            <w:tcW w:w="1440" w:type="dxa"/>
            <w:vMerge/>
            <w:vAlign w:val="bottom"/>
          </w:tcPr>
          <w:p w14:paraId="2287276A" w14:textId="77777777" w:rsidR="00224233" w:rsidRPr="002354AA" w:rsidRDefault="00224233" w:rsidP="00C6721E">
            <w:pPr>
              <w:pStyle w:val="TableBody"/>
            </w:pPr>
          </w:p>
        </w:tc>
        <w:tc>
          <w:tcPr>
            <w:tcW w:w="1728" w:type="dxa"/>
            <w:vAlign w:val="bottom"/>
          </w:tcPr>
          <w:p w14:paraId="35FFE241" w14:textId="77777777" w:rsidR="00224233" w:rsidRPr="002354AA" w:rsidRDefault="00224233" w:rsidP="00C6721E">
            <w:pPr>
              <w:pStyle w:val="TableBody"/>
            </w:pPr>
            <w:r w:rsidRPr="002354AA">
              <w:t>Easton</w:t>
            </w:r>
          </w:p>
        </w:tc>
        <w:tc>
          <w:tcPr>
            <w:tcW w:w="778" w:type="dxa"/>
            <w:vAlign w:val="bottom"/>
          </w:tcPr>
          <w:p w14:paraId="34979BCD" w14:textId="77777777" w:rsidR="00224233" w:rsidRPr="002354AA" w:rsidRDefault="00224233" w:rsidP="00C6721E">
            <w:pPr>
              <w:pStyle w:val="TableBody"/>
            </w:pPr>
            <w:r w:rsidRPr="002354AA">
              <w:t>4.54</w:t>
            </w:r>
          </w:p>
        </w:tc>
        <w:tc>
          <w:tcPr>
            <w:tcW w:w="778" w:type="dxa"/>
            <w:vAlign w:val="bottom"/>
          </w:tcPr>
          <w:p w14:paraId="3740C630" w14:textId="77777777" w:rsidR="00224233" w:rsidRPr="002354AA" w:rsidRDefault="00224233" w:rsidP="00C6721E">
            <w:pPr>
              <w:pStyle w:val="TableBody"/>
            </w:pPr>
            <w:r w:rsidRPr="002354AA">
              <w:t>0.608</w:t>
            </w:r>
          </w:p>
        </w:tc>
        <w:tc>
          <w:tcPr>
            <w:tcW w:w="778" w:type="dxa"/>
            <w:vAlign w:val="bottom"/>
          </w:tcPr>
          <w:p w14:paraId="4AFFFA8D" w14:textId="77777777" w:rsidR="00224233" w:rsidRPr="002354AA" w:rsidRDefault="00224233" w:rsidP="00C6721E">
            <w:pPr>
              <w:pStyle w:val="TableBody"/>
            </w:pPr>
            <w:r w:rsidRPr="002354AA">
              <w:t>4.75</w:t>
            </w:r>
          </w:p>
        </w:tc>
        <w:tc>
          <w:tcPr>
            <w:tcW w:w="778" w:type="dxa"/>
            <w:vAlign w:val="bottom"/>
          </w:tcPr>
          <w:p w14:paraId="593BC844" w14:textId="77777777" w:rsidR="00224233" w:rsidRPr="002354AA" w:rsidRDefault="00224233" w:rsidP="00C6721E">
            <w:pPr>
              <w:pStyle w:val="TableBody"/>
            </w:pPr>
            <w:r w:rsidRPr="002354AA">
              <w:t>0.592</w:t>
            </w:r>
          </w:p>
        </w:tc>
        <w:tc>
          <w:tcPr>
            <w:tcW w:w="778" w:type="dxa"/>
            <w:vAlign w:val="bottom"/>
          </w:tcPr>
          <w:p w14:paraId="657EB8C2" w14:textId="77777777" w:rsidR="00224233" w:rsidRPr="002354AA" w:rsidRDefault="00224233" w:rsidP="00C6721E">
            <w:pPr>
              <w:pStyle w:val="TableBody"/>
            </w:pPr>
            <w:r w:rsidRPr="002354AA">
              <w:t>4.91</w:t>
            </w:r>
          </w:p>
        </w:tc>
        <w:tc>
          <w:tcPr>
            <w:tcW w:w="778" w:type="dxa"/>
            <w:vAlign w:val="bottom"/>
          </w:tcPr>
          <w:p w14:paraId="4982E56F" w14:textId="77777777" w:rsidR="00224233" w:rsidRPr="002354AA" w:rsidRDefault="00224233" w:rsidP="00C6721E">
            <w:pPr>
              <w:pStyle w:val="TableBody"/>
            </w:pPr>
            <w:r w:rsidRPr="002354AA">
              <w:t>0.567</w:t>
            </w:r>
          </w:p>
        </w:tc>
      </w:tr>
      <w:tr w:rsidR="00224233" w:rsidRPr="002354AA" w14:paraId="4CB06FB8" w14:textId="77777777" w:rsidTr="00C6721E">
        <w:tc>
          <w:tcPr>
            <w:tcW w:w="1440" w:type="dxa"/>
            <w:vMerge/>
            <w:vAlign w:val="bottom"/>
          </w:tcPr>
          <w:p w14:paraId="0B725126" w14:textId="77777777" w:rsidR="00224233" w:rsidRPr="002354AA" w:rsidRDefault="00224233" w:rsidP="00C6721E">
            <w:pPr>
              <w:pStyle w:val="TableBody"/>
            </w:pPr>
          </w:p>
        </w:tc>
        <w:tc>
          <w:tcPr>
            <w:tcW w:w="1728" w:type="dxa"/>
            <w:vAlign w:val="bottom"/>
          </w:tcPr>
          <w:p w14:paraId="3B9FD2CE" w14:textId="77777777" w:rsidR="00224233" w:rsidRPr="002354AA" w:rsidRDefault="00224233" w:rsidP="00C6721E">
            <w:pPr>
              <w:pStyle w:val="TableBody"/>
            </w:pPr>
            <w:r w:rsidRPr="002354AA">
              <w:t>Russet Burbank</w:t>
            </w:r>
          </w:p>
        </w:tc>
        <w:tc>
          <w:tcPr>
            <w:tcW w:w="778" w:type="dxa"/>
            <w:vAlign w:val="bottom"/>
          </w:tcPr>
          <w:p w14:paraId="7D6704EB" w14:textId="77777777" w:rsidR="00224233" w:rsidRPr="002354AA" w:rsidRDefault="00224233" w:rsidP="00C6721E">
            <w:pPr>
              <w:pStyle w:val="TableBody"/>
            </w:pPr>
            <w:r w:rsidRPr="002354AA">
              <w:t>4.51</w:t>
            </w:r>
          </w:p>
        </w:tc>
        <w:tc>
          <w:tcPr>
            <w:tcW w:w="778" w:type="dxa"/>
            <w:vAlign w:val="bottom"/>
          </w:tcPr>
          <w:p w14:paraId="7434B4A3" w14:textId="77777777" w:rsidR="00224233" w:rsidRPr="002354AA" w:rsidRDefault="00224233" w:rsidP="00C6721E">
            <w:pPr>
              <w:pStyle w:val="TableBody"/>
            </w:pPr>
            <w:r w:rsidRPr="002354AA">
              <w:t>0.562</w:t>
            </w:r>
          </w:p>
        </w:tc>
        <w:tc>
          <w:tcPr>
            <w:tcW w:w="778" w:type="dxa"/>
            <w:vAlign w:val="bottom"/>
          </w:tcPr>
          <w:p w14:paraId="2502C86D" w14:textId="77777777" w:rsidR="00224233" w:rsidRPr="002354AA" w:rsidRDefault="00224233" w:rsidP="00C6721E">
            <w:pPr>
              <w:pStyle w:val="TableBody"/>
            </w:pPr>
            <w:r w:rsidRPr="002354AA">
              <w:t>4.74</w:t>
            </w:r>
          </w:p>
        </w:tc>
        <w:tc>
          <w:tcPr>
            <w:tcW w:w="778" w:type="dxa"/>
            <w:vAlign w:val="bottom"/>
          </w:tcPr>
          <w:p w14:paraId="76CFD722" w14:textId="77777777" w:rsidR="00224233" w:rsidRPr="002354AA" w:rsidRDefault="00224233" w:rsidP="00C6721E">
            <w:pPr>
              <w:pStyle w:val="TableBody"/>
            </w:pPr>
            <w:r w:rsidRPr="002354AA">
              <w:t>0.566</w:t>
            </w:r>
          </w:p>
        </w:tc>
        <w:tc>
          <w:tcPr>
            <w:tcW w:w="778" w:type="dxa"/>
            <w:vAlign w:val="bottom"/>
          </w:tcPr>
          <w:p w14:paraId="1E7D35E1" w14:textId="77777777" w:rsidR="00224233" w:rsidRPr="002354AA" w:rsidRDefault="00224233" w:rsidP="00C6721E">
            <w:pPr>
              <w:pStyle w:val="TableBody"/>
            </w:pPr>
            <w:r w:rsidRPr="002354AA">
              <w:t>4.95</w:t>
            </w:r>
          </w:p>
        </w:tc>
        <w:tc>
          <w:tcPr>
            <w:tcW w:w="778" w:type="dxa"/>
            <w:vAlign w:val="bottom"/>
          </w:tcPr>
          <w:p w14:paraId="4488BC66" w14:textId="77777777" w:rsidR="00224233" w:rsidRPr="002354AA" w:rsidRDefault="00224233" w:rsidP="00C6721E">
            <w:pPr>
              <w:pStyle w:val="TableBody"/>
            </w:pPr>
            <w:r w:rsidRPr="002354AA">
              <w:t>0.567</w:t>
            </w:r>
          </w:p>
        </w:tc>
      </w:tr>
      <w:tr w:rsidR="00224233" w:rsidRPr="002354AA" w14:paraId="6666EA75" w14:textId="77777777" w:rsidTr="00C6721E">
        <w:tc>
          <w:tcPr>
            <w:tcW w:w="1440" w:type="dxa"/>
            <w:vMerge/>
            <w:tcBorders>
              <w:bottom w:val="single" w:sz="4" w:space="0" w:color="auto"/>
            </w:tcBorders>
            <w:vAlign w:val="bottom"/>
          </w:tcPr>
          <w:p w14:paraId="27BAB771" w14:textId="77777777" w:rsidR="00224233" w:rsidRPr="002354AA" w:rsidRDefault="00224233" w:rsidP="00C6721E">
            <w:pPr>
              <w:pStyle w:val="TableBody"/>
            </w:pPr>
          </w:p>
        </w:tc>
        <w:tc>
          <w:tcPr>
            <w:tcW w:w="1728" w:type="dxa"/>
            <w:tcBorders>
              <w:bottom w:val="single" w:sz="4" w:space="0" w:color="auto"/>
            </w:tcBorders>
            <w:vAlign w:val="bottom"/>
          </w:tcPr>
          <w:p w14:paraId="411C3C79" w14:textId="77777777" w:rsidR="00224233" w:rsidRPr="002354AA" w:rsidRDefault="00224233" w:rsidP="00C6721E">
            <w:pPr>
              <w:pStyle w:val="TableBody"/>
            </w:pPr>
            <w:r w:rsidRPr="002354AA">
              <w:t>Umatilla Russet</w:t>
            </w:r>
          </w:p>
        </w:tc>
        <w:tc>
          <w:tcPr>
            <w:tcW w:w="778" w:type="dxa"/>
            <w:tcBorders>
              <w:bottom w:val="single" w:sz="4" w:space="0" w:color="auto"/>
            </w:tcBorders>
            <w:vAlign w:val="bottom"/>
          </w:tcPr>
          <w:p w14:paraId="7348C04D" w14:textId="77777777" w:rsidR="00224233" w:rsidRPr="002354AA" w:rsidRDefault="00224233" w:rsidP="00C6721E">
            <w:pPr>
              <w:pStyle w:val="TableBody"/>
            </w:pPr>
            <w:r w:rsidRPr="002354AA">
              <w:t>4.56</w:t>
            </w:r>
          </w:p>
        </w:tc>
        <w:tc>
          <w:tcPr>
            <w:tcW w:w="778" w:type="dxa"/>
            <w:tcBorders>
              <w:bottom w:val="single" w:sz="4" w:space="0" w:color="auto"/>
            </w:tcBorders>
            <w:vAlign w:val="bottom"/>
          </w:tcPr>
          <w:p w14:paraId="49063BB7" w14:textId="77777777" w:rsidR="00224233" w:rsidRPr="002354AA" w:rsidRDefault="00224233" w:rsidP="00C6721E">
            <w:pPr>
              <w:pStyle w:val="TableBody"/>
            </w:pPr>
            <w:r w:rsidRPr="002354AA">
              <w:t>0.631</w:t>
            </w:r>
          </w:p>
        </w:tc>
        <w:tc>
          <w:tcPr>
            <w:tcW w:w="778" w:type="dxa"/>
            <w:tcBorders>
              <w:bottom w:val="single" w:sz="4" w:space="0" w:color="auto"/>
            </w:tcBorders>
            <w:vAlign w:val="bottom"/>
          </w:tcPr>
          <w:p w14:paraId="0F2DAB22" w14:textId="77777777" w:rsidR="00224233" w:rsidRPr="002354AA" w:rsidRDefault="00224233" w:rsidP="00C6721E">
            <w:pPr>
              <w:pStyle w:val="TableBody"/>
            </w:pPr>
            <w:r w:rsidRPr="002354AA">
              <w:t>4.75</w:t>
            </w:r>
          </w:p>
        </w:tc>
        <w:tc>
          <w:tcPr>
            <w:tcW w:w="778" w:type="dxa"/>
            <w:tcBorders>
              <w:bottom w:val="single" w:sz="4" w:space="0" w:color="auto"/>
            </w:tcBorders>
            <w:vAlign w:val="bottom"/>
          </w:tcPr>
          <w:p w14:paraId="660AEE0C" w14:textId="77777777" w:rsidR="00224233" w:rsidRPr="002354AA" w:rsidRDefault="00224233" w:rsidP="00C6721E">
            <w:pPr>
              <w:pStyle w:val="TableBody"/>
            </w:pPr>
            <w:r w:rsidRPr="002354AA">
              <w:t>0.588</w:t>
            </w:r>
          </w:p>
        </w:tc>
        <w:tc>
          <w:tcPr>
            <w:tcW w:w="778" w:type="dxa"/>
            <w:tcBorders>
              <w:bottom w:val="single" w:sz="4" w:space="0" w:color="auto"/>
            </w:tcBorders>
            <w:vAlign w:val="bottom"/>
          </w:tcPr>
          <w:p w14:paraId="4C5B3320" w14:textId="77777777" w:rsidR="00224233" w:rsidRPr="002354AA" w:rsidRDefault="00224233" w:rsidP="00C6721E">
            <w:pPr>
              <w:pStyle w:val="TableBody"/>
            </w:pPr>
            <w:r w:rsidRPr="002354AA">
              <w:t>4.92</w:t>
            </w:r>
          </w:p>
        </w:tc>
        <w:tc>
          <w:tcPr>
            <w:tcW w:w="778" w:type="dxa"/>
            <w:tcBorders>
              <w:bottom w:val="single" w:sz="4" w:space="0" w:color="auto"/>
            </w:tcBorders>
            <w:vAlign w:val="bottom"/>
          </w:tcPr>
          <w:p w14:paraId="61C53AA0" w14:textId="77777777" w:rsidR="00224233" w:rsidRPr="002354AA" w:rsidRDefault="00224233" w:rsidP="00C6721E">
            <w:pPr>
              <w:pStyle w:val="TableBody"/>
            </w:pPr>
            <w:r w:rsidRPr="002354AA">
              <w:t>0.546</w:t>
            </w:r>
          </w:p>
        </w:tc>
      </w:tr>
    </w:tbl>
    <w:p w14:paraId="5376A198" w14:textId="77777777" w:rsidR="00224233" w:rsidRDefault="00224233" w:rsidP="00224233"/>
    <w:p w14:paraId="3B2FEA86" w14:textId="0DAC8E79" w:rsidR="009F018B" w:rsidRPr="002354AA" w:rsidRDefault="009F018B" w:rsidP="00C6721E">
      <w:pPr>
        <w:pStyle w:val="Body"/>
      </w:pPr>
      <w:r w:rsidRPr="002354AA">
        <w:t xml:space="preserve">However, the </w:t>
      </w:r>
      <w:r>
        <w:t>approximation</w:t>
      </w:r>
      <w:r w:rsidRPr="002354AA">
        <w:t xml:space="preserve"> of </w:t>
      </w:r>
      <w:r>
        <w:t>uncertainty in</w:t>
      </w:r>
      <w:r w:rsidRPr="002354AA">
        <w:t xml:space="preserve"> %N</w:t>
      </w:r>
      <w:r w:rsidRPr="002354AA">
        <w:rPr>
          <w:vertAlign w:val="subscript"/>
        </w:rPr>
        <w:t>c</w:t>
      </w:r>
      <w:r w:rsidRPr="002354AA">
        <w:t xml:space="preserve"> based </w:t>
      </w:r>
      <w:del w:id="1591" w:author="Brian Bohman" w:date="2022-11-10T20:25:00Z">
        <w:r w:rsidRPr="002354AA" w:rsidDel="000B6500">
          <w:delText xml:space="preserve">directly on </w:delText>
        </w:r>
        <w:r w:rsidRPr="00DA5F05" w:rsidDel="000B6500">
          <w:delText xml:space="preserve">uncertainty in CNDC parameters </w:delText>
        </w:r>
        <w:r w:rsidRPr="00DA5F05" w:rsidDel="000B6500">
          <w:rPr>
            <w:i/>
            <w:iCs/>
          </w:rPr>
          <w:delText>a</w:delText>
        </w:r>
        <w:r w:rsidRPr="00DA5F05" w:rsidDel="000B6500">
          <w:delText xml:space="preserve"> and </w:delText>
        </w:r>
        <w:r w:rsidRPr="00DA5F05" w:rsidDel="000B6500">
          <w:rPr>
            <w:i/>
            <w:iCs/>
          </w:rPr>
          <w:delText>b</w:delText>
        </w:r>
      </w:del>
      <w:ins w:id="1592" w:author="Brian Bohman" w:date="2022-11-10T20:25:00Z">
        <w:r w:rsidR="000B6500">
          <w:t>on the</w:t>
        </w:r>
      </w:ins>
      <w:ins w:id="1593" w:author="Brian Bohman" w:date="2022-11-10T20:26:00Z">
        <w:r w:rsidR="000B6500">
          <w:t xml:space="preserve"> indirect calculation method</w:t>
        </w:r>
      </w:ins>
      <w:del w:id="1594" w:author="Brian Bohman" w:date="2022-11-10T20:26:00Z">
        <w:r w:rsidRPr="00DA5F05" w:rsidDel="000B6500">
          <w:delText>, using the previously determined credible interval boundaries (</w:delText>
        </w:r>
      </w:del>
      <w:del w:id="1595" w:author="Brian Bohman" w:date="2022-11-10T06:33:00Z">
        <w:r w:rsidR="001A01AF" w:rsidDel="0020590A">
          <w:delText>Figure 3</w:delText>
        </w:r>
      </w:del>
      <w:del w:id="1596" w:author="Brian Bohman" w:date="2022-11-10T20:26:00Z">
        <w:r w:rsidRPr="00DA5F05" w:rsidDel="000B6500">
          <w:delText>),</w:delText>
        </w:r>
      </w:del>
      <w:r w:rsidRPr="00DA5F05">
        <w:t xml:space="preserve"> were </w:t>
      </w:r>
      <w:bookmarkStart w:id="1597" w:name="_GoBack"/>
      <w:bookmarkEnd w:id="1597"/>
      <w:r w:rsidRPr="00DA5F05">
        <w:t>found to contain the entire credible region for all varieties within location evaluated (</w:t>
      </w:r>
      <w:del w:id="1598" w:author="Brian Bohman" w:date="2022-11-10T06:35:00Z">
        <w:r w:rsidR="001A01AF" w:rsidDel="004861F8">
          <w:delText>Figure 6</w:delText>
        </w:r>
      </w:del>
      <w:ins w:id="1599" w:author="Brian Bohman" w:date="2022-11-10T06:35:00Z">
        <w:r w:rsidR="004861F8">
          <w:t>Figure 5</w:t>
        </w:r>
      </w:ins>
      <w:del w:id="1600" w:author="Brian Bohman" w:date="2022-11-10T06:21:00Z">
        <w:r w:rsidRPr="00DA5F05" w:rsidDel="0007704D">
          <w:delText>a</w:delText>
        </w:r>
      </w:del>
      <w:r w:rsidRPr="00DA5F05">
        <w:t xml:space="preserve">). Therefore, </w:t>
      </w:r>
      <w:ins w:id="1601" w:author="Brian Bohman" w:date="2022-11-10T20:06:00Z">
        <w:r w:rsidR="00746030">
          <w:t>the</w:t>
        </w:r>
      </w:ins>
      <w:del w:id="1602" w:author="Brian Bohman" w:date="2022-11-10T20:06:00Z">
        <w:r w:rsidRPr="00DA5F05" w:rsidDel="00746030">
          <w:delText>this</w:delText>
        </w:r>
      </w:del>
      <w:r w:rsidRPr="00DA5F05">
        <w:t xml:space="preserve"> </w:t>
      </w:r>
      <w:ins w:id="1603" w:author="Brian Bohman" w:date="2022-11-10T20:05:00Z">
        <w:r w:rsidR="00746030">
          <w:t xml:space="preserve">indirect calculation </w:t>
        </w:r>
      </w:ins>
      <w:r w:rsidRPr="00DA5F05">
        <w:t xml:space="preserve">approach </w:t>
      </w:r>
      <w:del w:id="1604" w:author="Brian Bohman" w:date="2022-11-10T20:06:00Z">
        <w:r w:rsidRPr="00DA5F05" w:rsidDel="00746030">
          <w:delText>directly using the</w:delText>
        </w:r>
      </w:del>
      <w:ins w:id="1605" w:author="Brian Bohman" w:date="2022-11-10T20:06:00Z">
        <w:r w:rsidR="00746030">
          <w:t>based on</w:t>
        </w:r>
      </w:ins>
      <w:r w:rsidRPr="00DA5F05">
        <w:t xml:space="preserve"> uncer</w:t>
      </w:r>
      <w:r w:rsidRPr="002354AA">
        <w:t xml:space="preserve">tainty in CNDC parameters is </w:t>
      </w:r>
      <w:del w:id="1606" w:author="Brian Bohman" w:date="2022-11-10T20:05:00Z">
        <w:r w:rsidRPr="002354AA" w:rsidDel="00746030">
          <w:delText xml:space="preserve">quite </w:delText>
        </w:r>
      </w:del>
      <w:ins w:id="1607" w:author="Brian Bohman" w:date="2022-11-10T20:05:00Z">
        <w:r w:rsidR="00746030">
          <w:t>less</w:t>
        </w:r>
        <w:r w:rsidR="00746030" w:rsidRPr="002354AA">
          <w:t xml:space="preserve"> </w:t>
        </w:r>
      </w:ins>
      <w:del w:id="1608" w:author="Brian Bohman" w:date="2022-11-10T20:05:00Z">
        <w:r w:rsidRPr="002354AA" w:rsidDel="00746030">
          <w:delText>un</w:delText>
        </w:r>
      </w:del>
      <w:r w:rsidRPr="002354AA">
        <w:t xml:space="preserve">informative </w:t>
      </w:r>
      <w:ins w:id="1609" w:author="Brian Bohman" w:date="2022-11-10T20:05:00Z">
        <w:r w:rsidR="00746030">
          <w:t>tha</w:t>
        </w:r>
      </w:ins>
      <w:ins w:id="1610" w:author="Brian Bohman" w:date="2022-11-10T20:06:00Z">
        <w:r w:rsidR="00746030">
          <w:t xml:space="preserve">n </w:t>
        </w:r>
      </w:ins>
      <w:ins w:id="1611" w:author="Brian Bohman" w:date="2022-11-10T20:26:00Z">
        <w:r w:rsidR="000B6500">
          <w:t xml:space="preserve">either </w:t>
        </w:r>
      </w:ins>
      <w:ins w:id="1612" w:author="Brian Bohman" w:date="2022-11-10T20:06:00Z">
        <w:r w:rsidR="00746030">
          <w:t>the</w:t>
        </w:r>
      </w:ins>
      <w:ins w:id="1613" w:author="Brian Bohman" w:date="2022-11-10T20:05:00Z">
        <w:r w:rsidR="00746030">
          <w:t xml:space="preserve"> dire</w:t>
        </w:r>
      </w:ins>
      <w:ins w:id="1614" w:author="Brian Bohman" w:date="2022-11-10T20:06:00Z">
        <w:r w:rsidR="00746030">
          <w:t xml:space="preserve">ctly modeled </w:t>
        </w:r>
      </w:ins>
      <w:ins w:id="1615" w:author="Brian Bohman" w:date="2022-11-10T20:07:00Z">
        <w:r w:rsidR="0039496A">
          <w:t>or parameterized estimate</w:t>
        </w:r>
      </w:ins>
      <w:ins w:id="1616" w:author="Brian Bohman" w:date="2022-11-10T20:08:00Z">
        <w:r w:rsidR="0039496A">
          <w:t xml:space="preserve"> approaches</w:t>
        </w:r>
      </w:ins>
      <w:del w:id="1617" w:author="Brian Bohman" w:date="2022-11-10T20:08:00Z">
        <w:r w:rsidRPr="002354AA" w:rsidDel="0039496A">
          <w:delText>and should be used as a last resort to estimate %N</w:delText>
        </w:r>
        <w:r w:rsidRPr="002354AA" w:rsidDel="0039496A">
          <w:rPr>
            <w:vertAlign w:val="subscript"/>
          </w:rPr>
          <w:delText>c</w:delText>
        </w:r>
        <w:r w:rsidRPr="002354AA" w:rsidDel="0039496A">
          <w:delText xml:space="preserve"> uncertainty when the credible region defined from either the original model fit or from the paired CNDC</w:delText>
        </w:r>
        <w:r w:rsidRPr="002354AA" w:rsidDel="0039496A">
          <w:rPr>
            <w:vertAlign w:val="subscript"/>
          </w:rPr>
          <w:delText>lo</w:delText>
        </w:r>
        <w:r w:rsidRPr="002354AA" w:rsidDel="0039496A">
          <w:delText xml:space="preserve"> or CNDC</w:delText>
        </w:r>
        <w:r w:rsidRPr="002354AA" w:rsidDel="0039496A">
          <w:rPr>
            <w:vertAlign w:val="subscript"/>
          </w:rPr>
          <w:delText>up</w:delText>
        </w:r>
        <w:r w:rsidRPr="002354AA" w:rsidDel="0039496A">
          <w:delText xml:space="preserve"> curves is unavailable</w:delText>
        </w:r>
      </w:del>
      <w:r w:rsidRPr="002354AA">
        <w:t xml:space="preserve">. </w:t>
      </w:r>
      <w:r>
        <w:t>I</w:t>
      </w:r>
      <w:r w:rsidRPr="002354AA">
        <w:t>n the absence of the credible region defined directly from the fitted hierarchical Bayesian model</w:t>
      </w:r>
      <w:ins w:id="1618" w:author="Brian Bohman" w:date="2022-11-10T20:08:00Z">
        <w:r w:rsidR="0039496A">
          <w:t xml:space="preserve"> (i.e., directly modeled</w:t>
        </w:r>
      </w:ins>
      <w:ins w:id="1619" w:author="Brian Bohman" w:date="2022-11-10T20:26:00Z">
        <w:r w:rsidR="000B6500">
          <w:t xml:space="preserve"> approach</w:t>
        </w:r>
      </w:ins>
      <w:ins w:id="1620" w:author="Brian Bohman" w:date="2022-11-10T20:08:00Z">
        <w:r w:rsidR="0039496A">
          <w:t>)</w:t>
        </w:r>
      </w:ins>
      <w:r w:rsidRPr="002354AA">
        <w:t xml:space="preserve">, </w:t>
      </w:r>
      <w:ins w:id="1621" w:author="Brian Bohman" w:date="2022-11-10T20:27:00Z">
        <w:r w:rsidR="000B6500">
          <w:t xml:space="preserve">using </w:t>
        </w:r>
      </w:ins>
      <w:r w:rsidRPr="002354AA">
        <w:t>the CNDC</w:t>
      </w:r>
      <w:r w:rsidRPr="002354AA">
        <w:rPr>
          <w:vertAlign w:val="subscript"/>
        </w:rPr>
        <w:t>lo</w:t>
      </w:r>
      <w:r w:rsidRPr="002354AA">
        <w:t xml:space="preserve"> and CNDC</w:t>
      </w:r>
      <w:r w:rsidRPr="002354AA">
        <w:rPr>
          <w:vertAlign w:val="subscript"/>
        </w:rPr>
        <w:t>up</w:t>
      </w:r>
      <w:r w:rsidRPr="002354AA">
        <w:t xml:space="preserve"> </w:t>
      </w:r>
      <w:r w:rsidRPr="00DA5F05">
        <w:t>(</w:t>
      </w:r>
      <w:r w:rsidR="00E62DC7">
        <w:t xml:space="preserve">Table </w:t>
      </w:r>
      <w:ins w:id="1622" w:author="Brian Bohman" w:date="2022-11-10T07:02:00Z">
        <w:r w:rsidR="003E7BA7">
          <w:t>5</w:t>
        </w:r>
      </w:ins>
      <w:del w:id="1623" w:author="Brian Bohman" w:date="2022-11-10T07:02:00Z">
        <w:r w:rsidR="00E62DC7" w:rsidDel="003E7BA7">
          <w:delText>7</w:delText>
        </w:r>
      </w:del>
      <w:r w:rsidRPr="00DA5F05">
        <w:t>)</w:t>
      </w:r>
      <w:r>
        <w:t xml:space="preserve"> </w:t>
      </w:r>
      <w:ins w:id="1624" w:author="Brian Bohman" w:date="2022-11-10T20:08:00Z">
        <w:r w:rsidR="0039496A">
          <w:t>(i.e., parameterized estimate</w:t>
        </w:r>
      </w:ins>
      <w:ins w:id="1625" w:author="Brian Bohman" w:date="2022-11-10T20:27:00Z">
        <w:r w:rsidR="000B6500">
          <w:t xml:space="preserve"> approach</w:t>
        </w:r>
      </w:ins>
      <w:ins w:id="1626" w:author="Brian Bohman" w:date="2022-11-10T20:08:00Z">
        <w:r w:rsidR="0039496A">
          <w:t xml:space="preserve">) </w:t>
        </w:r>
      </w:ins>
      <w:ins w:id="1627" w:author="Brian Bohman" w:date="2022-11-10T20:27:00Z">
        <w:r w:rsidR="000B6500">
          <w:t>is</w:t>
        </w:r>
      </w:ins>
      <w:del w:id="1628" w:author="Brian Bohman" w:date="2022-11-10T20:27:00Z">
        <w:r w:rsidRPr="002354AA" w:rsidDel="000B6500">
          <w:delText>are</w:delText>
        </w:r>
      </w:del>
      <w:r w:rsidRPr="002354AA">
        <w:t xml:space="preserve"> a suitable first-order representation of the credible region for %N</w:t>
      </w:r>
      <w:r w:rsidRPr="002354AA">
        <w:rPr>
          <w:vertAlign w:val="subscript"/>
        </w:rPr>
        <w:t>c</w:t>
      </w:r>
      <w:r w:rsidRPr="002354AA">
        <w:t>.</w:t>
      </w:r>
    </w:p>
    <w:p w14:paraId="3844EC8C" w14:textId="77777777" w:rsidR="009F018B" w:rsidRPr="002354AA" w:rsidRDefault="009F018B" w:rsidP="009F018B">
      <w:pPr>
        <w:pStyle w:val="Titre2"/>
        <w:ind w:left="576" w:hanging="576"/>
      </w:pPr>
      <w:r w:rsidRPr="002354AA">
        <w:t>Evaluating Differences between Critical N Concentration</w:t>
      </w:r>
    </w:p>
    <w:p w14:paraId="473396D8" w14:textId="77777777" w:rsidR="009F018B" w:rsidRPr="002354AA" w:rsidRDefault="009F018B" w:rsidP="009F018B">
      <w:pPr>
        <w:pStyle w:val="Titre3"/>
        <w:ind w:left="720" w:hanging="720"/>
      </w:pPr>
      <w:r w:rsidRPr="002354AA">
        <w:t xml:space="preserve">Differences Related to G </w:t>
      </w:r>
      <w:r>
        <w:t>×</w:t>
      </w:r>
      <w:r w:rsidRPr="002354AA">
        <w:t xml:space="preserve"> E</w:t>
      </w:r>
      <w:r>
        <w:t xml:space="preserve"> × M</w:t>
      </w:r>
      <w:r w:rsidRPr="002354AA">
        <w:t xml:space="preserve"> Effects</w:t>
      </w:r>
    </w:p>
    <w:p w14:paraId="212EAA19" w14:textId="5C9F3146" w:rsidR="009F018B" w:rsidRDefault="009F018B" w:rsidP="00C6721E">
      <w:pPr>
        <w:pStyle w:val="Body"/>
      </w:pPr>
      <w:r w:rsidRPr="002354AA">
        <w:t xml:space="preserve">While an evaluation of the pairwise differences between all varieties within location was conducted and is presented in the Supplemental Materials </w:t>
      </w:r>
      <w:r w:rsidRPr="00DA5F05">
        <w:t>(</w:t>
      </w:r>
      <w:r w:rsidR="001A01AF">
        <w:t>Figure S2</w:t>
      </w:r>
      <w:r w:rsidRPr="00DA5F05">
        <w:t>),</w:t>
      </w:r>
      <w:r w:rsidRPr="002354AA">
        <w:t xml:space="preserve"> a subset of the results comparing Minnesota </w:t>
      </w:r>
      <w:r>
        <w:t>×</w:t>
      </w:r>
      <w:r w:rsidRPr="002354AA">
        <w:t xml:space="preserve"> Russet Burbank to all other varieties within location</w:t>
      </w:r>
      <w:r>
        <w:t>, Argentina × Innovator to all other varieties within Argentina, Canada × Russet Burbank to all other varieties within Canada, and Belgium × Bintje to all other varieties within Belgium are</w:t>
      </w:r>
      <w:r w:rsidRPr="002354AA">
        <w:t xml:space="preserve"> presented in detail here</w:t>
      </w:r>
      <w:r>
        <w:t xml:space="preserve"> (</w:t>
      </w:r>
      <w:del w:id="1629" w:author="Brian Bohman" w:date="2022-11-10T06:35:00Z">
        <w:r w:rsidR="001A01AF" w:rsidDel="004861F8">
          <w:delText>Figure 7</w:delText>
        </w:r>
      </w:del>
      <w:ins w:id="1630" w:author="Brian Bohman" w:date="2022-11-10T06:35:00Z">
        <w:r w:rsidR="004861F8">
          <w:t>Figure 6</w:t>
        </w:r>
      </w:ins>
      <w:r>
        <w:t>)</w:t>
      </w:r>
      <w:r w:rsidRPr="00DA5F05">
        <w:t>.</w:t>
      </w:r>
    </w:p>
    <w:p w14:paraId="7B01BF45" w14:textId="1333867B" w:rsidR="001B72CC" w:rsidRDefault="009835AF" w:rsidP="009835AF">
      <w:pPr>
        <w:jc w:val="left"/>
      </w:pPr>
      <w: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04"/>
        <w:gridCol w:w="3926"/>
        <w:gridCol w:w="360"/>
        <w:gridCol w:w="4074"/>
      </w:tblGrid>
      <w:tr w:rsidR="001B72CC" w:rsidRPr="002354AA" w14:paraId="0D727092" w14:textId="77777777" w:rsidTr="00C6721E">
        <w:tc>
          <w:tcPr>
            <w:tcW w:w="304" w:type="dxa"/>
          </w:tcPr>
          <w:p w14:paraId="5447E18A" w14:textId="77777777" w:rsidR="001B72CC" w:rsidRPr="00CB3F3E" w:rsidRDefault="001B72CC" w:rsidP="00C6721E">
            <w:pPr>
              <w:rPr>
                <w:b/>
                <w:bCs/>
                <w:sz w:val="20"/>
                <w:szCs w:val="20"/>
              </w:rPr>
            </w:pPr>
            <w:r w:rsidRPr="00CB3F3E">
              <w:rPr>
                <w:b/>
                <w:bCs/>
                <w:sz w:val="20"/>
                <w:szCs w:val="20"/>
              </w:rPr>
              <w:t>(a)</w:t>
            </w:r>
          </w:p>
        </w:tc>
        <w:tc>
          <w:tcPr>
            <w:tcW w:w="8360" w:type="dxa"/>
            <w:gridSpan w:val="3"/>
          </w:tcPr>
          <w:p w14:paraId="64A44831" w14:textId="77777777" w:rsidR="001B72CC" w:rsidRPr="00BD7D2E" w:rsidRDefault="001B72CC" w:rsidP="00C6721E">
            <w:r>
              <w:rPr>
                <w:noProof/>
                <w:lang w:val="en-CA" w:eastAsia="en-CA" w:bidi="ar-SA"/>
              </w:rPr>
              <w:drawing>
                <wp:inline distT="0" distB="0" distL="0" distR="0" wp14:anchorId="3A217A0B" wp14:editId="3153C613">
                  <wp:extent cx="5010912" cy="3340608"/>
                  <wp:effectExtent l="0" t="0" r="571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tc>
      </w:tr>
      <w:tr w:rsidR="001B72CC" w:rsidRPr="002354AA" w14:paraId="72D4F9EC" w14:textId="77777777" w:rsidTr="00C6721E">
        <w:tc>
          <w:tcPr>
            <w:tcW w:w="304" w:type="dxa"/>
          </w:tcPr>
          <w:p w14:paraId="7A5552AC" w14:textId="77777777" w:rsidR="001B72CC" w:rsidRPr="00CB3F3E" w:rsidRDefault="001B72CC" w:rsidP="00C6721E">
            <w:pPr>
              <w:rPr>
                <w:b/>
                <w:bCs/>
                <w:sz w:val="20"/>
                <w:szCs w:val="20"/>
              </w:rPr>
            </w:pPr>
            <w:r w:rsidRPr="00CB3F3E">
              <w:rPr>
                <w:b/>
                <w:bCs/>
                <w:sz w:val="20"/>
                <w:szCs w:val="20"/>
              </w:rPr>
              <w:t>(b)</w:t>
            </w:r>
          </w:p>
        </w:tc>
        <w:tc>
          <w:tcPr>
            <w:tcW w:w="8360" w:type="dxa"/>
            <w:gridSpan w:val="3"/>
          </w:tcPr>
          <w:p w14:paraId="3651952F" w14:textId="77777777" w:rsidR="001B72CC" w:rsidRPr="00035DFF" w:rsidRDefault="001B72CC" w:rsidP="00C6721E">
            <w:r>
              <w:rPr>
                <w:noProof/>
                <w:lang w:val="en-CA" w:eastAsia="en-CA" w:bidi="ar-SA"/>
              </w:rPr>
              <w:drawing>
                <wp:inline distT="0" distB="0" distL="0" distR="0" wp14:anchorId="75E284B7" wp14:editId="0E0A5B11">
                  <wp:extent cx="5010912" cy="1336243"/>
                  <wp:effectExtent l="0" t="0" r="5715" b="0"/>
                  <wp:docPr id="77" name="Picture 7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10912" cy="1336243"/>
                          </a:xfrm>
                          <a:prstGeom prst="rect">
                            <a:avLst/>
                          </a:prstGeom>
                        </pic:spPr>
                      </pic:pic>
                    </a:graphicData>
                  </a:graphic>
                </wp:inline>
              </w:drawing>
            </w:r>
          </w:p>
        </w:tc>
      </w:tr>
      <w:tr w:rsidR="001B72CC" w:rsidRPr="002354AA" w14:paraId="40EB7FE7" w14:textId="77777777" w:rsidTr="00C6721E">
        <w:tc>
          <w:tcPr>
            <w:tcW w:w="304" w:type="dxa"/>
          </w:tcPr>
          <w:p w14:paraId="6F84C85F" w14:textId="77777777" w:rsidR="001B72CC" w:rsidRPr="00CB3F3E" w:rsidRDefault="001B72CC" w:rsidP="00C6721E">
            <w:pPr>
              <w:rPr>
                <w:b/>
                <w:bCs/>
                <w:sz w:val="20"/>
                <w:szCs w:val="20"/>
              </w:rPr>
            </w:pPr>
            <w:r w:rsidRPr="00CB3F3E">
              <w:rPr>
                <w:b/>
                <w:bCs/>
                <w:sz w:val="20"/>
                <w:szCs w:val="20"/>
              </w:rPr>
              <w:t>(c)</w:t>
            </w:r>
          </w:p>
        </w:tc>
        <w:tc>
          <w:tcPr>
            <w:tcW w:w="3926" w:type="dxa"/>
          </w:tcPr>
          <w:p w14:paraId="5407C53E" w14:textId="77777777" w:rsidR="001B72CC" w:rsidRDefault="001B72CC" w:rsidP="00C6721E">
            <w:pPr>
              <w:rPr>
                <w:noProof/>
              </w:rPr>
            </w:pPr>
            <w:r>
              <w:rPr>
                <w:noProof/>
                <w:lang w:val="en-CA" w:eastAsia="en-CA" w:bidi="ar-SA"/>
              </w:rPr>
              <w:drawing>
                <wp:inline distT="0" distB="0" distL="0" distR="0" wp14:anchorId="3E5454F2" wp14:editId="444BA37A">
                  <wp:extent cx="2374900" cy="133604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29" cstate="print">
                            <a:extLst>
                              <a:ext uri="{28A0092B-C50C-407E-A947-70E740481C1C}">
                                <a14:useLocalDpi xmlns:a14="http://schemas.microsoft.com/office/drawing/2010/main" val="0"/>
                              </a:ext>
                            </a:extLst>
                          </a:blip>
                          <a:srcRect r="52598"/>
                          <a:stretch/>
                        </pic:blipFill>
                        <pic:spPr bwMode="auto">
                          <a:xfrm>
                            <a:off x="0" y="0"/>
                            <a:ext cx="2375261" cy="1336243"/>
                          </a:xfrm>
                          <a:prstGeom prst="rect">
                            <a:avLst/>
                          </a:prstGeom>
                          <a:ln>
                            <a:noFill/>
                          </a:ln>
                          <a:extLst>
                            <a:ext uri="{53640926-AAD7-44D8-BBD7-CCE9431645EC}">
                              <a14:shadowObscured xmlns:a14="http://schemas.microsoft.com/office/drawing/2010/main"/>
                            </a:ext>
                          </a:extLst>
                        </pic:spPr>
                      </pic:pic>
                    </a:graphicData>
                  </a:graphic>
                </wp:inline>
              </w:drawing>
            </w:r>
          </w:p>
        </w:tc>
        <w:tc>
          <w:tcPr>
            <w:tcW w:w="360" w:type="dxa"/>
          </w:tcPr>
          <w:p w14:paraId="4926C88B" w14:textId="77777777" w:rsidR="001B72CC" w:rsidRPr="00CB3F3E" w:rsidRDefault="001B72CC" w:rsidP="00C6721E">
            <w:pPr>
              <w:rPr>
                <w:b/>
                <w:bCs/>
                <w:noProof/>
                <w:sz w:val="20"/>
                <w:szCs w:val="20"/>
              </w:rPr>
            </w:pPr>
            <w:r w:rsidRPr="00CB3F3E">
              <w:rPr>
                <w:b/>
                <w:bCs/>
                <w:sz w:val="20"/>
                <w:szCs w:val="20"/>
              </w:rPr>
              <w:t>(d)</w:t>
            </w:r>
          </w:p>
        </w:tc>
        <w:tc>
          <w:tcPr>
            <w:tcW w:w="4074" w:type="dxa"/>
          </w:tcPr>
          <w:p w14:paraId="6FE86159" w14:textId="77777777" w:rsidR="001B72CC" w:rsidRDefault="001B72CC" w:rsidP="00C6721E">
            <w:pPr>
              <w:rPr>
                <w:noProof/>
              </w:rPr>
            </w:pPr>
            <w:r>
              <w:rPr>
                <w:noProof/>
                <w:lang w:val="en-CA" w:eastAsia="en-CA" w:bidi="ar-SA"/>
              </w:rPr>
              <w:drawing>
                <wp:inline distT="0" distB="0" distL="0" distR="0" wp14:anchorId="24CB57D0" wp14:editId="27F48DE5">
                  <wp:extent cx="2280285" cy="1336040"/>
                  <wp:effectExtent l="0" t="0" r="5715"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29" cstate="print">
                            <a:extLst>
                              <a:ext uri="{28A0092B-C50C-407E-A947-70E740481C1C}">
                                <a14:useLocalDpi xmlns:a14="http://schemas.microsoft.com/office/drawing/2010/main" val="0"/>
                              </a:ext>
                            </a:extLst>
                          </a:blip>
                          <a:srcRect l="54499" r="-13"/>
                          <a:stretch/>
                        </pic:blipFill>
                        <pic:spPr bwMode="auto">
                          <a:xfrm>
                            <a:off x="0" y="0"/>
                            <a:ext cx="2280632" cy="1336243"/>
                          </a:xfrm>
                          <a:prstGeom prst="rect">
                            <a:avLst/>
                          </a:prstGeom>
                          <a:ln>
                            <a:noFill/>
                          </a:ln>
                          <a:extLst>
                            <a:ext uri="{53640926-AAD7-44D8-BBD7-CCE9431645EC}">
                              <a14:shadowObscured xmlns:a14="http://schemas.microsoft.com/office/drawing/2010/main"/>
                            </a:ext>
                          </a:extLst>
                        </pic:spPr>
                      </pic:pic>
                    </a:graphicData>
                  </a:graphic>
                </wp:inline>
              </w:drawing>
            </w:r>
          </w:p>
        </w:tc>
      </w:tr>
      <w:tr w:rsidR="001B72CC" w14:paraId="1EE108F6" w14:textId="77777777" w:rsidTr="00C6721E">
        <w:tblPrEx>
          <w:tblCellMar>
            <w:left w:w="108" w:type="dxa"/>
            <w:right w:w="108" w:type="dxa"/>
          </w:tblCellMar>
        </w:tblPrEx>
        <w:tc>
          <w:tcPr>
            <w:tcW w:w="8664" w:type="dxa"/>
            <w:gridSpan w:val="4"/>
          </w:tcPr>
          <w:p w14:paraId="2596A267" w14:textId="1B7B38F3" w:rsidR="001B72CC" w:rsidRPr="006F614D" w:rsidRDefault="001B72CC" w:rsidP="001B5371">
            <w:pPr>
              <w:pStyle w:val="TableCaption"/>
              <w:rPr>
                <w:b w:val="0"/>
              </w:rPr>
            </w:pPr>
            <w:bookmarkStart w:id="1631" w:name="_Ref78281627"/>
            <w:r>
              <w:t xml:space="preserve">Figure </w:t>
            </w:r>
            <w:del w:id="1632" w:author="Brian Bohman" w:date="2022-11-10T06:35:00Z">
              <w:r w:rsidDel="004861F8">
                <w:fldChar w:fldCharType="begin"/>
              </w:r>
              <w:r w:rsidDel="004861F8">
                <w:delInstrText xml:space="preserve"> SEQ Figure \* ARABIC \s 1 </w:delInstrText>
              </w:r>
              <w:r w:rsidDel="004861F8">
                <w:fldChar w:fldCharType="separate"/>
              </w:r>
              <w:r w:rsidDel="004861F8">
                <w:rPr>
                  <w:noProof/>
                </w:rPr>
                <w:delText>7</w:delText>
              </w:r>
              <w:r w:rsidDel="004861F8">
                <w:rPr>
                  <w:noProof/>
                </w:rPr>
                <w:fldChar w:fldCharType="end"/>
              </w:r>
            </w:del>
            <w:bookmarkEnd w:id="1631"/>
            <w:ins w:id="1633" w:author="Brian Bohman" w:date="2022-11-10T06:35:00Z">
              <w:r w:rsidR="004861F8">
                <w:t>6</w:t>
              </w:r>
            </w:ins>
            <w:r>
              <w:t>.</w:t>
            </w:r>
            <w:r w:rsidRPr="00994E8C">
              <w:t xml:space="preserve"> </w:t>
            </w:r>
            <w:r w:rsidRPr="007D4219">
              <w:rPr>
                <w:b w:val="0"/>
              </w:rPr>
              <w:t>Comparison of the difference in critical N concentration values [∆%N</w:t>
            </w:r>
            <w:r w:rsidRPr="00C14252">
              <w:rPr>
                <w:b w:val="0"/>
                <w:vertAlign w:val="subscript"/>
              </w:rPr>
              <w:t>c</w:t>
            </w:r>
            <w:r w:rsidRPr="007D4219">
              <w:rPr>
                <w:b w:val="0"/>
              </w:rPr>
              <w:t xml:space="preserve">] between </w:t>
            </w:r>
            <w:r>
              <w:rPr>
                <w:bCs/>
              </w:rPr>
              <w:t>(a)</w:t>
            </w:r>
            <w:r>
              <w:rPr>
                <w:b w:val="0"/>
              </w:rPr>
              <w:t xml:space="preserve"> Minnesota × Russet Burbank </w:t>
            </w:r>
            <w:r w:rsidRPr="007D4219">
              <w:rPr>
                <w:b w:val="0"/>
              </w:rPr>
              <w:t>and all other varieties within location</w:t>
            </w:r>
            <w:r>
              <w:rPr>
                <w:b w:val="0"/>
              </w:rPr>
              <w:t xml:space="preserve">, </w:t>
            </w:r>
            <w:r>
              <w:rPr>
                <w:bCs/>
              </w:rPr>
              <w:t>(b)</w:t>
            </w:r>
            <w:r>
              <w:rPr>
                <w:b w:val="0"/>
              </w:rPr>
              <w:t xml:space="preserve"> Argentina × Innovator and all other varieties within Argentina, </w:t>
            </w:r>
            <w:r>
              <w:rPr>
                <w:bCs/>
              </w:rPr>
              <w:t>(c)</w:t>
            </w:r>
            <w:r>
              <w:rPr>
                <w:b w:val="0"/>
              </w:rPr>
              <w:t xml:space="preserve"> Canada × Russet Burbank and all other varieties within Canada, and </w:t>
            </w:r>
            <w:r>
              <w:rPr>
                <w:bCs/>
              </w:rPr>
              <w:t>(d)</w:t>
            </w:r>
            <w:r>
              <w:rPr>
                <w:b w:val="0"/>
              </w:rPr>
              <w:t xml:space="preserve"> Belgium × Bintje and all other varieties within Belgium</w:t>
            </w:r>
            <w:del w:id="1634" w:author="Brian Bohman" w:date="2022-11-10T21:21:00Z">
              <w:r w:rsidDel="007D1126">
                <w:rPr>
                  <w:b w:val="0"/>
                </w:rPr>
                <w:delText xml:space="preserve"> for critical N concentration [%N</w:delText>
              </w:r>
              <w:r w:rsidDel="007D1126">
                <w:rPr>
                  <w:b w:val="0"/>
                  <w:vertAlign w:val="subscript"/>
                </w:rPr>
                <w:delText>c</w:delText>
              </w:r>
              <w:r w:rsidDel="007D1126">
                <w:rPr>
                  <w:b w:val="0"/>
                </w:rPr>
                <w:delText>] determined by the hierarchical Bayesian method</w:delText>
              </w:r>
            </w:del>
            <w:r w:rsidRPr="007D4219">
              <w:rPr>
                <w:b w:val="0"/>
              </w:rPr>
              <w:t xml:space="preserve">. The grey shaded region represents the 90% credible region </w:t>
            </w:r>
            <w:del w:id="1635" w:author="Brian Bohman" w:date="2022-11-10T21:21:00Z">
              <w:r w:rsidRPr="007D4219" w:rsidDel="007D1126">
                <w:rPr>
                  <w:b w:val="0"/>
                </w:rPr>
                <w:delText xml:space="preserve">(lower bound, </w:delText>
              </w:r>
              <w:r w:rsidDel="007D1126">
                <w:rPr>
                  <w:b w:val="0"/>
                </w:rPr>
                <w:delText>0.05</w:delText>
              </w:r>
              <w:r w:rsidRPr="007D4219" w:rsidDel="007D1126">
                <w:rPr>
                  <w:b w:val="0"/>
                </w:rPr>
                <w:delText xml:space="preserve"> quantile; upper bound, </w:delText>
              </w:r>
              <w:r w:rsidDel="007D1126">
                <w:rPr>
                  <w:b w:val="0"/>
                </w:rPr>
                <w:delText>0.95</w:delText>
              </w:r>
              <w:r w:rsidRPr="007D4219" w:rsidDel="007D1126">
                <w:rPr>
                  <w:b w:val="0"/>
                </w:rPr>
                <w:delText xml:space="preserve"> quantile) </w:delText>
              </w:r>
            </w:del>
            <w:r w:rsidRPr="007D4219">
              <w:rPr>
                <w:b w:val="0"/>
              </w:rPr>
              <w:t>for ∆%N</w:t>
            </w:r>
            <w:r w:rsidRPr="007A4E44">
              <w:rPr>
                <w:b w:val="0"/>
                <w:vertAlign w:val="subscript"/>
              </w:rPr>
              <w:t>c</w:t>
            </w:r>
            <w:r w:rsidRPr="007D4219">
              <w:rPr>
                <w:b w:val="0"/>
              </w:rPr>
              <w:t>. The colored points represent the median value for ∆%N</w:t>
            </w:r>
            <w:r w:rsidRPr="007A4E44">
              <w:rPr>
                <w:b w:val="0"/>
                <w:vertAlign w:val="subscript"/>
              </w:rPr>
              <w:t>c</w:t>
            </w:r>
            <w:r w:rsidRPr="007D4219">
              <w:rPr>
                <w:b w:val="0"/>
              </w:rPr>
              <w:t xml:space="preserve"> at a given </w:t>
            </w:r>
            <w:del w:id="1636" w:author="Gilles Bélanger" w:date="2022-11-16T14:10:00Z">
              <w:r w:rsidRPr="007D4219" w:rsidDel="001B5371">
                <w:rPr>
                  <w:b w:val="0"/>
                </w:rPr>
                <w:delText>B</w:delText>
              </w:r>
            </w:del>
            <w:ins w:id="1637" w:author="Gilles Bélanger" w:date="2022-11-16T14:10:00Z">
              <w:r w:rsidR="001B5371">
                <w:rPr>
                  <w:b w:val="0"/>
                </w:rPr>
                <w:t>b</w:t>
              </w:r>
            </w:ins>
            <w:r w:rsidRPr="007D4219">
              <w:rPr>
                <w:b w:val="0"/>
              </w:rPr>
              <w:t>iomass level where blue or red color respectively indicate</w:t>
            </w:r>
            <w:ins w:id="1638" w:author="Gilles Bélanger" w:date="2022-11-16T14:09:00Z">
              <w:r w:rsidR="001B5371">
                <w:rPr>
                  <w:b w:val="0"/>
                </w:rPr>
                <w:t>s</w:t>
              </w:r>
            </w:ins>
            <w:r w:rsidRPr="007D4219">
              <w:rPr>
                <w:b w:val="0"/>
              </w:rPr>
              <w:t xml:space="preserve"> that</w:t>
            </w:r>
            <w:r>
              <w:rPr>
                <w:b w:val="0"/>
              </w:rPr>
              <w:t xml:space="preserve"> the</w:t>
            </w:r>
            <w:r w:rsidRPr="007D4219">
              <w:rPr>
                <w:b w:val="0"/>
              </w:rPr>
              <w:t xml:space="preserve"> </w:t>
            </w:r>
            <w:ins w:id="1639" w:author="Brian Bohman" w:date="2022-11-10T21:22:00Z">
              <w:r w:rsidR="007D1126">
                <w:rPr>
                  <w:b w:val="0"/>
                </w:rPr>
                <w:t xml:space="preserve">90% </w:t>
              </w:r>
            </w:ins>
            <w:r w:rsidRPr="007D4219">
              <w:rPr>
                <w:b w:val="0"/>
              </w:rPr>
              <w:t>credible region for ∆%N</w:t>
            </w:r>
            <w:r w:rsidRPr="005316DC">
              <w:rPr>
                <w:b w:val="0"/>
                <w:vertAlign w:val="subscript"/>
              </w:rPr>
              <w:t>c</w:t>
            </w:r>
            <w:r w:rsidRPr="007D4219">
              <w:rPr>
                <w:b w:val="0"/>
              </w:rPr>
              <w:t xml:space="preserve"> does or does not contain zero. The solid black line </w:t>
            </w:r>
            <w:r>
              <w:rPr>
                <w:b w:val="0"/>
              </w:rPr>
              <w:t>at constant ∆%N</w:t>
            </w:r>
            <w:r>
              <w:rPr>
                <w:b w:val="0"/>
                <w:vertAlign w:val="subscript"/>
              </w:rPr>
              <w:t>c</w:t>
            </w:r>
            <w:r>
              <w:rPr>
                <w:b w:val="0"/>
              </w:rPr>
              <w:t xml:space="preserve"> value of zero </w:t>
            </w:r>
            <w:r w:rsidRPr="007D4219">
              <w:rPr>
                <w:b w:val="0"/>
              </w:rPr>
              <w:t xml:space="preserve">represents </w:t>
            </w:r>
            <w:r w:rsidRPr="008019C1">
              <w:rPr>
                <w:b w:val="0"/>
              </w:rPr>
              <w:t>%N</w:t>
            </w:r>
            <w:r w:rsidRPr="00C0638F">
              <w:rPr>
                <w:b w:val="0"/>
                <w:vertAlign w:val="subscript"/>
              </w:rPr>
              <w:t>c</w:t>
            </w:r>
            <w:r w:rsidRPr="008019C1">
              <w:rPr>
                <w:b w:val="0"/>
              </w:rPr>
              <w:t xml:space="preserve"> for </w:t>
            </w:r>
            <w:r>
              <w:rPr>
                <w:b w:val="0"/>
              </w:rPr>
              <w:t xml:space="preserve">the </w:t>
            </w:r>
            <w:r w:rsidRPr="008019C1">
              <w:rPr>
                <w:b w:val="0"/>
              </w:rPr>
              <w:t>reference curve</w:t>
            </w:r>
            <w:ins w:id="1640" w:author="Brian Bohman" w:date="2022-11-10T21:22:00Z">
              <w:r w:rsidR="007D1126">
                <w:rPr>
                  <w:b w:val="0"/>
                </w:rPr>
                <w:t xml:space="preserve"> [%N</w:t>
              </w:r>
              <w:r w:rsidR="007D1126">
                <w:rPr>
                  <w:b w:val="0"/>
                  <w:vertAlign w:val="subscript"/>
                </w:rPr>
                <w:t>c,ref</w:t>
              </w:r>
            </w:ins>
            <w:ins w:id="1641" w:author="Brian Bohman" w:date="2022-11-10T21:23:00Z">
              <w:r w:rsidR="007D1126">
                <w:rPr>
                  <w:b w:val="0"/>
                </w:rPr>
                <w:t>]</w:t>
              </w:r>
            </w:ins>
            <w:r>
              <w:rPr>
                <w:b w:val="0"/>
              </w:rPr>
              <w:t xml:space="preserve"> (i.e., Minnesota × Russet Burbank, Argentina × Innovator, Canada × Russet Burbank, and Belgium × Bintje)</w:t>
            </w:r>
            <w:r w:rsidRPr="007D4219">
              <w:rPr>
                <w:b w:val="0"/>
              </w:rPr>
              <w:t>. The range of biomass values for which ∆%N</w:t>
            </w:r>
            <w:r w:rsidRPr="007B77E5">
              <w:rPr>
                <w:b w:val="0"/>
                <w:vertAlign w:val="subscript"/>
              </w:rPr>
              <w:t>c</w:t>
            </w:r>
            <w:r w:rsidRPr="007D4219">
              <w:rPr>
                <w:b w:val="0"/>
              </w:rPr>
              <w:t xml:space="preserve"> is not significantly different (i.e., </w:t>
            </w:r>
            <w:ins w:id="1642" w:author="Brian Bohman" w:date="2022-11-10T21:23:00Z">
              <w:r w:rsidR="007D1126">
                <w:rPr>
                  <w:b w:val="0"/>
                </w:rPr>
                <w:t xml:space="preserve">90% </w:t>
              </w:r>
            </w:ins>
            <w:r w:rsidRPr="007D4219">
              <w:rPr>
                <w:b w:val="0"/>
              </w:rPr>
              <w:t>credible region contains zero) is given in brackets.</w:t>
            </w:r>
          </w:p>
        </w:tc>
      </w:tr>
    </w:tbl>
    <w:p w14:paraId="05BD659C" w14:textId="101F9796" w:rsidR="001B72CC" w:rsidRPr="002354AA" w:rsidRDefault="009835AF" w:rsidP="009835AF">
      <w:pPr>
        <w:jc w:val="left"/>
      </w:pPr>
      <w:r>
        <w:br w:type="page"/>
      </w:r>
    </w:p>
    <w:p w14:paraId="16403B74" w14:textId="16A8A967" w:rsidR="009F018B" w:rsidRDefault="009F018B" w:rsidP="00C6721E">
      <w:pPr>
        <w:pStyle w:val="Body"/>
      </w:pPr>
      <w:r w:rsidRPr="002354AA">
        <w:t xml:space="preserve">For Minnesota </w:t>
      </w:r>
      <w:r>
        <w:t>×</w:t>
      </w:r>
      <w:r w:rsidRPr="002354AA">
        <w:t xml:space="preserve"> Russet Burbank, there were no significant differences in %N</w:t>
      </w:r>
      <w:r w:rsidRPr="002354AA">
        <w:rPr>
          <w:vertAlign w:val="subscript"/>
        </w:rPr>
        <w:t>c</w:t>
      </w:r>
      <w:r w:rsidRPr="002354AA">
        <w:t xml:space="preserve"> for any level of W evaluated with any of the other varieties in Minnesota (i.e., Clearwater, Dakota Russet, Easton, and Umatilla Russet) or with the Belgium varieties (i.e., Bintje, and Charlotte)</w:t>
      </w:r>
      <w:r>
        <w:t xml:space="preserve"> </w:t>
      </w:r>
      <w:r w:rsidRPr="00DA5F05">
        <w:t>(</w:t>
      </w:r>
      <w:del w:id="1643" w:author="Brian Bohman" w:date="2022-11-10T06:35:00Z">
        <w:r w:rsidR="001A01AF" w:rsidDel="004861F8">
          <w:delText>Figure 7</w:delText>
        </w:r>
      </w:del>
      <w:ins w:id="1644" w:author="Brian Bohman" w:date="2022-11-10T06:35:00Z">
        <w:r w:rsidR="004861F8">
          <w:t>Figure 6</w:t>
        </w:r>
      </w:ins>
      <w:r>
        <w:t>a</w:t>
      </w:r>
      <w:r w:rsidRPr="00DA5F05">
        <w:t>)</w:t>
      </w:r>
      <w:r w:rsidRPr="002354AA">
        <w:t>. The %N</w:t>
      </w:r>
      <w:r w:rsidRPr="002354AA">
        <w:rPr>
          <w:vertAlign w:val="subscript"/>
        </w:rPr>
        <w:t>c</w:t>
      </w:r>
      <w:r w:rsidRPr="002354AA">
        <w:t xml:space="preserve"> </w:t>
      </w:r>
      <w:r w:rsidR="00046D3B">
        <w:t xml:space="preserve">values </w:t>
      </w:r>
      <w:r w:rsidRPr="002354AA">
        <w:t xml:space="preserve">for both of the Canadian varieties (i.e., Russet Burbank, and Shepody) were significantly greater than that for Minnesota </w:t>
      </w:r>
      <w:r>
        <w:t>×</w:t>
      </w:r>
      <w:r w:rsidRPr="002354AA">
        <w:t xml:space="preserve"> Russet Burbank when biomass values were greater than 2 Mg ha</w:t>
      </w:r>
      <w:r w:rsidRPr="002354AA">
        <w:rPr>
          <w:vertAlign w:val="superscript"/>
        </w:rPr>
        <w:t>-1</w:t>
      </w:r>
      <w:r>
        <w:t xml:space="preserve"> dry wt</w:t>
      </w:r>
      <w:r w:rsidRPr="002354AA">
        <w:t>. The %N</w:t>
      </w:r>
      <w:r w:rsidRPr="002354AA">
        <w:rPr>
          <w:vertAlign w:val="subscript"/>
        </w:rPr>
        <w:t>c</w:t>
      </w:r>
      <w:r w:rsidRPr="002354AA">
        <w:t xml:space="preserve"> for Canada </w:t>
      </w:r>
      <w:r>
        <w:t>×</w:t>
      </w:r>
      <w:r w:rsidRPr="002354AA">
        <w:t xml:space="preserve"> Russet Burbank and Canada </w:t>
      </w:r>
      <w:r>
        <w:t>×</w:t>
      </w:r>
      <w:r w:rsidRPr="002354AA">
        <w:t xml:space="preserve"> Shepody were up to 0.3 and 0.6 g N 100</w:t>
      </w:r>
      <w:r>
        <w:t xml:space="preserve"> </w:t>
      </w:r>
      <w:r w:rsidRPr="002354AA">
        <w:t>g</w:t>
      </w:r>
      <w:r w:rsidRPr="002354AA">
        <w:rPr>
          <w:vertAlign w:val="superscript"/>
        </w:rPr>
        <w:t>-1</w:t>
      </w:r>
      <w:r>
        <w:t xml:space="preserve"> dry wt.</w:t>
      </w:r>
      <w:r w:rsidRPr="002354AA">
        <w:t xml:space="preserve"> greater than that for Minnesota </w:t>
      </w:r>
      <w:r>
        <w:t>×</w:t>
      </w:r>
      <w:r w:rsidRPr="002354AA">
        <w:t xml:space="preserve"> Russet Burbank, respectively. The %N</w:t>
      </w:r>
      <w:r w:rsidRPr="002354AA">
        <w:rPr>
          <w:vertAlign w:val="subscript"/>
        </w:rPr>
        <w:t>c</w:t>
      </w:r>
      <w:r w:rsidRPr="002354AA">
        <w:t xml:space="preserve"> for the Argentina varieties (i.e., Bannock Russet, Gem Russet, Innovator, Markies Russet, and Umatilla Russet) were significantly greater than for Minnesota </w:t>
      </w:r>
      <w:r>
        <w:t>×</w:t>
      </w:r>
      <w:r w:rsidRPr="002354AA">
        <w:t xml:space="preserve"> Russet Burbank, except at a biomass value of 1.0 Mg </w:t>
      </w:r>
      <w:r>
        <w:t xml:space="preserve">dry wt. </w:t>
      </w:r>
      <w:r w:rsidRPr="002354AA">
        <w:t>ha</w:t>
      </w:r>
      <w:r w:rsidRPr="002354AA">
        <w:rPr>
          <w:vertAlign w:val="superscript"/>
        </w:rPr>
        <w:t>-1</w:t>
      </w:r>
      <w:r w:rsidRPr="002354AA">
        <w:t>, with a difference in value depending on variety of up to 2.4 g N 100 g</w:t>
      </w:r>
      <w:r w:rsidRPr="002354AA">
        <w:rPr>
          <w:vertAlign w:val="superscript"/>
        </w:rPr>
        <w:t>-1</w:t>
      </w:r>
      <w:r>
        <w:t xml:space="preserve"> dry wt.</w:t>
      </w:r>
    </w:p>
    <w:p w14:paraId="393597B9" w14:textId="0478CB5D" w:rsidR="009F018B" w:rsidRPr="00794D81" w:rsidRDefault="009F018B" w:rsidP="00C6721E">
      <w:pPr>
        <w:pStyle w:val="Body"/>
      </w:pPr>
      <w:r>
        <w:t>For Argentina × Innovator, %N</w:t>
      </w:r>
      <w:r>
        <w:rPr>
          <w:vertAlign w:val="subscript"/>
        </w:rPr>
        <w:t>c</w:t>
      </w:r>
      <w:r>
        <w:t xml:space="preserve"> was significantly lower than for Argentina × Bannock Russet, Argentina × Markies Russet, and Argentina × Umatilla Russet but was not significantly different from Argentina × Gem Russet </w:t>
      </w:r>
      <w:r w:rsidRPr="00DA5F05">
        <w:t>(</w:t>
      </w:r>
      <w:del w:id="1645" w:author="Brian Bohman" w:date="2022-11-10T06:35:00Z">
        <w:r w:rsidR="001A01AF" w:rsidDel="004861F8">
          <w:delText>Figure 7</w:delText>
        </w:r>
      </w:del>
      <w:ins w:id="1646" w:author="Brian Bohman" w:date="2022-11-10T06:35:00Z">
        <w:r w:rsidR="004861F8">
          <w:t>Figure 6</w:t>
        </w:r>
      </w:ins>
      <w:r>
        <w:t>b</w:t>
      </w:r>
      <w:r w:rsidRPr="00DA5F05">
        <w:t>)</w:t>
      </w:r>
      <w:r>
        <w:t>. The %N</w:t>
      </w:r>
      <w:r>
        <w:rPr>
          <w:vertAlign w:val="subscript"/>
        </w:rPr>
        <w:t>c</w:t>
      </w:r>
      <w:r>
        <w:t xml:space="preserve"> </w:t>
      </w:r>
      <w:r w:rsidR="00046D3B">
        <w:t xml:space="preserve">values </w:t>
      </w:r>
      <w:r>
        <w:t xml:space="preserve">for Argentina × Bannock Russet, Argentina × Markies Russet, and Argentina × Umatilla Russet were up to 0.5 </w:t>
      </w:r>
      <w:r w:rsidRPr="002354AA">
        <w:t>g N 100</w:t>
      </w:r>
      <w:r>
        <w:t xml:space="preserve"> </w:t>
      </w:r>
      <w:r w:rsidRPr="002354AA">
        <w:t>g</w:t>
      </w:r>
      <w:r w:rsidRPr="002354AA">
        <w:rPr>
          <w:vertAlign w:val="superscript"/>
        </w:rPr>
        <w:t>-1</w:t>
      </w:r>
      <w:r>
        <w:t xml:space="preserve"> dry wt.</w:t>
      </w:r>
      <w:r w:rsidRPr="002354AA">
        <w:t xml:space="preserve"> greater than that for </w:t>
      </w:r>
      <w:r>
        <w:t>Argentina</w:t>
      </w:r>
      <w:r w:rsidRPr="002354AA">
        <w:t xml:space="preserve"> </w:t>
      </w:r>
      <w:r>
        <w:t>×</w:t>
      </w:r>
      <w:r w:rsidRPr="002354AA">
        <w:t xml:space="preserve"> </w:t>
      </w:r>
      <w:r>
        <w:t>Innovator. For Canada × Russet Burbank, %N</w:t>
      </w:r>
      <w:r>
        <w:rPr>
          <w:vertAlign w:val="subscript"/>
        </w:rPr>
        <w:t>c</w:t>
      </w:r>
      <w:r>
        <w:t xml:space="preserve"> was significantly lower than for Canada × Shepody </w:t>
      </w:r>
      <w:r w:rsidRPr="00DA5F05">
        <w:t>(</w:t>
      </w:r>
      <w:del w:id="1647" w:author="Brian Bohman" w:date="2022-11-10T06:35:00Z">
        <w:r w:rsidR="001A01AF" w:rsidDel="004861F8">
          <w:delText>Figure 7</w:delText>
        </w:r>
      </w:del>
      <w:ins w:id="1648" w:author="Brian Bohman" w:date="2022-11-10T06:35:00Z">
        <w:r w:rsidR="004861F8">
          <w:t>Figure 6</w:t>
        </w:r>
      </w:ins>
      <w:r>
        <w:t>c</w:t>
      </w:r>
      <w:r w:rsidRPr="00DA5F05">
        <w:t>)</w:t>
      </w:r>
      <w:r>
        <w:t>, with a difference in %N</w:t>
      </w:r>
      <w:r>
        <w:rPr>
          <w:vertAlign w:val="subscript"/>
        </w:rPr>
        <w:t>c</w:t>
      </w:r>
      <w:r>
        <w:t xml:space="preserve"> of up to 0.3 </w:t>
      </w:r>
      <w:r w:rsidRPr="002354AA">
        <w:t>g N 100</w:t>
      </w:r>
      <w:r>
        <w:t xml:space="preserve"> </w:t>
      </w:r>
      <w:r w:rsidRPr="002354AA">
        <w:t>g</w:t>
      </w:r>
      <w:r w:rsidRPr="002354AA">
        <w:rPr>
          <w:vertAlign w:val="superscript"/>
        </w:rPr>
        <w:t>-1</w:t>
      </w:r>
      <w:r>
        <w:t xml:space="preserve"> dry wt. For Belgium × Bintje, %N</w:t>
      </w:r>
      <w:r>
        <w:rPr>
          <w:vertAlign w:val="subscript"/>
        </w:rPr>
        <w:t>c</w:t>
      </w:r>
      <w:r>
        <w:t xml:space="preserve"> was not significantly different from Belgium × Charlotte </w:t>
      </w:r>
      <w:r w:rsidRPr="00DA5F05">
        <w:t>(</w:t>
      </w:r>
      <w:del w:id="1649" w:author="Brian Bohman" w:date="2022-11-10T06:35:00Z">
        <w:r w:rsidR="001A01AF" w:rsidDel="004861F8">
          <w:delText>Figure 7</w:delText>
        </w:r>
      </w:del>
      <w:ins w:id="1650" w:author="Brian Bohman" w:date="2022-11-10T06:35:00Z">
        <w:r w:rsidR="004861F8">
          <w:t>Figure 6</w:t>
        </w:r>
      </w:ins>
      <w:r>
        <w:t>d</w:t>
      </w:r>
      <w:r w:rsidRPr="00DA5F05">
        <w:t>)</w:t>
      </w:r>
      <w:r>
        <w:t>.</w:t>
      </w:r>
    </w:p>
    <w:p w14:paraId="580A7217" w14:textId="3ADB5A52" w:rsidR="009F018B" w:rsidRPr="002354AA" w:rsidRDefault="009F018B" w:rsidP="00C6721E">
      <w:pPr>
        <w:pStyle w:val="Body"/>
      </w:pPr>
      <w:r w:rsidRPr="002354AA">
        <w:t xml:space="preserve">There are two notable findings to point out. First, there were no significant differences between Minnesota </w:t>
      </w:r>
      <w:r>
        <w:t>×</w:t>
      </w:r>
      <w:r w:rsidRPr="002354AA">
        <w:t xml:space="preserve"> Russet Burbank and any other varieties evaluated in Minnesota </w:t>
      </w:r>
      <w:r>
        <w:t>or between Belgium ×</w:t>
      </w:r>
      <w:r w:rsidRPr="002354AA">
        <w:t xml:space="preserve"> </w:t>
      </w:r>
      <w:r>
        <w:t>Bintje and Belgium</w:t>
      </w:r>
      <w:r w:rsidR="00046D3B">
        <w:t xml:space="preserve"> × Charlotte</w:t>
      </w:r>
      <w:r>
        <w:t xml:space="preserve">. </w:t>
      </w:r>
      <w:r w:rsidRPr="002354AA">
        <w:t xml:space="preserve"> This finding did not hold </w:t>
      </w:r>
      <w:r w:rsidR="00046D3B">
        <w:t xml:space="preserve">true </w:t>
      </w:r>
      <w:r w:rsidRPr="002354AA">
        <w:t xml:space="preserve">for all varieties within location evaluated, however; </w:t>
      </w:r>
      <w:r w:rsidR="00046D3B">
        <w:t>S</w:t>
      </w:r>
      <w:r>
        <w:t xml:space="preserve">ignificant differences between varieties </w:t>
      </w:r>
      <w:r w:rsidR="00046D3B">
        <w:t xml:space="preserve">were found for </w:t>
      </w:r>
      <w:r>
        <w:t xml:space="preserve">both Argentina and Canada. </w:t>
      </w:r>
      <w:r w:rsidRPr="00DA5F05">
        <w:t>Seco</w:t>
      </w:r>
      <w:r w:rsidRPr="002354AA">
        <w:t xml:space="preserve">nd, the </w:t>
      </w:r>
      <w:r>
        <w:t>comparison between</w:t>
      </w:r>
      <w:r w:rsidRPr="002354AA">
        <w:t xml:space="preserve"> the Minnesota </w:t>
      </w:r>
      <w:r>
        <w:t>×</w:t>
      </w:r>
      <w:r w:rsidRPr="002354AA">
        <w:t xml:space="preserve"> Russet Burbank and Canada </w:t>
      </w:r>
      <w:r>
        <w:t>×</w:t>
      </w:r>
      <w:r w:rsidRPr="002354AA">
        <w:t xml:space="preserve"> Russet Burbank curves </w:t>
      </w:r>
      <w:r>
        <w:t xml:space="preserve">as well as the comparison between the Minnesota × Umatilla Russet and Argentina × Umatilla </w:t>
      </w:r>
      <w:r w:rsidRPr="00DA5F05">
        <w:t>(</w:t>
      </w:r>
      <w:r w:rsidR="001A01AF">
        <w:t>Figure S2</w:t>
      </w:r>
      <w:r w:rsidRPr="00DA5F05">
        <w:t>)</w:t>
      </w:r>
      <w:r>
        <w:t xml:space="preserve"> </w:t>
      </w:r>
      <w:r w:rsidRPr="002354AA">
        <w:t xml:space="preserve">were </w:t>
      </w:r>
      <w:r>
        <w:t>both</w:t>
      </w:r>
      <w:r w:rsidRPr="002354AA">
        <w:t xml:space="preserve"> significantly different</w:t>
      </w:r>
      <w:r>
        <w:t>.</w:t>
      </w:r>
    </w:p>
    <w:p w14:paraId="23C7CD0D" w14:textId="77777777" w:rsidR="009F018B" w:rsidRPr="002354AA" w:rsidRDefault="009F018B" w:rsidP="009F018B">
      <w:pPr>
        <w:pStyle w:val="Titre3"/>
        <w:ind w:left="720" w:hanging="720"/>
      </w:pPr>
      <w:r w:rsidRPr="002354AA">
        <w:t>Differences Related to Statistical Methods</w:t>
      </w:r>
    </w:p>
    <w:p w14:paraId="43122664" w14:textId="7C0C859B" w:rsidR="009F018B" w:rsidRDefault="00046D3B" w:rsidP="00C6721E">
      <w:pPr>
        <w:pStyle w:val="Body"/>
      </w:pPr>
      <w:r>
        <w:t>When c</w:t>
      </w:r>
      <w:r w:rsidR="009F018B" w:rsidRPr="002354AA">
        <w:t xml:space="preserve">omparing the curves fit in the present study with the Bayesian hierarchical method to the curves fit in the previous studies using conventional statistical methods, there were significant differences between statistical curve fit methods for all varieties within location evaluated </w:t>
      </w:r>
      <w:r w:rsidR="009F018B" w:rsidRPr="00DA5F05">
        <w:t>(</w:t>
      </w:r>
      <w:del w:id="1651" w:author="Brian Bohman" w:date="2022-11-10T06:36:00Z">
        <w:r w:rsidR="001A01AF" w:rsidDel="00962406">
          <w:delText>Figure 8</w:delText>
        </w:r>
      </w:del>
      <w:ins w:id="1652" w:author="Brian Bohman" w:date="2022-11-10T06:36:00Z">
        <w:r w:rsidR="00962406">
          <w:t>Figure 7</w:t>
        </w:r>
      </w:ins>
      <w:r w:rsidR="009F018B" w:rsidRPr="00DA5F05">
        <w:t xml:space="preserve">). </w:t>
      </w:r>
      <w:r w:rsidR="009F018B" w:rsidRPr="002354AA">
        <w:t xml:space="preserve">None of the previous CNDCs fall entirely within </w:t>
      </w:r>
      <w:r w:rsidR="009F018B">
        <w:t xml:space="preserve">the </w:t>
      </w:r>
      <w:r w:rsidR="009F018B" w:rsidRPr="002354AA">
        <w:t>credible region for the respective CNDC</w:t>
      </w:r>
      <w:r w:rsidR="009F018B">
        <w:t>s</w:t>
      </w:r>
      <w:r w:rsidR="009F018B" w:rsidRPr="002354AA">
        <w:t xml:space="preserve"> developed in the present study.</w:t>
      </w:r>
    </w:p>
    <w:p w14:paraId="11FB42CC" w14:textId="77777777" w:rsidR="00224233" w:rsidRDefault="00224233" w:rsidP="00224233"/>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224233" w14:paraId="44E30F17" w14:textId="77777777" w:rsidTr="00C6721E">
        <w:tc>
          <w:tcPr>
            <w:tcW w:w="8630" w:type="dxa"/>
          </w:tcPr>
          <w:p w14:paraId="6F3E522A" w14:textId="77777777" w:rsidR="00224233" w:rsidRDefault="00224233" w:rsidP="00C6721E">
            <w:r>
              <w:rPr>
                <w:noProof/>
                <w:lang w:val="en-CA" w:eastAsia="en-CA" w:bidi="ar-SA"/>
              </w:rPr>
              <w:drawing>
                <wp:inline distT="0" distB="0" distL="0" distR="0" wp14:anchorId="13D90974" wp14:editId="084C6C14">
                  <wp:extent cx="5010912" cy="2338426"/>
                  <wp:effectExtent l="0" t="0" r="0" b="0"/>
                  <wp:docPr id="18" name="Picture 1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0912" cy="2338426"/>
                          </a:xfrm>
                          <a:prstGeom prst="rect">
                            <a:avLst/>
                          </a:prstGeom>
                        </pic:spPr>
                      </pic:pic>
                    </a:graphicData>
                  </a:graphic>
                </wp:inline>
              </w:drawing>
            </w:r>
          </w:p>
        </w:tc>
      </w:tr>
      <w:tr w:rsidR="00224233" w14:paraId="46A71B8F" w14:textId="77777777" w:rsidTr="00C6721E">
        <w:tc>
          <w:tcPr>
            <w:tcW w:w="8630" w:type="dxa"/>
          </w:tcPr>
          <w:p w14:paraId="55C6CCAE" w14:textId="53D507BE" w:rsidR="00224233" w:rsidRPr="000D68BC" w:rsidRDefault="00224233" w:rsidP="00C6721E">
            <w:pPr>
              <w:pStyle w:val="TableCaption"/>
            </w:pPr>
            <w:bookmarkStart w:id="1653" w:name="_Ref78281680"/>
            <w:bookmarkStart w:id="1654" w:name="_Toc78910190"/>
            <w:bookmarkStart w:id="1655" w:name="_Toc80706222"/>
            <w:r>
              <w:t xml:space="preserve">Figure </w:t>
            </w:r>
            <w:del w:id="1656" w:author="Brian Bohman" w:date="2022-11-10T06:36:00Z">
              <w:r w:rsidDel="004861F8">
                <w:fldChar w:fldCharType="begin"/>
              </w:r>
              <w:r w:rsidDel="004861F8">
                <w:delInstrText xml:space="preserve"> SEQ Figure \* ARABIC \s 1 </w:delInstrText>
              </w:r>
              <w:r w:rsidDel="004861F8">
                <w:fldChar w:fldCharType="separate"/>
              </w:r>
              <w:r w:rsidDel="004861F8">
                <w:rPr>
                  <w:noProof/>
                </w:rPr>
                <w:delText>8</w:delText>
              </w:r>
              <w:r w:rsidDel="004861F8">
                <w:rPr>
                  <w:noProof/>
                </w:rPr>
                <w:fldChar w:fldCharType="end"/>
              </w:r>
            </w:del>
            <w:bookmarkEnd w:id="1653"/>
            <w:ins w:id="1657" w:author="Brian Bohman" w:date="2022-11-10T06:36:00Z">
              <w:r w:rsidR="004861F8">
                <w:t>7</w:t>
              </w:r>
            </w:ins>
            <w:r>
              <w:t>.</w:t>
            </w:r>
            <w:r w:rsidRPr="000D22D0">
              <w:rPr>
                <w:b w:val="0"/>
              </w:rPr>
              <w:t xml:space="preserve"> Comparison of the difference in critical N concentration values [∆%N</w:t>
            </w:r>
            <w:r w:rsidRPr="005F7D35">
              <w:rPr>
                <w:b w:val="0"/>
                <w:vertAlign w:val="subscript"/>
              </w:rPr>
              <w:t>c</w:t>
            </w:r>
            <w:r w:rsidRPr="000D22D0">
              <w:rPr>
                <w:b w:val="0"/>
              </w:rPr>
              <w:t>] between the</w:t>
            </w:r>
            <w:r>
              <w:rPr>
                <w:b w:val="0"/>
              </w:rPr>
              <w:t xml:space="preserve"> </w:t>
            </w:r>
            <w:r w:rsidRPr="000D22D0">
              <w:rPr>
                <w:b w:val="0"/>
              </w:rPr>
              <w:t xml:space="preserve">conventional statistical methods used in previous studies (i.e., Argentina – </w:t>
            </w:r>
            <w:r w:rsidRPr="000D22D0">
              <w:rPr>
                <w:b w:val="0"/>
                <w:noProof/>
              </w:rPr>
              <w:t>Giletto and Echeverría (2015)</w:t>
            </w:r>
            <w:r w:rsidRPr="000D22D0">
              <w:rPr>
                <w:b w:val="0"/>
              </w:rPr>
              <w:t xml:space="preserve">; Belgium – </w:t>
            </w:r>
            <w:r w:rsidRPr="000D22D0">
              <w:rPr>
                <w:b w:val="0"/>
                <w:noProof/>
              </w:rPr>
              <w:t>Ben Abdallah et al. (2016)</w:t>
            </w:r>
            <w:r w:rsidRPr="000D22D0">
              <w:rPr>
                <w:b w:val="0"/>
              </w:rPr>
              <w:t xml:space="preserve">; Canada – </w:t>
            </w:r>
            <w:r w:rsidRPr="000D22D0">
              <w:rPr>
                <w:b w:val="0"/>
                <w:noProof/>
              </w:rPr>
              <w:t>Bélanger et al. (2001a)</w:t>
            </w:r>
            <w:r w:rsidRPr="000D22D0">
              <w:rPr>
                <w:b w:val="0"/>
              </w:rPr>
              <w:t>) and the hierarchical Bayesian method used in the present study</w:t>
            </w:r>
            <w:del w:id="1658" w:author="Brian Bohman" w:date="2022-11-10T21:23:00Z">
              <w:r w:rsidRPr="000D22D0" w:rsidDel="00922028">
                <w:rPr>
                  <w:b w:val="0"/>
                </w:rPr>
                <w:delText xml:space="preserve"> for each variety within location</w:delText>
              </w:r>
            </w:del>
            <w:r w:rsidRPr="000D22D0">
              <w:rPr>
                <w:b w:val="0"/>
              </w:rPr>
              <w:t xml:space="preserve">. The grey shaded region represents the 90% credible region </w:t>
            </w:r>
            <w:del w:id="1659" w:author="Brian Bohman" w:date="2022-11-10T21:23:00Z">
              <w:r w:rsidRPr="000D22D0" w:rsidDel="00922028">
                <w:rPr>
                  <w:b w:val="0"/>
                </w:rPr>
                <w:delText xml:space="preserve">(lower bound, </w:delText>
              </w:r>
              <w:r w:rsidDel="00922028">
                <w:rPr>
                  <w:b w:val="0"/>
                </w:rPr>
                <w:delText>0.05</w:delText>
              </w:r>
              <w:r w:rsidRPr="000D22D0" w:rsidDel="00922028">
                <w:rPr>
                  <w:b w:val="0"/>
                </w:rPr>
                <w:delText xml:space="preserve"> quantile; upper bound, </w:delText>
              </w:r>
              <w:r w:rsidDel="00922028">
                <w:rPr>
                  <w:b w:val="0"/>
                </w:rPr>
                <w:delText>0.95</w:delText>
              </w:r>
              <w:r w:rsidRPr="000D22D0" w:rsidDel="00922028">
                <w:rPr>
                  <w:b w:val="0"/>
                </w:rPr>
                <w:delText xml:space="preserve"> quantile) </w:delText>
              </w:r>
            </w:del>
            <w:r w:rsidRPr="000D22D0">
              <w:rPr>
                <w:b w:val="0"/>
              </w:rPr>
              <w:t xml:space="preserve">for </w:t>
            </w:r>
            <w:r>
              <w:rPr>
                <w:b w:val="0"/>
              </w:rPr>
              <w:t>critical N concentration [</w:t>
            </w:r>
            <w:r w:rsidRPr="000D22D0">
              <w:rPr>
                <w:b w:val="0"/>
              </w:rPr>
              <w:t>%N</w:t>
            </w:r>
            <w:r w:rsidRPr="005F7D35">
              <w:rPr>
                <w:b w:val="0"/>
                <w:vertAlign w:val="subscript"/>
              </w:rPr>
              <w:t>c</w:t>
            </w:r>
            <w:r>
              <w:rPr>
                <w:b w:val="0"/>
              </w:rPr>
              <w:t>]</w:t>
            </w:r>
            <w:ins w:id="1660" w:author="Brian Bohman" w:date="2022-11-10T21:24:00Z">
              <w:r w:rsidR="00922028">
                <w:rPr>
                  <w:b w:val="0"/>
                </w:rPr>
                <w:t xml:space="preserve"> using the directly modeled method</w:t>
              </w:r>
            </w:ins>
            <w:del w:id="1661" w:author="Brian Bohman" w:date="2022-11-10T21:23:00Z">
              <w:r w:rsidRPr="000D22D0" w:rsidDel="00922028">
                <w:rPr>
                  <w:b w:val="0"/>
                </w:rPr>
                <w:delText xml:space="preserve"> </w:delText>
              </w:r>
              <w:r w:rsidDel="00922028">
                <w:rPr>
                  <w:b w:val="0"/>
                </w:rPr>
                <w:delText>from the hierarchical Bayesian method</w:delText>
              </w:r>
            </w:del>
            <w:r>
              <w:rPr>
                <w:b w:val="0"/>
              </w:rPr>
              <w:t>. T</w:t>
            </w:r>
            <w:r w:rsidRPr="000D22D0">
              <w:rPr>
                <w:b w:val="0"/>
              </w:rPr>
              <w:t xml:space="preserve">he </w:t>
            </w:r>
            <w:r>
              <w:rPr>
                <w:b w:val="0"/>
              </w:rPr>
              <w:t xml:space="preserve">solid </w:t>
            </w:r>
            <w:r w:rsidRPr="000D22D0">
              <w:rPr>
                <w:b w:val="0"/>
              </w:rPr>
              <w:t>black line</w:t>
            </w:r>
            <w:r>
              <w:rPr>
                <w:b w:val="0"/>
              </w:rPr>
              <w:t xml:space="preserve"> at a constant ∆%N</w:t>
            </w:r>
            <w:r>
              <w:rPr>
                <w:b w:val="0"/>
                <w:vertAlign w:val="subscript"/>
              </w:rPr>
              <w:t>c</w:t>
            </w:r>
            <w:r>
              <w:rPr>
                <w:b w:val="0"/>
              </w:rPr>
              <w:t xml:space="preserve"> value of zero</w:t>
            </w:r>
            <w:r w:rsidRPr="000D22D0">
              <w:rPr>
                <w:b w:val="0"/>
              </w:rPr>
              <w:t xml:space="preserve"> represents the median value for %N</w:t>
            </w:r>
            <w:r w:rsidRPr="0085431B">
              <w:rPr>
                <w:b w:val="0"/>
                <w:vertAlign w:val="subscript"/>
              </w:rPr>
              <w:t>c</w:t>
            </w:r>
            <w:r w:rsidRPr="000D22D0">
              <w:rPr>
                <w:b w:val="0"/>
              </w:rPr>
              <w:t xml:space="preserve"> </w:t>
            </w:r>
            <w:ins w:id="1662" w:author="Brian Bohman" w:date="2022-11-10T21:24:00Z">
              <w:r w:rsidR="00922028">
                <w:rPr>
                  <w:b w:val="0"/>
                </w:rPr>
                <w:t>using</w:t>
              </w:r>
            </w:ins>
            <w:del w:id="1663" w:author="Brian Bohman" w:date="2022-11-10T21:24:00Z">
              <w:r w:rsidDel="00922028">
                <w:rPr>
                  <w:b w:val="0"/>
                </w:rPr>
                <w:delText>from</w:delText>
              </w:r>
            </w:del>
            <w:r>
              <w:rPr>
                <w:b w:val="0"/>
              </w:rPr>
              <w:t xml:space="preserve"> the </w:t>
            </w:r>
            <w:del w:id="1664" w:author="Brian Bohman" w:date="2022-11-10T21:24:00Z">
              <w:r w:rsidDel="00922028">
                <w:rPr>
                  <w:b w:val="0"/>
                </w:rPr>
                <w:delText>hierarchical Bayesian method</w:delText>
              </w:r>
            </w:del>
            <w:ins w:id="1665" w:author="Brian Bohman" w:date="2022-11-10T21:24:00Z">
              <w:r w:rsidR="00922028">
                <w:rPr>
                  <w:b w:val="0"/>
                </w:rPr>
                <w:t>directly modeled method</w:t>
              </w:r>
            </w:ins>
            <w:r w:rsidRPr="000D22D0">
              <w:rPr>
                <w:b w:val="0"/>
              </w:rPr>
              <w:t>. Red or blue points respectively indicate that ∆%N</w:t>
            </w:r>
            <w:r w:rsidRPr="0085431B">
              <w:rPr>
                <w:b w:val="0"/>
                <w:vertAlign w:val="subscript"/>
              </w:rPr>
              <w:t>c</w:t>
            </w:r>
            <w:r w:rsidRPr="000D22D0">
              <w:rPr>
                <w:b w:val="0"/>
              </w:rPr>
              <w:t xml:space="preserve"> falls outside of (i.e., is significant) or falls within (i.e., is not significant) the </w:t>
            </w:r>
            <w:r>
              <w:rPr>
                <w:b w:val="0"/>
              </w:rPr>
              <w:t xml:space="preserve">90% </w:t>
            </w:r>
            <w:r w:rsidRPr="000D22D0">
              <w:rPr>
                <w:b w:val="0"/>
              </w:rPr>
              <w:t>credible region for %N</w:t>
            </w:r>
            <w:r w:rsidRPr="0085431B">
              <w:rPr>
                <w:b w:val="0"/>
                <w:vertAlign w:val="subscript"/>
              </w:rPr>
              <w:t>c</w:t>
            </w:r>
            <w:ins w:id="1666" w:author="Brian Bohman" w:date="2022-11-10T21:24:00Z">
              <w:r w:rsidR="00922028">
                <w:rPr>
                  <w:b w:val="0"/>
                </w:rPr>
                <w:t xml:space="preserve"> determined by the directly modeled method</w:t>
              </w:r>
            </w:ins>
            <w:r w:rsidRPr="000D22D0">
              <w:rPr>
                <w:b w:val="0"/>
              </w:rPr>
              <w:t>. The range of biomass values for which ∆%Nc in not significant is given in brackets.</w:t>
            </w:r>
            <w:bookmarkEnd w:id="1654"/>
            <w:bookmarkEnd w:id="1655"/>
          </w:p>
        </w:tc>
      </w:tr>
    </w:tbl>
    <w:p w14:paraId="193B5DC1" w14:textId="77777777" w:rsidR="001B72CC" w:rsidRPr="002354AA" w:rsidRDefault="001B72CC" w:rsidP="001B72CC"/>
    <w:p w14:paraId="2A57ACC9" w14:textId="789DE640" w:rsidR="009F018B" w:rsidRPr="002354AA" w:rsidRDefault="009F018B" w:rsidP="00C6721E">
      <w:pPr>
        <w:pStyle w:val="Body"/>
      </w:pPr>
      <w:r w:rsidRPr="002354AA">
        <w:t>The %N</w:t>
      </w:r>
      <w:r w:rsidRPr="002354AA">
        <w:rPr>
          <w:vertAlign w:val="subscript"/>
        </w:rPr>
        <w:t>c</w:t>
      </w:r>
      <w:r w:rsidRPr="002354AA">
        <w:t xml:space="preserve"> </w:t>
      </w:r>
      <w:r w:rsidR="00046D3B">
        <w:t xml:space="preserve">values </w:t>
      </w:r>
      <w:r w:rsidRPr="002354AA">
        <w:t xml:space="preserve">from the previously developed CNDCs for the Argentina varieties </w:t>
      </w:r>
      <w:r>
        <w:rPr>
          <w:noProof/>
        </w:rPr>
        <w:t>(Giletto &amp; Echeverría, 2015)</w:t>
      </w:r>
      <w:r w:rsidRPr="002354AA">
        <w:t xml:space="preserve"> w</w:t>
      </w:r>
      <w:r w:rsidR="00046D3B">
        <w:t>ere</w:t>
      </w:r>
      <w:r w:rsidRPr="002354AA">
        <w:t xml:space="preserve"> significantly less than that from the present CNDCs across all varieties for biomass levels of greater 5 Mg </w:t>
      </w:r>
      <w:r>
        <w:t>dry wt.</w:t>
      </w:r>
      <w:r w:rsidRPr="002354AA">
        <w:t xml:space="preserve"> ha</w:t>
      </w:r>
      <w:r w:rsidRPr="002354AA">
        <w:rPr>
          <w:vertAlign w:val="superscript"/>
        </w:rPr>
        <w:t>-1</w:t>
      </w:r>
      <w:r w:rsidRPr="002354AA">
        <w:t xml:space="preserve"> </w:t>
      </w:r>
      <w:r w:rsidRPr="00DA5F05">
        <w:t>(</w:t>
      </w:r>
      <w:del w:id="1667" w:author="Brian Bohman" w:date="2022-11-10T06:36:00Z">
        <w:r w:rsidR="001A01AF" w:rsidDel="00962406">
          <w:delText>Figure 8</w:delText>
        </w:r>
      </w:del>
      <w:ins w:id="1668" w:author="Brian Bohman" w:date="2022-11-10T06:36:00Z">
        <w:r w:rsidR="00962406">
          <w:t>Figure 7</w:t>
        </w:r>
      </w:ins>
      <w:r w:rsidRPr="00DA5F05">
        <w:t xml:space="preserve">). </w:t>
      </w:r>
      <w:r w:rsidRPr="002354AA">
        <w:t>The magnitude of this difference was relatively large</w:t>
      </w:r>
      <w:r>
        <w:t>,</w:t>
      </w:r>
      <w:r w:rsidRPr="002354AA">
        <w:t xml:space="preserve"> with the </w:t>
      </w:r>
      <w:r>
        <w:t>∆</w:t>
      </w:r>
      <w:r w:rsidRPr="002354AA">
        <w:t>%N</w:t>
      </w:r>
      <w:r w:rsidRPr="002354AA">
        <w:rPr>
          <w:vertAlign w:val="subscript"/>
        </w:rPr>
        <w:t>c</w:t>
      </w:r>
      <w:r w:rsidRPr="002354AA">
        <w:t xml:space="preserve"> </w:t>
      </w:r>
      <w:r>
        <w:t>between</w:t>
      </w:r>
      <w:r w:rsidRPr="002354AA">
        <w:t xml:space="preserve"> the previous </w:t>
      </w:r>
      <w:r>
        <w:t xml:space="preserve">and present </w:t>
      </w:r>
      <w:r w:rsidRPr="002354AA">
        <w:t xml:space="preserve">method ranging up to </w:t>
      </w:r>
      <w:r>
        <w:t>–</w:t>
      </w:r>
      <w:r w:rsidRPr="002354AA">
        <w:t xml:space="preserve">0.6 to </w:t>
      </w:r>
      <w:r>
        <w:t>–</w:t>
      </w:r>
      <w:r w:rsidRPr="002354AA">
        <w:t>1.1 g N 100 g</w:t>
      </w:r>
      <w:r w:rsidRPr="002354AA">
        <w:rPr>
          <w:vertAlign w:val="superscript"/>
        </w:rPr>
        <w:t>-1</w:t>
      </w:r>
      <w:r>
        <w:t xml:space="preserve"> dry wt.</w:t>
      </w:r>
      <w:r w:rsidRPr="002354AA">
        <w:t>, depending on variety. Therefore,</w:t>
      </w:r>
      <w:r>
        <w:t xml:space="preserve"> relative to the statistical method used in this study</w:t>
      </w:r>
      <w:r w:rsidRPr="002354AA">
        <w:t xml:space="preserve"> it appears that the statistical methods used by </w:t>
      </w:r>
      <w:r>
        <w:rPr>
          <w:noProof/>
        </w:rPr>
        <w:t>Giletto and Echeverría (2015)</w:t>
      </w:r>
      <w:r w:rsidRPr="002354AA">
        <w:t xml:space="preserve"> selected biased critical points due to a</w:t>
      </w:r>
      <w:r w:rsidR="0029650C">
        <w:t>n</w:t>
      </w:r>
      <w:r w:rsidRPr="002354AA">
        <w:t xml:space="preserve"> overrepresentation of N limiting observations in the experimental dataset </w:t>
      </w:r>
      <w:r>
        <w:t>(</w:t>
      </w:r>
      <w:del w:id="1669" w:author="Brian Bohman" w:date="2022-11-10T06:34:00Z">
        <w:r w:rsidR="001A01AF" w:rsidDel="004861F8">
          <w:delText>Figure 5</w:delText>
        </w:r>
      </w:del>
      <w:ins w:id="1670" w:author="Brian Bohman" w:date="2022-11-10T06:34:00Z">
        <w:r w:rsidR="004861F8">
          <w:t>Figure 4</w:t>
        </w:r>
      </w:ins>
      <w:r>
        <w:t xml:space="preserve">, </w:t>
      </w:r>
      <w:r w:rsidR="001A01AF">
        <w:t>Figure S1</w:t>
      </w:r>
      <w:r>
        <w:t xml:space="preserve">) </w:t>
      </w:r>
      <w:r w:rsidRPr="002354AA">
        <w:t>leading to a systematic underestimation of %N</w:t>
      </w:r>
      <w:r w:rsidRPr="002354AA">
        <w:rPr>
          <w:vertAlign w:val="subscript"/>
        </w:rPr>
        <w:t>c</w:t>
      </w:r>
      <w:r w:rsidRPr="002354AA">
        <w:t>.</w:t>
      </w:r>
      <w:r>
        <w:t xml:space="preserve"> </w:t>
      </w:r>
    </w:p>
    <w:p w14:paraId="008C686D" w14:textId="77CABD5B" w:rsidR="009F018B" w:rsidRPr="002354AA" w:rsidRDefault="009F018B" w:rsidP="00C6721E">
      <w:pPr>
        <w:pStyle w:val="Body"/>
      </w:pPr>
      <w:r w:rsidRPr="002354AA">
        <w:t>The %N</w:t>
      </w:r>
      <w:r w:rsidRPr="002354AA">
        <w:rPr>
          <w:vertAlign w:val="subscript"/>
        </w:rPr>
        <w:t>c</w:t>
      </w:r>
      <w:r w:rsidRPr="002354AA">
        <w:t xml:space="preserve"> from the previously developed CNDCs for Belgium </w:t>
      </w:r>
      <w:r>
        <w:rPr>
          <w:noProof/>
        </w:rPr>
        <w:t>(Ben Abdallah et al., 2016)</w:t>
      </w:r>
      <w:r w:rsidRPr="002354AA">
        <w:t xml:space="preserve"> </w:t>
      </w:r>
      <w:r w:rsidRPr="00DA5F05">
        <w:t>were significantly greater than that from the CNDCs developed in the present study (</w:t>
      </w:r>
      <w:del w:id="1671" w:author="Brian Bohman" w:date="2022-11-10T06:36:00Z">
        <w:r w:rsidR="001A01AF" w:rsidDel="00962406">
          <w:delText>Figure 8</w:delText>
        </w:r>
      </w:del>
      <w:ins w:id="1672" w:author="Brian Bohman" w:date="2022-11-10T06:36:00Z">
        <w:r w:rsidR="00962406">
          <w:t>Figure 7</w:t>
        </w:r>
      </w:ins>
      <w:r w:rsidRPr="00DA5F05">
        <w:t>).</w:t>
      </w:r>
      <w:r w:rsidRPr="002354AA">
        <w:t xml:space="preserve"> </w:t>
      </w:r>
      <w:r>
        <w:t>For all levels of biomass, ∆%N</w:t>
      </w:r>
      <w:r>
        <w:rPr>
          <w:vertAlign w:val="subscript"/>
        </w:rPr>
        <w:t xml:space="preserve">c </w:t>
      </w:r>
      <w:r>
        <w:t xml:space="preserve">between </w:t>
      </w:r>
      <w:r w:rsidRPr="002354AA">
        <w:t xml:space="preserve">the previous and present methods </w:t>
      </w:r>
      <w:r>
        <w:t>was significantly different with a value of</w:t>
      </w:r>
      <w:r w:rsidRPr="002354AA">
        <w:t xml:space="preserve"> 0.7 g N 100 g</w:t>
      </w:r>
      <w:r w:rsidRPr="002354AA">
        <w:rPr>
          <w:vertAlign w:val="superscript"/>
        </w:rPr>
        <w:t>-1</w:t>
      </w:r>
      <w:r>
        <w:t xml:space="preserve"> dry wt</w:t>
      </w:r>
      <w:r w:rsidRPr="002354AA">
        <w:t xml:space="preserve">. </w:t>
      </w:r>
      <w:r w:rsidRPr="00DA5F05">
        <w:t>Therefore</w:t>
      </w:r>
      <w:r w:rsidRPr="002354AA">
        <w:t xml:space="preserve">, </w:t>
      </w:r>
      <w:r>
        <w:t>relative to the statistical method used in this study,</w:t>
      </w:r>
      <w:r w:rsidRPr="002354AA">
        <w:t xml:space="preserve"> it appears that the statistical methods used by </w:t>
      </w:r>
      <w:r>
        <w:rPr>
          <w:noProof/>
        </w:rPr>
        <w:t>Ben Abdallah et al. (2016)</w:t>
      </w:r>
      <w:r w:rsidRPr="002354AA">
        <w:t xml:space="preserve"> selected biased critical points due to overrepresentation of non-N limiting observations in the experimental dataset leading to a systematic overestimation of the %N</w:t>
      </w:r>
      <w:r w:rsidRPr="002354AA">
        <w:rPr>
          <w:vertAlign w:val="subscript"/>
        </w:rPr>
        <w:t>c</w:t>
      </w:r>
      <w:r w:rsidRPr="002354AA">
        <w:t>.</w:t>
      </w:r>
    </w:p>
    <w:p w14:paraId="258EC310" w14:textId="2ED385D8" w:rsidR="009F018B" w:rsidRPr="002354AA" w:rsidRDefault="009F018B" w:rsidP="00C6721E">
      <w:pPr>
        <w:pStyle w:val="Body"/>
      </w:pPr>
      <w:r w:rsidRPr="002354AA">
        <w:t>The %N</w:t>
      </w:r>
      <w:r w:rsidRPr="002354AA">
        <w:rPr>
          <w:vertAlign w:val="subscript"/>
        </w:rPr>
        <w:t>c</w:t>
      </w:r>
      <w:r w:rsidRPr="002354AA">
        <w:t xml:space="preserve"> from the previously developed CNDCs for Canada </w:t>
      </w:r>
      <w:r>
        <w:rPr>
          <w:noProof/>
        </w:rPr>
        <w:t>(Bélanger et al., 2001a)</w:t>
      </w:r>
      <w:r w:rsidRPr="002354AA">
        <w:t xml:space="preserve"> was significantly greater for both Canada </w:t>
      </w:r>
      <w:r>
        <w:t>×</w:t>
      </w:r>
      <w:r w:rsidRPr="002354AA">
        <w:t xml:space="preserve"> Russet Burbank and Canada </w:t>
      </w:r>
      <w:r>
        <w:t>×</w:t>
      </w:r>
      <w:r w:rsidRPr="002354AA">
        <w:t xml:space="preserve"> Shepody than the present CNDCs for biomass levels of less than 3 Mg</w:t>
      </w:r>
      <w:r>
        <w:t xml:space="preserve"> dry wt</w:t>
      </w:r>
      <w:r w:rsidRPr="002354AA">
        <w:t xml:space="preserve"> ha</w:t>
      </w:r>
      <w:r w:rsidRPr="002354AA">
        <w:rPr>
          <w:vertAlign w:val="superscript"/>
        </w:rPr>
        <w:t>-1</w:t>
      </w:r>
      <w:r w:rsidRPr="002354AA">
        <w:t xml:space="preserve"> and greater than 6 Mg</w:t>
      </w:r>
      <w:r>
        <w:t xml:space="preserve"> dry wt</w:t>
      </w:r>
      <w:r w:rsidRPr="002354AA">
        <w:t xml:space="preserve"> ha</w:t>
      </w:r>
      <w:r w:rsidRPr="002354AA">
        <w:rPr>
          <w:vertAlign w:val="superscript"/>
        </w:rPr>
        <w:t>-1</w:t>
      </w:r>
      <w:r w:rsidRPr="002354AA">
        <w:t xml:space="preserve">, </w:t>
      </w:r>
      <w:r w:rsidRPr="00DA5F05">
        <w:t>respectively (</w:t>
      </w:r>
      <w:del w:id="1673" w:author="Brian Bohman" w:date="2022-11-10T06:36:00Z">
        <w:r w:rsidR="001A01AF" w:rsidDel="00962406">
          <w:delText>Figure 8</w:delText>
        </w:r>
      </w:del>
      <w:ins w:id="1674" w:author="Brian Bohman" w:date="2022-11-10T06:36:00Z">
        <w:r w:rsidR="00962406">
          <w:t>Figure 7</w:t>
        </w:r>
      </w:ins>
      <w:r w:rsidRPr="00DA5F05">
        <w:t xml:space="preserve">). Relative to the other locations, however, the CNDCs for Canada were the most similar between statistical methods, with </w:t>
      </w:r>
      <w:r w:rsidR="00046D3B">
        <w:t xml:space="preserve">a </w:t>
      </w:r>
      <w:r>
        <w:t>small value for ∆</w:t>
      </w:r>
      <w:r w:rsidRPr="00DA5F05">
        <w:t>%N</w:t>
      </w:r>
      <w:r w:rsidRPr="00DA5F05">
        <w:rPr>
          <w:vertAlign w:val="subscript"/>
        </w:rPr>
        <w:t>c</w:t>
      </w:r>
      <w:r w:rsidRPr="00DA5F05">
        <w:t xml:space="preserve"> of</w:t>
      </w:r>
      <w:r>
        <w:t xml:space="preserve"> only</w:t>
      </w:r>
      <w:r w:rsidRPr="00DA5F05">
        <w:t xml:space="preserve"> 0.2 g N 100 g</w:t>
      </w:r>
      <w:r w:rsidRPr="00DA5F05">
        <w:rPr>
          <w:vertAlign w:val="superscript"/>
        </w:rPr>
        <w:t>-1</w:t>
      </w:r>
      <w:r>
        <w:rPr>
          <w:vertAlign w:val="superscript"/>
        </w:rPr>
        <w:t xml:space="preserve"> </w:t>
      </w:r>
      <w:r>
        <w:t>dry wt</w:t>
      </w:r>
      <w:r w:rsidRPr="00DA5F05">
        <w:t xml:space="preserve">. </w:t>
      </w:r>
      <w:r w:rsidRPr="002354AA">
        <w:t xml:space="preserve">Therefore, </w:t>
      </w:r>
      <w:r>
        <w:t>relative to the statistical method used in this study,</w:t>
      </w:r>
      <w:r w:rsidRPr="002354AA">
        <w:t xml:space="preserve"> it appears that the statistical method used by </w:t>
      </w:r>
      <w:r>
        <w:rPr>
          <w:noProof/>
        </w:rPr>
        <w:t>Bélanger et al. (2001a)</w:t>
      </w:r>
      <w:r w:rsidRPr="002354AA">
        <w:t xml:space="preserve"> did not select biased critical points likely due to the </w:t>
      </w:r>
      <w:del w:id="1675" w:author="Brian Bohman" w:date="2022-11-10T20:10:00Z">
        <w:r w:rsidRPr="002354AA" w:rsidDel="000B09D6">
          <w:delText xml:space="preserve">minimal </w:delText>
        </w:r>
      </w:del>
      <w:ins w:id="1676" w:author="Brian Bohman" w:date="2022-11-10T20:10:00Z">
        <w:r w:rsidR="000B09D6">
          <w:t xml:space="preserve">lesser </w:t>
        </w:r>
      </w:ins>
      <w:r w:rsidRPr="002354AA">
        <w:t>bias observed in this experimental dataset.</w:t>
      </w:r>
    </w:p>
    <w:p w14:paraId="70DE0FC2" w14:textId="77777777" w:rsidR="009F018B" w:rsidRPr="002354AA" w:rsidRDefault="009F018B" w:rsidP="00C6721E">
      <w:pPr>
        <w:pStyle w:val="Body"/>
      </w:pPr>
      <w:r w:rsidRPr="002354AA">
        <w:t xml:space="preserve">Because a CNDC using the conventional statistical methods has not been previously published for </w:t>
      </w:r>
      <w:r>
        <w:t xml:space="preserve">potato in </w:t>
      </w:r>
      <w:r w:rsidRPr="002354AA">
        <w:t xml:space="preserve">Minnesota, no comparison across statistical methods is made for this experimental dataset. However, </w:t>
      </w:r>
      <w:r>
        <w:t>t</w:t>
      </w:r>
      <w:r w:rsidRPr="00DA5F05">
        <w:t>he</w:t>
      </w:r>
      <w:r w:rsidRPr="002354AA">
        <w:t xml:space="preserve"> bias </w:t>
      </w:r>
      <w:r>
        <w:t>observed</w:t>
      </w:r>
      <w:r w:rsidRPr="002354AA">
        <w:t xml:space="preserve"> in the Minnesota experimental dataset is similar to the bias </w:t>
      </w:r>
      <w:r>
        <w:t>found in</w:t>
      </w:r>
      <w:r w:rsidRPr="002354AA">
        <w:t xml:space="preserve"> the Belgium experimental dataset; therefore, using the conventional statistical methods to derive a CNDC for Minnesota would likely overestimate %N</w:t>
      </w:r>
      <w:r w:rsidRPr="002354AA">
        <w:rPr>
          <w:vertAlign w:val="subscript"/>
        </w:rPr>
        <w:t>c</w:t>
      </w:r>
      <w:r w:rsidRPr="002354AA">
        <w:t xml:space="preserve"> relative to the hierarchical Bayesian method.</w:t>
      </w:r>
    </w:p>
    <w:p w14:paraId="120F6DBE" w14:textId="77777777" w:rsidR="009F018B" w:rsidRPr="00DB66FC" w:rsidRDefault="009F018B" w:rsidP="009F018B">
      <w:pPr>
        <w:pStyle w:val="Titre1"/>
        <w:ind w:left="432" w:hanging="432"/>
      </w:pPr>
      <w:r w:rsidRPr="00DB66FC">
        <w:t>Discussion</w:t>
      </w:r>
    </w:p>
    <w:p w14:paraId="74F1CF3D" w14:textId="77777777" w:rsidR="009F018B" w:rsidRPr="00DB66FC" w:rsidRDefault="009F018B" w:rsidP="009F018B">
      <w:pPr>
        <w:pStyle w:val="Titre2"/>
        <w:ind w:left="576" w:hanging="576"/>
      </w:pPr>
      <w:r w:rsidRPr="00490731">
        <w:t>Mechanisms</w:t>
      </w:r>
      <w:r>
        <w:t xml:space="preserve"> of Dilution</w:t>
      </w:r>
    </w:p>
    <w:p w14:paraId="7BA8405B" w14:textId="77777777" w:rsidR="009F018B" w:rsidRDefault="009F018B" w:rsidP="00C6721E">
      <w:pPr>
        <w:pStyle w:val="Body"/>
      </w:pPr>
      <w:r w:rsidRPr="00DB66FC">
        <w:t xml:space="preserve">While the present study presents direct evidence of significant differences between CNDCs for potato across G </w:t>
      </w:r>
      <w:r>
        <w:t>×</w:t>
      </w:r>
      <w:r w:rsidRPr="00DB66FC">
        <w:t xml:space="preserve"> E</w:t>
      </w:r>
      <w:r>
        <w:t xml:space="preserve"> × M</w:t>
      </w:r>
      <w:r w:rsidRPr="00DB66FC">
        <w:t xml:space="preserve"> effects, previous studies help describe the potential physiological mechanisms for this source of variation.</w:t>
      </w:r>
      <w:r>
        <w:t xml:space="preserve"> Reviewing previous work on this topic, </w:t>
      </w:r>
      <w:r>
        <w:rPr>
          <w:noProof/>
        </w:rPr>
        <w:t>Lemaire et al. (2019)</w:t>
      </w:r>
      <w:r>
        <w:t xml:space="preserve"> described a framework with which to consider the variation in relative partitioning of dry matter. First, relative partitioning varies as biomass varies over the growing season indicating that there is an ontogentic relationship between harvest index and biomass. Second, the allometric trajectory of relative allocation (e.g., harvest index at a given level of biomass) is subject to variation in non-ontogenetic factors (i.e., </w:t>
      </w:r>
      <w:r w:rsidRPr="00DB66FC">
        <w:t xml:space="preserve">G </w:t>
      </w:r>
      <w:r>
        <w:t>×</w:t>
      </w:r>
      <w:r w:rsidRPr="00DB66FC">
        <w:t xml:space="preserve"> E</w:t>
      </w:r>
      <w:r>
        <w:t xml:space="preserve"> × M interactions).</w:t>
      </w:r>
    </w:p>
    <w:p w14:paraId="00B9E42A" w14:textId="77777777" w:rsidR="009F018B" w:rsidRDefault="009F018B" w:rsidP="00C6721E">
      <w:pPr>
        <w:pStyle w:val="Body"/>
      </w:pPr>
      <w:r w:rsidRPr="00DB66FC">
        <w:t xml:space="preserve">The findings of </w:t>
      </w:r>
      <w:r>
        <w:rPr>
          <w:noProof/>
        </w:rPr>
        <w:t>Giletto et al. (2020)</w:t>
      </w:r>
      <w:r w:rsidRPr="00DB66FC">
        <w:t xml:space="preserve"> suggest that </w:t>
      </w:r>
      <w:r>
        <w:t xml:space="preserve">the </w:t>
      </w:r>
      <w:r w:rsidRPr="00DB66FC">
        <w:t>variation in CNDCs for potato</w:t>
      </w:r>
      <w:r>
        <w:t xml:space="preserve"> are due to non-ontogenetic factors. In general</w:t>
      </w:r>
      <w:r w:rsidRPr="00DB66FC">
        <w:t xml:space="preserve">, </w:t>
      </w:r>
      <w:r w:rsidRPr="00F835BE">
        <w:t xml:space="preserve"> </w:t>
      </w:r>
      <w:r w:rsidRPr="00DB66FC">
        <w:t xml:space="preserve">G </w:t>
      </w:r>
      <w:r>
        <w:t>×</w:t>
      </w:r>
      <w:r w:rsidRPr="00DB66FC">
        <w:t xml:space="preserve"> E</w:t>
      </w:r>
      <w:r>
        <w:t xml:space="preserve"> × M interactions</w:t>
      </w:r>
      <w:r w:rsidRPr="00DB66FC">
        <w:t xml:space="preserve"> that result in greater</w:t>
      </w:r>
      <w:r>
        <w:t xml:space="preserve"> and more rapid relative</w:t>
      </w:r>
      <w:r w:rsidRPr="00DB66FC">
        <w:t xml:space="preserve"> partitioning of biomass from vines (i.e., high N metabolic and structural tissue) to tubers (i.e., low N storage tissues) will result in greater N dilution (i.e., lower %N</w:t>
      </w:r>
      <w:r w:rsidRPr="00DB66FC">
        <w:rPr>
          <w:vertAlign w:val="subscript"/>
        </w:rPr>
        <w:t>c</w:t>
      </w:r>
      <w:r w:rsidRPr="00DB66FC">
        <w:t>) at the same level of total plant biomass</w:t>
      </w:r>
      <w:r>
        <w:t xml:space="preserve"> </w:t>
      </w:r>
      <w:r>
        <w:rPr>
          <w:noProof/>
        </w:rPr>
        <w:t>(Lemaire et al., 2019)</w:t>
      </w:r>
      <w:r>
        <w:t xml:space="preserve">. The two factors described by </w:t>
      </w:r>
      <w:r>
        <w:rPr>
          <w:noProof/>
        </w:rPr>
        <w:t>Giletto et al. (2020)</w:t>
      </w:r>
      <w:r>
        <w:t xml:space="preserve"> affecting N dilution due to non-ontogenetic factors are total plant biomass at tuber initiation (i.e., timing of tuber initiation) and relative rate of tuber growth to plant growth (i.e., relative rate of tube bulking). These two factors are affected by various physiological mechanisms and </w:t>
      </w:r>
      <w:r w:rsidRPr="00DB66FC">
        <w:t xml:space="preserve">G </w:t>
      </w:r>
      <w:r>
        <w:t>×</w:t>
      </w:r>
      <w:r w:rsidRPr="00DB66FC">
        <w:t xml:space="preserve"> E</w:t>
      </w:r>
      <w:r>
        <w:t xml:space="preserve"> × M interactions; h</w:t>
      </w:r>
      <w:r>
        <w:rPr>
          <w:lang w:bidi="en-US"/>
        </w:rPr>
        <w:t>owever, relatively limited work has been conducted to comprehensively evaluate the combined effect of G × E × M interaction on these two physiological mechanisms for potato</w:t>
      </w:r>
      <w:r>
        <w:t>.</w:t>
      </w:r>
    </w:p>
    <w:p w14:paraId="7672D188" w14:textId="77777777" w:rsidR="009F018B" w:rsidRPr="005D7890" w:rsidRDefault="009F018B" w:rsidP="009F018B">
      <w:pPr>
        <w:pStyle w:val="Titre3"/>
        <w:ind w:left="720" w:hanging="720"/>
      </w:pPr>
      <w:r>
        <w:t>Timing of Tuber Initiation</w:t>
      </w:r>
    </w:p>
    <w:p w14:paraId="2DDD4A0A" w14:textId="4589DD51" w:rsidR="009F018B" w:rsidRDefault="009F018B">
      <w:pPr>
        <w:pStyle w:val="Body"/>
      </w:pPr>
      <w:r>
        <w:t>The timing of tuber initiation is affected primarily by variety maturity class (i.e., G). Potato varieties are classified on a spectrum of growth patterns where early maturing varieties are considered to be determina</w:t>
      </w:r>
      <w:r w:rsidR="00737BDD">
        <w:t>te</w:t>
      </w:r>
      <w:r>
        <w:t xml:space="preserve"> and later maturing varieties are considered to be indetermina</w:t>
      </w:r>
      <w:r w:rsidR="00737BDD">
        <w:t>te</w:t>
      </w:r>
      <w:r>
        <w:t xml:space="preserve"> </w:t>
      </w:r>
      <w:r>
        <w:rPr>
          <w:noProof/>
        </w:rPr>
        <w:t>(Thornton, 2020)</w:t>
      </w:r>
      <w:r>
        <w:t>. Compared to indetermina</w:t>
      </w:r>
      <w:r w:rsidR="00737BDD">
        <w:t>te</w:t>
      </w:r>
      <w:r>
        <w:t xml:space="preserve"> varieties, determinate varieties progress more quickly to the tuber initiation growth stage (i.e., at lower total plant biomass) and have a more rapid tuber bulking (i.e., biomass increase) with limited additional canopy and vine biomass growth (i.e., increased harvest index for a given level of biomass) </w:t>
      </w:r>
      <w:r>
        <w:rPr>
          <w:noProof/>
        </w:rPr>
        <w:t>(Kleinkopf et al., 1981)</w:t>
      </w:r>
      <w:r>
        <w:t>. Therefore, it is expected that increasing earliness of maturity for a potato variety would result in an increase in N dilution.</w:t>
      </w:r>
    </w:p>
    <w:p w14:paraId="1D6E3BC6" w14:textId="65E65D13" w:rsidR="009F018B" w:rsidRDefault="009F018B">
      <w:pPr>
        <w:pStyle w:val="Body"/>
        <w:rPr>
          <w:lang w:bidi="en-US"/>
        </w:rPr>
      </w:pPr>
      <w:r>
        <w:rPr>
          <w:lang w:bidi="en-US"/>
        </w:rPr>
        <w:t xml:space="preserve">In the present study, differences in maturity class between </w:t>
      </w:r>
      <w:ins w:id="1677" w:author="Gilles Bélanger" w:date="2022-11-15T14:42:00Z">
        <w:r w:rsidR="009C7291">
          <w:rPr>
            <w:lang w:bidi="en-US"/>
          </w:rPr>
          <w:t xml:space="preserve">varieties </w:t>
        </w:r>
      </w:ins>
      <w:r>
        <w:rPr>
          <w:lang w:bidi="en-US"/>
        </w:rPr>
        <w:t>resulted in differences in %N</w:t>
      </w:r>
      <w:r>
        <w:rPr>
          <w:vertAlign w:val="subscript"/>
          <w:lang w:bidi="en-US"/>
        </w:rPr>
        <w:t>c</w:t>
      </w:r>
      <w:r>
        <w:rPr>
          <w:lang w:bidi="en-US"/>
        </w:rPr>
        <w:t>. For example, Argentina × Innovator, which has an early to medium maturity class, had significantly lower %N</w:t>
      </w:r>
      <w:r>
        <w:rPr>
          <w:vertAlign w:val="subscript"/>
          <w:lang w:bidi="en-US"/>
        </w:rPr>
        <w:t>c</w:t>
      </w:r>
      <w:r>
        <w:rPr>
          <w:lang w:bidi="en-US"/>
        </w:rPr>
        <w:t xml:space="preserve"> than Argentina × Bannock Russet, Argentina × Markies Russet, and Argentina × Umatilla Russet, which have either a medium-late to late or late to very late maturity class; however, Argentina × Gem Russet, which has a medium to late maturity class did not have a significantly different %N</w:t>
      </w:r>
      <w:r>
        <w:rPr>
          <w:vertAlign w:val="subscript"/>
          <w:lang w:bidi="en-US"/>
        </w:rPr>
        <w:t>c</w:t>
      </w:r>
      <w:r>
        <w:rPr>
          <w:lang w:bidi="en-US"/>
        </w:rPr>
        <w:t xml:space="preserve"> from Argentina × Innovator (</w:t>
      </w:r>
      <w:del w:id="1678" w:author="Brian Bohman" w:date="2022-11-10T07:16:00Z">
        <w:r w:rsidR="00E62DC7" w:rsidDel="00AF2AC5">
          <w:rPr>
            <w:lang w:bidi="en-US"/>
          </w:rPr>
          <w:delText xml:space="preserve">Table </w:delText>
        </w:r>
      </w:del>
      <w:ins w:id="1679" w:author="Brian Bohman" w:date="2022-11-10T07:16:00Z">
        <w:r w:rsidR="00AF2AC5">
          <w:rPr>
            <w:lang w:bidi="en-US"/>
          </w:rPr>
          <w:t>Figure S2</w:t>
        </w:r>
      </w:ins>
      <w:del w:id="1680" w:author="Brian Bohman" w:date="2022-11-10T07:04:00Z">
        <w:r w:rsidR="00E62DC7" w:rsidDel="003E7BA7">
          <w:rPr>
            <w:lang w:bidi="en-US"/>
          </w:rPr>
          <w:delText>7</w:delText>
        </w:r>
      </w:del>
      <w:r>
        <w:rPr>
          <w:lang w:bidi="en-US"/>
        </w:rPr>
        <w:t>). This finding supports the hypothesis that varieties with an earlier maturity class (i.e., earlier tuber initiation) will have lower %N</w:t>
      </w:r>
      <w:r>
        <w:rPr>
          <w:vertAlign w:val="subscript"/>
          <w:lang w:bidi="en-US"/>
        </w:rPr>
        <w:t xml:space="preserve">c </w:t>
      </w:r>
      <w:r>
        <w:rPr>
          <w:lang w:bidi="en-US"/>
        </w:rPr>
        <w:t>(i.e., greater N dilution).</w:t>
      </w:r>
    </w:p>
    <w:p w14:paraId="28F7E21D" w14:textId="566FE7B9" w:rsidR="009F018B" w:rsidRDefault="009F018B" w:rsidP="00C6721E">
      <w:pPr>
        <w:pStyle w:val="Body"/>
      </w:pPr>
      <w:r>
        <w:t xml:space="preserve">Timing of tuber initiation is also subject to G × </w:t>
      </w:r>
      <w:r w:rsidRPr="00DB66FC">
        <w:t>E</w:t>
      </w:r>
      <w:r>
        <w:t xml:space="preserve"> × M interactions. Ideal conditions for tuber initiation are moderate to low soil N availability, shorter day length, high light intensity, and cool nighttime temperatures </w:t>
      </w:r>
      <w:r>
        <w:rPr>
          <w:noProof/>
        </w:rPr>
        <w:t>(Ewing &amp; Struik, 1992; Thornton, 2020)</w:t>
      </w:r>
      <w:r>
        <w:t xml:space="preserve">; when N fertilizer management results in excessively high soil N availability </w:t>
      </w:r>
      <w:r>
        <w:rPr>
          <w:noProof/>
        </w:rPr>
        <w:t>(Kleinkopf et al., 1981)</w:t>
      </w:r>
      <w:r>
        <w:t xml:space="preserve">, under conditions of reduced solar irradiance </w:t>
      </w:r>
      <w:r>
        <w:rPr>
          <w:noProof/>
        </w:rPr>
        <w:t>(Menzel, 1985)</w:t>
      </w:r>
      <w:r>
        <w:t>, or when nighttime soil temperature</w:t>
      </w:r>
      <w:ins w:id="1681" w:author="Gilles Bélanger" w:date="2022-11-15T14:43:00Z">
        <w:r w:rsidR="009C7291">
          <w:t>s</w:t>
        </w:r>
      </w:ins>
      <w:r>
        <w:t xml:space="preserve"> are elevated </w:t>
      </w:r>
      <w:r>
        <w:rPr>
          <w:noProof/>
        </w:rPr>
        <w:t>(Slater, 1968; Kim &amp; Lee, 2019)</w:t>
      </w:r>
      <w:r>
        <w:t>, tuber initiation can be delayed. Therefore, both M effects that result in excessive early-season soil N availability (e.g., all N applied at planting in a soluble form) and E effects that result in increased solar irradiance or reduced nighttime temperatures (i.e., increased diurnal temperature difference) could result in an increase in N dilution.</w:t>
      </w:r>
    </w:p>
    <w:p w14:paraId="7C818961" w14:textId="78710D82" w:rsidR="00932100" w:rsidRDefault="009F018B" w:rsidP="00C6721E">
      <w:pPr>
        <w:pStyle w:val="Body"/>
      </w:pPr>
      <w:r>
        <w:t xml:space="preserve">However, due the limitation of the experimental studies (i.e., the effect of M was not systematically varied across a given G </w:t>
      </w:r>
      <w:ins w:id="1682" w:author="Brian Bohman" w:date="2022-11-06T11:02:00Z">
        <w:r w:rsidR="00932100">
          <w:t>×</w:t>
        </w:r>
      </w:ins>
      <w:del w:id="1683" w:author="Brian Bohman" w:date="2022-11-06T11:02:00Z">
        <w:r w:rsidDel="00932100">
          <w:delText>x</w:delText>
        </w:r>
      </w:del>
      <w:r>
        <w:t xml:space="preserve"> E interaction), it is not possible to directly assess the impact of diurnal temperature difference, solar </w:t>
      </w:r>
      <w:del w:id="1684" w:author="Gilles Bélanger" w:date="2022-11-15T14:49:00Z">
        <w:r w:rsidDel="00424F5E">
          <w:delText>radiation</w:delText>
        </w:r>
      </w:del>
      <w:ins w:id="1685" w:author="Gilles Bélanger" w:date="2022-11-15T14:49:00Z">
        <w:r w:rsidR="00424F5E">
          <w:t>irradiance</w:t>
        </w:r>
      </w:ins>
      <w:r>
        <w:t>, or N fertilizer source and timing (</w:t>
      </w:r>
      <w:r w:rsidR="00E62DC7">
        <w:t xml:space="preserve">Table </w:t>
      </w:r>
      <w:ins w:id="1686" w:author="Brian Bohman" w:date="2022-11-10T07:07:00Z">
        <w:r w:rsidR="0023142D">
          <w:t>3</w:t>
        </w:r>
      </w:ins>
      <w:del w:id="1687" w:author="Brian Bohman" w:date="2022-11-10T07:07:00Z">
        <w:r w:rsidR="00E62DC7" w:rsidDel="0023142D">
          <w:delText>5</w:delText>
        </w:r>
      </w:del>
      <w:r>
        <w:t xml:space="preserve">) on the timing of tuber initiation and N dilution distinct from the combined effect of G </w:t>
      </w:r>
      <w:ins w:id="1688" w:author="Brian Bohman" w:date="2022-11-06T11:02:00Z">
        <w:r w:rsidR="00932100">
          <w:t>×</w:t>
        </w:r>
      </w:ins>
      <w:del w:id="1689" w:author="Brian Bohman" w:date="2022-11-06T11:02:00Z">
        <w:r w:rsidDel="00932100">
          <w:delText>x</w:delText>
        </w:r>
      </w:del>
      <w:r>
        <w:t xml:space="preserve"> E </w:t>
      </w:r>
      <w:ins w:id="1690" w:author="Brian Bohman" w:date="2022-11-06T11:02:00Z">
        <w:r w:rsidR="00932100">
          <w:t>×</w:t>
        </w:r>
      </w:ins>
      <w:del w:id="1691" w:author="Brian Bohman" w:date="2022-11-06T11:02:00Z">
        <w:r w:rsidDel="00932100">
          <w:delText>x</w:delText>
        </w:r>
      </w:del>
      <w:r>
        <w:t xml:space="preserve"> M interactions.</w:t>
      </w:r>
    </w:p>
    <w:p w14:paraId="45B72DC6" w14:textId="77777777" w:rsidR="009F018B" w:rsidRDefault="009F018B" w:rsidP="009F018B">
      <w:pPr>
        <w:pStyle w:val="Titre3"/>
        <w:ind w:left="720" w:hanging="720"/>
      </w:pPr>
      <w:r>
        <w:t>Rate of Tuber Bulking</w:t>
      </w:r>
    </w:p>
    <w:p w14:paraId="1F63E8F6" w14:textId="57EFB99F" w:rsidR="009F018B" w:rsidRDefault="009F018B" w:rsidP="00C6721E">
      <w:pPr>
        <w:pStyle w:val="Body"/>
      </w:pPr>
      <w:r>
        <w:t xml:space="preserve">The rate of tuber bulking and allocation of biomass to tubers is subject to the effects of E. Conventionally, potential biomass production has been considered as the product of total solar radiation and radiation use efficiency </w:t>
      </w:r>
      <w:r>
        <w:rPr>
          <w:noProof/>
        </w:rPr>
        <w:t>(Monteith, 1977; Sinclair &amp; Muchow, 1999)</w:t>
      </w:r>
      <w:r>
        <w:t xml:space="preserve"> as has been successfully applied to potato </w:t>
      </w:r>
      <w:r>
        <w:rPr>
          <w:noProof/>
        </w:rPr>
        <w:t>(Allen &amp; Scott, 1980)</w:t>
      </w:r>
      <w:r>
        <w:t xml:space="preserve">. Previous studies have suggested that decreasing diurnal temperature difference results in a reduction in tuber bulking rate (i.e., radiation use efficiency), most likely as a result of increasing utilization of photosynthesis assimilates for maintenance (via increased respiration) as nighttime temperature increases </w:t>
      </w:r>
      <w:r>
        <w:rPr>
          <w:noProof/>
        </w:rPr>
        <w:t>(Benoit et al., 1986; Bennett et al., 1991; Lizana et al., 2017)</w:t>
      </w:r>
      <w:r>
        <w:t>; however, Kim &amp; Lee (2019) did not observe any effect of increasing diurnal temperature difference on tuber bulking rate.</w:t>
      </w:r>
    </w:p>
    <w:p w14:paraId="56ECEBA6" w14:textId="20E92D56" w:rsidR="009F018B" w:rsidRDefault="009F018B" w:rsidP="00C6721E">
      <w:pPr>
        <w:pStyle w:val="Body"/>
      </w:pPr>
      <w:r>
        <w:t>Given the limitation of the experimental studies (i.e., the effect of E was not systematically varied across a given G x M interaction), it is not possible to directly assess the impact of diurnal temperature difference and solar radiation (</w:t>
      </w:r>
      <w:r w:rsidR="00E62DC7">
        <w:t xml:space="preserve">Table </w:t>
      </w:r>
      <w:ins w:id="1692" w:author="Brian Bohman" w:date="2022-11-10T07:07:00Z">
        <w:r w:rsidR="00B4499C">
          <w:t>3</w:t>
        </w:r>
      </w:ins>
      <w:del w:id="1693" w:author="Brian Bohman" w:date="2022-11-10T07:07:00Z">
        <w:r w:rsidR="00E62DC7" w:rsidDel="00B4499C">
          <w:delText>5</w:delText>
        </w:r>
      </w:del>
      <w:r>
        <w:t>) on the rate of tuber bulking across G x E x M interactions.</w:t>
      </w:r>
    </w:p>
    <w:p w14:paraId="5A1927AE" w14:textId="1945D9AE" w:rsidR="009F018B" w:rsidRDefault="009F018B">
      <w:pPr>
        <w:pStyle w:val="Body"/>
      </w:pPr>
      <w:r>
        <w:t xml:space="preserve">Planting density is an important effect of M that may play a key role in determining the relative partitioning of biomass for to tuber. Previous studies investigating this effect have found that as planting density increases, leaf area index increases </w:t>
      </w:r>
      <w:r>
        <w:rPr>
          <w:noProof/>
        </w:rPr>
        <w:t>(Bremner &amp; Taha, 1966; Ifenkwe &amp; Allen, 1978; Allen &amp; Scott, 1980)</w:t>
      </w:r>
      <w:r>
        <w:t xml:space="preserve">, tuber dry weight biomass on a per area basis increases </w:t>
      </w:r>
      <w:r>
        <w:rPr>
          <w:noProof/>
        </w:rPr>
        <w:t>(Bremner &amp; Taha, 1966; Ifenkwe &amp; Allen, 1978)</w:t>
      </w:r>
      <w:r>
        <w:t xml:space="preserve">, while tuber dry weight biomass on a per plant basis decreases </w:t>
      </w:r>
      <w:r>
        <w:rPr>
          <w:noProof/>
        </w:rPr>
        <w:t>(Bremner &amp; Taha, 1966; Ifenkwe &amp; Allen, 1978)</w:t>
      </w:r>
      <w:r>
        <w:t xml:space="preserve">. The combination of the effect of increasing planting density could plausibly result in the net effect of an increased relative proportion of biomass allocated to vines (i.e., reduction in harvest index) </w:t>
      </w:r>
      <w:r>
        <w:rPr>
          <w:noProof/>
        </w:rPr>
        <w:t>(Vander Zaag et al., 1990)</w:t>
      </w:r>
      <w:r>
        <w:t xml:space="preserve">, therefore reducing N dilution and resulting in </w:t>
      </w:r>
      <w:r w:rsidR="00737BDD">
        <w:t xml:space="preserve">an </w:t>
      </w:r>
      <w:r>
        <w:t>increased %N</w:t>
      </w:r>
      <w:r>
        <w:rPr>
          <w:vertAlign w:val="subscript"/>
        </w:rPr>
        <w:t>c</w:t>
      </w:r>
      <w:r>
        <w:t>.</w:t>
      </w:r>
    </w:p>
    <w:p w14:paraId="12141907" w14:textId="4DE22CBA" w:rsidR="009F018B" w:rsidRDefault="009F018B" w:rsidP="00C6721E">
      <w:pPr>
        <w:pStyle w:val="Body"/>
      </w:pPr>
      <w:r>
        <w:t>In the present study, variations in %N</w:t>
      </w:r>
      <w:r>
        <w:rPr>
          <w:vertAlign w:val="subscript"/>
        </w:rPr>
        <w:t>c</w:t>
      </w:r>
      <w:r>
        <w:t xml:space="preserve"> due to variation in planting density were observed. For example, Argentina has the highest planting density of any location (</w:t>
      </w:r>
      <w:r w:rsidR="00E62DC7">
        <w:t xml:space="preserve">Table </w:t>
      </w:r>
      <w:ins w:id="1694" w:author="Brian Bohman" w:date="2022-11-10T07:07:00Z">
        <w:r w:rsidR="009673A7">
          <w:t>3</w:t>
        </w:r>
      </w:ins>
      <w:del w:id="1695" w:author="Brian Bohman" w:date="2022-11-10T07:07:00Z">
        <w:r w:rsidR="00E62DC7" w:rsidDel="009673A7">
          <w:delText>5</w:delText>
        </w:r>
      </w:del>
      <w:r>
        <w:t>) which resulted in greater %N</w:t>
      </w:r>
      <w:r>
        <w:rPr>
          <w:vertAlign w:val="subscript"/>
        </w:rPr>
        <w:t>c</w:t>
      </w:r>
      <w:r>
        <w:t xml:space="preserve"> than all other locations (Figure S2). The relative effect of planting density also appears to be of greater magnitude than other sources of variation (e.g., maturity class). For example, Canada × Russet Burbank, which has a late to very late maturity class and planting density of 29,000 plants ha</w:t>
      </w:r>
      <w:r>
        <w:rPr>
          <w:vertAlign w:val="superscript"/>
        </w:rPr>
        <w:t>-1</w:t>
      </w:r>
      <w:r>
        <w:t>, had a lower %N</w:t>
      </w:r>
      <w:r>
        <w:rPr>
          <w:vertAlign w:val="subscript"/>
        </w:rPr>
        <w:t>c</w:t>
      </w:r>
      <w:r>
        <w:t xml:space="preserve"> than Canada × Shepody, which has a</w:t>
      </w:r>
      <w:r w:rsidR="000E5DCD">
        <w:t>n</w:t>
      </w:r>
      <w:r>
        <w:t xml:space="preserve"> early to medium-early maturity class and planting density of 44,000 plants ha</w:t>
      </w:r>
      <w:r>
        <w:rPr>
          <w:vertAlign w:val="superscript"/>
        </w:rPr>
        <w:t>-1</w:t>
      </w:r>
      <w:r>
        <w:t xml:space="preserve"> (</w:t>
      </w:r>
      <w:r w:rsidR="00E62DC7">
        <w:t xml:space="preserve">Table </w:t>
      </w:r>
      <w:ins w:id="1696" w:author="Brian Bohman" w:date="2022-11-10T07:07:00Z">
        <w:r w:rsidR="009673A7">
          <w:t>3</w:t>
        </w:r>
      </w:ins>
      <w:del w:id="1697" w:author="Brian Bohman" w:date="2022-11-10T07:07:00Z">
        <w:r w:rsidR="00E62DC7" w:rsidDel="009673A7">
          <w:delText>5</w:delText>
        </w:r>
      </w:del>
      <w:r>
        <w:t xml:space="preserve">, </w:t>
      </w:r>
      <w:del w:id="1698" w:author="Brian Bohman" w:date="2022-11-10T06:35:00Z">
        <w:r w:rsidR="001A01AF" w:rsidDel="004861F8">
          <w:delText>Figure 7</w:delText>
        </w:r>
      </w:del>
      <w:ins w:id="1699" w:author="Brian Bohman" w:date="2022-11-10T06:35:00Z">
        <w:r w:rsidR="004861F8">
          <w:t>Figure 6</w:t>
        </w:r>
      </w:ins>
      <w:r>
        <w:t>c). Therefore, this finding suggests that the effect of planting density (i.e., rate of tuber bulking) may be relatively more important at controlling %N</w:t>
      </w:r>
      <w:r>
        <w:rPr>
          <w:vertAlign w:val="subscript"/>
        </w:rPr>
        <w:t>c</w:t>
      </w:r>
      <w:r>
        <w:t xml:space="preserve"> than the effect of maturity class (i.e., timing of tuber initiation).</w:t>
      </w:r>
    </w:p>
    <w:p w14:paraId="2810DAB7" w14:textId="4C128DEA" w:rsidR="009F018B" w:rsidRDefault="009F018B" w:rsidP="00C6721E">
      <w:pPr>
        <w:pStyle w:val="Body"/>
      </w:pPr>
      <w:r>
        <w:t>Because there was only a single level of M (e.g., planting density) within each level of G × E for the experimental trials considered here, additional experiment</w:t>
      </w:r>
      <w:r w:rsidR="00737BDD">
        <w:t>ation</w:t>
      </w:r>
      <w:r>
        <w:t xml:space="preserve"> is required to fully consider the independent effects of G, E, and M on critical N dilution. Therefore, future experimental studies explicitly investigating the effect of M (e.g., planting density) on %N</w:t>
      </w:r>
      <w:r>
        <w:rPr>
          <w:vertAlign w:val="subscript"/>
        </w:rPr>
        <w:t>c</w:t>
      </w:r>
      <w:r>
        <w:t xml:space="preserve"> should be conducted to properly consider the combined effects the G × E × M interaction.</w:t>
      </w:r>
    </w:p>
    <w:p w14:paraId="29A368A9" w14:textId="77777777" w:rsidR="009F018B" w:rsidRPr="00DB66FC" w:rsidRDefault="009F018B" w:rsidP="009F018B">
      <w:pPr>
        <w:pStyle w:val="Titre3"/>
        <w:ind w:left="720" w:hanging="720"/>
      </w:pPr>
      <w:r w:rsidRPr="00DB66FC">
        <w:t>Comparison to Other Crops</w:t>
      </w:r>
    </w:p>
    <w:p w14:paraId="7CF2EE7D" w14:textId="1897ECA2" w:rsidR="009F018B" w:rsidRPr="00DB66FC" w:rsidRDefault="009F018B" w:rsidP="00C6721E">
      <w:pPr>
        <w:pStyle w:val="Body"/>
      </w:pPr>
      <w:r w:rsidRPr="00DB66FC">
        <w:t xml:space="preserve">These findings contrast somewhat with the previous studies evaluating G </w:t>
      </w:r>
      <w:r>
        <w:t>×</w:t>
      </w:r>
      <w:r w:rsidRPr="00DB66FC">
        <w:t xml:space="preserve"> E </w:t>
      </w:r>
      <w:r>
        <w:t xml:space="preserve">× M </w:t>
      </w:r>
      <w:r w:rsidRPr="00DB66FC">
        <w:t>effects on %N</w:t>
      </w:r>
      <w:r w:rsidRPr="00DB66FC">
        <w:rPr>
          <w:vertAlign w:val="subscript"/>
        </w:rPr>
        <w:t>c</w:t>
      </w:r>
      <w:r w:rsidRPr="00DB66FC">
        <w:t xml:space="preserve">. </w:t>
      </w:r>
      <w:r>
        <w:rPr>
          <w:noProof/>
        </w:rPr>
        <w:t>Yao et al. (2021)</w:t>
      </w:r>
      <w:r w:rsidRPr="00DB66FC">
        <w:t xml:space="preserve"> found a similar magnitude of effect on %N</w:t>
      </w:r>
      <w:r w:rsidRPr="00DB66FC">
        <w:rPr>
          <w:vertAlign w:val="subscript"/>
        </w:rPr>
        <w:t>c</w:t>
      </w:r>
      <w:r w:rsidRPr="00DB66FC">
        <w:t xml:space="preserve"> for both G and E effects for wheat in China; however, </w:t>
      </w:r>
      <w:r>
        <w:rPr>
          <w:noProof/>
        </w:rPr>
        <w:t>Yao et al. (2021)</w:t>
      </w:r>
      <w:r w:rsidRPr="00DB66FC">
        <w:t xml:space="preserve"> also reported an E effect where %N</w:t>
      </w:r>
      <w:r w:rsidRPr="00DB66FC">
        <w:rPr>
          <w:vertAlign w:val="subscript"/>
        </w:rPr>
        <w:t>c</w:t>
      </w:r>
      <w:r w:rsidRPr="00DB66FC">
        <w:t xml:space="preserve"> for wheat in China was significantly differen</w:t>
      </w:r>
      <w:r>
        <w:t>t</w:t>
      </w:r>
      <w:r w:rsidRPr="00DB66FC">
        <w:t xml:space="preserve"> from that reported by </w:t>
      </w:r>
      <w:r>
        <w:rPr>
          <w:noProof/>
        </w:rPr>
        <w:t>Makowski et al. (2020)</w:t>
      </w:r>
      <w:r w:rsidRPr="00DB66FC">
        <w:t xml:space="preserve"> for wheat in France. </w:t>
      </w:r>
      <w:r>
        <w:rPr>
          <w:noProof/>
        </w:rPr>
        <w:t>Ciampitti et al. (2021)</w:t>
      </w:r>
      <w:r w:rsidRPr="00DB66FC">
        <w:t xml:space="preserve"> </w:t>
      </w:r>
      <w:r>
        <w:t>identified</w:t>
      </w:r>
      <w:r w:rsidRPr="00DB66FC">
        <w:t xml:space="preserve"> variation </w:t>
      </w:r>
      <w:r>
        <w:t>in %N</w:t>
      </w:r>
      <w:r>
        <w:rPr>
          <w:vertAlign w:val="subscript"/>
        </w:rPr>
        <w:t>c</w:t>
      </w:r>
      <w:r>
        <w:t xml:space="preserve"> for maize </w:t>
      </w:r>
      <w:r w:rsidRPr="00DB66FC">
        <w:t xml:space="preserve">as a result of G </w:t>
      </w:r>
      <w:r>
        <w:t>× M</w:t>
      </w:r>
      <w:r w:rsidRPr="00DB66FC">
        <w:t xml:space="preserve"> interactions</w:t>
      </w:r>
      <w:r>
        <w:t xml:space="preserve"> due to variation in hybrid and planting density</w:t>
      </w:r>
      <w:r w:rsidRPr="00DB66FC">
        <w:t>.</w:t>
      </w:r>
      <w:r>
        <w:t xml:space="preserve"> </w:t>
      </w:r>
      <w:r>
        <w:rPr>
          <w:noProof/>
        </w:rPr>
        <w:t>Fernández et al. (2021)</w:t>
      </w:r>
      <w:r>
        <w:t xml:space="preserve"> found that variation in %N</w:t>
      </w:r>
      <w:r>
        <w:rPr>
          <w:vertAlign w:val="subscript"/>
        </w:rPr>
        <w:t>c</w:t>
      </w:r>
      <w:r>
        <w:t xml:space="preserve"> for tall fescue across </w:t>
      </w:r>
      <w:r w:rsidRPr="00DB66FC">
        <w:t xml:space="preserve">G </w:t>
      </w:r>
      <w:r>
        <w:t>×</w:t>
      </w:r>
      <w:r w:rsidRPr="00DB66FC">
        <w:t xml:space="preserve"> E </w:t>
      </w:r>
      <w:r>
        <w:t xml:space="preserve">× M </w:t>
      </w:r>
      <w:r w:rsidRPr="00DB66FC">
        <w:t>effects</w:t>
      </w:r>
      <w:r>
        <w:t xml:space="preserve"> w</w:t>
      </w:r>
      <w:r w:rsidR="00737BDD">
        <w:t>as</w:t>
      </w:r>
      <w:r>
        <w:t xml:space="preserve"> negligible. </w:t>
      </w:r>
      <w:r w:rsidRPr="00DB66FC">
        <w:t>In any case, the magnitude of the difference in %N</w:t>
      </w:r>
      <w:r w:rsidRPr="00DB66FC">
        <w:rPr>
          <w:vertAlign w:val="subscript"/>
        </w:rPr>
        <w:t>c</w:t>
      </w:r>
      <w:r w:rsidRPr="00DB66FC">
        <w:t xml:space="preserve"> </w:t>
      </w:r>
      <w:r>
        <w:t xml:space="preserve">across G </w:t>
      </w:r>
      <w:ins w:id="1700" w:author="Gilles Bélanger" w:date="2022-11-15T14:52:00Z">
        <w:r w:rsidR="00424F5E">
          <w:t>×</w:t>
        </w:r>
      </w:ins>
      <w:del w:id="1701" w:author="Gilles Bélanger" w:date="2022-11-15T14:52:00Z">
        <w:r w:rsidDel="00424F5E">
          <w:delText>x</w:delText>
        </w:r>
      </w:del>
      <w:r>
        <w:t xml:space="preserve"> E </w:t>
      </w:r>
      <w:del w:id="1702" w:author="Gilles Bélanger" w:date="2022-11-15T14:52:00Z">
        <w:r w:rsidDel="00424F5E">
          <w:delText>x</w:delText>
        </w:r>
      </w:del>
      <w:ins w:id="1703" w:author="Gilles Bélanger" w:date="2022-11-15T14:52:00Z">
        <w:r w:rsidR="00424F5E">
          <w:t>×</w:t>
        </w:r>
      </w:ins>
      <w:r>
        <w:t xml:space="preserve"> M interactions</w:t>
      </w:r>
      <w:r w:rsidRPr="00DB66FC">
        <w:t xml:space="preserve"> reported by the previous studies </w:t>
      </w:r>
      <w:r>
        <w:t xml:space="preserve">for wheat, maize, and tall fescue </w:t>
      </w:r>
      <w:r>
        <w:rPr>
          <w:noProof/>
        </w:rPr>
        <w:t>(Makowski et al., 2020; Ciampitti et al., 2021; Fernández et al., 2021; Yao et al., 2021)</w:t>
      </w:r>
      <w:r w:rsidRPr="00DB66FC">
        <w:t xml:space="preserve"> is less than that </w:t>
      </w:r>
      <w:r>
        <w:t xml:space="preserve">was </w:t>
      </w:r>
      <w:r w:rsidRPr="00DB66FC">
        <w:t>observed in the present study</w:t>
      </w:r>
      <w:r>
        <w:t xml:space="preserve"> for potato</w:t>
      </w:r>
      <w:r w:rsidRPr="00DB66FC">
        <w:t>.</w:t>
      </w:r>
      <w:r>
        <w:t xml:space="preserve"> </w:t>
      </w:r>
    </w:p>
    <w:p w14:paraId="0EB41C1D" w14:textId="7915FD8E" w:rsidR="009F018B" w:rsidRDefault="009F018B" w:rsidP="00C6721E">
      <w:pPr>
        <w:pStyle w:val="Body"/>
        <w:rPr>
          <w:ins w:id="1704" w:author="Brian Bohman" w:date="2022-11-06T12:00:00Z"/>
        </w:rPr>
      </w:pPr>
      <w:r w:rsidRPr="00DB66FC">
        <w:t>Therefore, the impact of</w:t>
      </w:r>
      <w:r>
        <w:t xml:space="preserve"> G × E × M</w:t>
      </w:r>
      <w:r w:rsidRPr="00DB66FC">
        <w:t xml:space="preserve"> on %N</w:t>
      </w:r>
      <w:r w:rsidRPr="00DB66FC">
        <w:rPr>
          <w:vertAlign w:val="subscript"/>
        </w:rPr>
        <w:t>c</w:t>
      </w:r>
      <w:r w:rsidRPr="00DB66FC">
        <w:t xml:space="preserve"> is not </w:t>
      </w:r>
      <w:r>
        <w:t>only</w:t>
      </w:r>
      <w:r w:rsidRPr="00DB66FC">
        <w:t xml:space="preserve"> significant for potato, but is also of </w:t>
      </w:r>
      <w:r>
        <w:t xml:space="preserve">potentially </w:t>
      </w:r>
      <w:r w:rsidR="00737BDD">
        <w:t xml:space="preserve">of </w:t>
      </w:r>
      <w:r w:rsidRPr="00DB66FC">
        <w:t>much greater relative importance compared to other crops (e.g., wheat, maize</w:t>
      </w:r>
      <w:r>
        <w:t>, tall fescue</w:t>
      </w:r>
      <w:r w:rsidRPr="00DB66FC">
        <w:t xml:space="preserve">). </w:t>
      </w:r>
      <w:r>
        <w:t xml:space="preserve">This is because </w:t>
      </w:r>
      <w:r w:rsidRPr="00DB66FC">
        <w:t>the magnitude of variability in %N</w:t>
      </w:r>
      <w:r w:rsidRPr="00DB66FC">
        <w:rPr>
          <w:vertAlign w:val="subscript"/>
        </w:rPr>
        <w:t>c</w:t>
      </w:r>
      <w:r w:rsidRPr="00DB66FC">
        <w:t xml:space="preserve"> due to G </w:t>
      </w:r>
      <w:r>
        <w:t>×</w:t>
      </w:r>
      <w:r w:rsidRPr="00DB66FC">
        <w:t xml:space="preserve"> E </w:t>
      </w:r>
      <w:r>
        <w:t xml:space="preserve">× M </w:t>
      </w:r>
      <w:r w:rsidRPr="00DB66FC">
        <w:t>interactions</w:t>
      </w:r>
      <w:r>
        <w:t xml:space="preserve"> found in the present study</w:t>
      </w:r>
      <w:r w:rsidRPr="00DB66FC">
        <w:t xml:space="preserve"> is relatively </w:t>
      </w:r>
      <w:r>
        <w:t>greater</w:t>
      </w:r>
      <w:r w:rsidRPr="00DB66FC">
        <w:t xml:space="preserve"> for potato</w:t>
      </w:r>
      <w:r>
        <w:t xml:space="preserve"> than other crops; however, further additional experimental data </w:t>
      </w:r>
      <w:r w:rsidR="00737BDD">
        <w:t>are</w:t>
      </w:r>
      <w:r>
        <w:t xml:space="preserve"> needed to confirm that this finding is not an artifact of the statistical methods or limitations of experimental data used in the present study.</w:t>
      </w:r>
    </w:p>
    <w:p w14:paraId="3ECE6F05" w14:textId="11B64638" w:rsidR="00116BCB" w:rsidRPr="00DB66FC" w:rsidRDefault="00116BCB" w:rsidP="00116BCB">
      <w:pPr>
        <w:pStyle w:val="Titre3"/>
        <w:ind w:left="720" w:hanging="720"/>
        <w:rPr>
          <w:ins w:id="1705" w:author="Brian Bohman" w:date="2022-11-06T12:00:00Z"/>
        </w:rPr>
      </w:pPr>
      <w:ins w:id="1706" w:author="Brian Bohman" w:date="2022-11-06T12:00:00Z">
        <w:r>
          <w:t>Limitations of Interpretation</w:t>
        </w:r>
      </w:ins>
    </w:p>
    <w:p w14:paraId="65BE5604" w14:textId="541697F5" w:rsidR="00637D21" w:rsidRDefault="00AC2F10" w:rsidP="005342B3">
      <w:pPr>
        <w:pStyle w:val="Body"/>
      </w:pPr>
      <w:ins w:id="1707" w:author="Brian Bohman" w:date="2022-11-10T21:25:00Z">
        <w:r>
          <w:t>Previous studies</w:t>
        </w:r>
      </w:ins>
      <w:ins w:id="1708" w:author="Brian Bohman" w:date="2022-11-10T21:26:00Z">
        <w:r>
          <w:t>,</w:t>
        </w:r>
      </w:ins>
      <w:ins w:id="1709" w:author="Brian Bohman" w:date="2022-11-10T21:25:00Z">
        <w:r>
          <w:t xml:space="preserve"> including </w:t>
        </w:r>
      </w:ins>
      <w:ins w:id="1710" w:author="Gilles Bélanger" w:date="2022-11-16T11:37:00Z">
        <w:r w:rsidR="0052744F">
          <w:t xml:space="preserve">that of </w:t>
        </w:r>
      </w:ins>
      <w:ins w:id="1711" w:author="Brian Bohman" w:date="2022-11-10T21:25:00Z">
        <w:r>
          <w:t>Giletto et al. (2020)</w:t>
        </w:r>
      </w:ins>
      <w:ins w:id="1712" w:author="Gilles Bélanger" w:date="2022-11-16T11:37:00Z">
        <w:r w:rsidR="0052744F">
          <w:t xml:space="preserve"> on potatoes</w:t>
        </w:r>
      </w:ins>
      <w:ins w:id="1713" w:author="Brian Bohman" w:date="2022-11-10T21:26:00Z">
        <w:r>
          <w:t>,</w:t>
        </w:r>
      </w:ins>
      <w:ins w:id="1714" w:author="Brian Bohman" w:date="2022-11-10T21:25:00Z">
        <w:r>
          <w:t xml:space="preserve"> have identified that </w:t>
        </w:r>
      </w:ins>
      <w:ins w:id="1715" w:author="Brian Bohman" w:date="2022-11-10T21:26:00Z">
        <w:r>
          <w:t xml:space="preserve">N dilution </w:t>
        </w:r>
      </w:ins>
      <w:ins w:id="1716" w:author="Brian Bohman" w:date="2022-11-10T21:36:00Z">
        <w:r w:rsidR="00E81087">
          <w:t>follows</w:t>
        </w:r>
      </w:ins>
      <w:ins w:id="1717" w:author="Brian Bohman" w:date="2022-11-10T21:26:00Z">
        <w:r>
          <w:t xml:space="preserve"> a two-ste</w:t>
        </w:r>
      </w:ins>
      <w:ins w:id="1718" w:author="Brian Bohman" w:date="2022-11-10T21:27:00Z">
        <w:r>
          <w:t xml:space="preserve">p process where the rate of N dilution </w:t>
        </w:r>
      </w:ins>
      <w:ins w:id="1719" w:author="Brian Bohman" w:date="2022-11-10T21:28:00Z">
        <w:r>
          <w:t>varies betw</w:t>
        </w:r>
      </w:ins>
      <w:ins w:id="1720" w:author="Brian Bohman" w:date="2022-11-10T21:29:00Z">
        <w:r>
          <w:t>een</w:t>
        </w:r>
      </w:ins>
      <w:ins w:id="1721" w:author="Brian Bohman" w:date="2022-11-10T21:27:00Z">
        <w:r>
          <w:t xml:space="preserve"> the vegetative period (i.e., parameter </w:t>
        </w:r>
        <w:r>
          <w:rPr>
            <w:i/>
            <w:iCs/>
          </w:rPr>
          <w:t>b</w:t>
        </w:r>
        <w:r>
          <w:rPr>
            <w:i/>
            <w:iCs/>
            <w:vertAlign w:val="subscript"/>
          </w:rPr>
          <w:t>1</w:t>
        </w:r>
        <w:r>
          <w:t xml:space="preserve">) </w:t>
        </w:r>
      </w:ins>
      <w:ins w:id="1722" w:author="Brian Bohman" w:date="2022-11-10T21:29:00Z">
        <w:r>
          <w:t>and</w:t>
        </w:r>
      </w:ins>
      <w:ins w:id="1723" w:author="Brian Bohman" w:date="2022-11-10T21:27:00Z">
        <w:r>
          <w:t xml:space="preserve"> the period o</w:t>
        </w:r>
      </w:ins>
      <w:ins w:id="1724" w:author="Brian Bohman" w:date="2022-11-10T21:28:00Z">
        <w:r>
          <w:t xml:space="preserve">f storage tissue accumulation (i.e., parameter </w:t>
        </w:r>
        <w:commentRangeStart w:id="1725"/>
        <w:r>
          <w:rPr>
            <w:i/>
            <w:iCs/>
          </w:rPr>
          <w:t>b</w:t>
        </w:r>
        <w:r>
          <w:rPr>
            <w:i/>
            <w:iCs/>
            <w:vertAlign w:val="subscript"/>
          </w:rPr>
          <w:t>2</w:t>
        </w:r>
      </w:ins>
      <w:commentRangeEnd w:id="1725"/>
      <w:r w:rsidR="0052744F">
        <w:rPr>
          <w:rStyle w:val="Marquedecommentaire"/>
          <w:rFonts w:ascii="Palatino Linotype" w:eastAsia="SimSun" w:hAnsi="Palatino Linotype"/>
          <w:noProof/>
          <w:color w:val="000000"/>
          <w:lang w:eastAsia="zh-CN"/>
        </w:rPr>
        <w:commentReference w:id="1725"/>
      </w:r>
      <w:ins w:id="1726" w:author="Brian Bohman" w:date="2022-11-10T21:28:00Z">
        <w:r>
          <w:t xml:space="preserve">). A </w:t>
        </w:r>
        <w:commentRangeStart w:id="1727"/>
        <w:r>
          <w:t>key</w:t>
        </w:r>
      </w:ins>
      <w:commentRangeEnd w:id="1727"/>
      <w:r w:rsidR="0052744F">
        <w:rPr>
          <w:rStyle w:val="Marquedecommentaire"/>
          <w:rFonts w:ascii="Palatino Linotype" w:eastAsia="SimSun" w:hAnsi="Palatino Linotype"/>
          <w:noProof/>
          <w:color w:val="000000"/>
          <w:lang w:eastAsia="zh-CN"/>
        </w:rPr>
        <w:commentReference w:id="1727"/>
      </w:r>
      <w:ins w:id="1728" w:author="Brian Bohman" w:date="2022-11-10T21:28:00Z">
        <w:r>
          <w:t xml:space="preserve"> limitation of the present study is that it does not directly evaluate if </w:t>
        </w:r>
      </w:ins>
      <w:ins w:id="1729" w:author="Brian Bohman" w:date="2022-11-10T21:29:00Z">
        <w:r>
          <w:t xml:space="preserve">the rate of </w:t>
        </w:r>
      </w:ins>
      <w:ins w:id="1730" w:author="Brian Bohman" w:date="2022-11-10T21:28:00Z">
        <w:r>
          <w:t xml:space="preserve">N dilution during the pre-tuber initiation (i.e., vegetative growth) and post-tuber initiation (i.e., accumulation of storage tissue) periods varies due to </w:t>
        </w:r>
        <w:r w:rsidRPr="00DB66FC">
          <w:t xml:space="preserve">G </w:t>
        </w:r>
        <w:r>
          <w:t>×</w:t>
        </w:r>
        <w:r w:rsidRPr="00DB66FC">
          <w:t xml:space="preserve"> E </w:t>
        </w:r>
        <w:r>
          <w:t>× M interactions.</w:t>
        </w:r>
      </w:ins>
      <w:ins w:id="1731" w:author="Brian Bohman" w:date="2022-11-10T21:29:00Z">
        <w:r>
          <w:t xml:space="preserve"> </w:t>
        </w:r>
        <w:r w:rsidR="00D74B79">
          <w:t xml:space="preserve">Variation in </w:t>
        </w:r>
      </w:ins>
      <w:ins w:id="1732" w:author="Brian Bohman" w:date="2022-11-10T21:30:00Z">
        <w:r w:rsidR="00D74B79">
          <w:t xml:space="preserve">parameters </w:t>
        </w:r>
        <w:r w:rsidR="00D74B79">
          <w:rPr>
            <w:i/>
            <w:iCs/>
          </w:rPr>
          <w:t>b</w:t>
        </w:r>
        <w:r w:rsidR="00D74B79">
          <w:rPr>
            <w:i/>
            <w:iCs/>
            <w:vertAlign w:val="subscript"/>
          </w:rPr>
          <w:t>1</w:t>
        </w:r>
        <w:r w:rsidR="00D74B79">
          <w:t xml:space="preserve"> and </w:t>
        </w:r>
        <w:r w:rsidR="00D74B79">
          <w:rPr>
            <w:i/>
            <w:iCs/>
          </w:rPr>
          <w:t>b</w:t>
        </w:r>
        <w:r w:rsidR="00D74B79">
          <w:rPr>
            <w:i/>
            <w:iCs/>
            <w:vertAlign w:val="subscript"/>
          </w:rPr>
          <w:t>2</w:t>
        </w:r>
        <w:r w:rsidR="00D74B79">
          <w:t xml:space="preserve"> across </w:t>
        </w:r>
        <w:r w:rsidR="00D74B79" w:rsidRPr="00DB66FC">
          <w:t xml:space="preserve">G </w:t>
        </w:r>
        <w:r w:rsidR="00D74B79">
          <w:t>×</w:t>
        </w:r>
        <w:r w:rsidR="00D74B79" w:rsidRPr="00DB66FC">
          <w:t xml:space="preserve"> E </w:t>
        </w:r>
        <w:r w:rsidR="00D74B79">
          <w:t xml:space="preserve">× M effects is </w:t>
        </w:r>
      </w:ins>
      <w:ins w:id="1733" w:author="Brian Bohman" w:date="2022-11-06T11:56:00Z">
        <w:r w:rsidR="00116BCB">
          <w:t xml:space="preserve">a plausible physiological </w:t>
        </w:r>
      </w:ins>
      <w:ins w:id="1734" w:author="Brian Bohman" w:date="2022-11-06T12:01:00Z">
        <w:r w:rsidR="00D96179">
          <w:t>mechanism</w:t>
        </w:r>
      </w:ins>
      <w:ins w:id="1735" w:author="Brian Bohman" w:date="2022-11-06T11:56:00Z">
        <w:r w:rsidR="00116BCB">
          <w:t xml:space="preserve"> that </w:t>
        </w:r>
      </w:ins>
      <w:ins w:id="1736" w:author="Brian Bohman" w:date="2022-11-10T21:31:00Z">
        <w:r w:rsidR="00D74B79">
          <w:t>could occur in addition to the non-ontogenetic allometric effects</w:t>
        </w:r>
      </w:ins>
      <w:ins w:id="1737" w:author="Brian Bohman" w:date="2022-11-06T11:53:00Z">
        <w:r w:rsidR="00BD77BD">
          <w:t xml:space="preserve"> </w:t>
        </w:r>
      </w:ins>
      <w:ins w:id="1738" w:author="Brian Bohman" w:date="2022-11-10T21:31:00Z">
        <w:r w:rsidR="00D74B79">
          <w:t xml:space="preserve">(i.e., timing of tuber initiation, relative rate of tube bulking) </w:t>
        </w:r>
      </w:ins>
      <w:ins w:id="1739" w:author="Brian Bohman" w:date="2022-11-06T11:53:00Z">
        <w:r w:rsidR="00BD77BD">
          <w:t>identified in the present study</w:t>
        </w:r>
      </w:ins>
      <w:ins w:id="1740" w:author="Brian Bohman" w:date="2022-11-10T21:34:00Z">
        <w:r w:rsidR="00D74B79">
          <w:t xml:space="preserve"> and used to explain variation in parameter </w:t>
        </w:r>
        <w:r w:rsidR="00D74B79">
          <w:rPr>
            <w:i/>
            <w:iCs/>
          </w:rPr>
          <w:t>b</w:t>
        </w:r>
      </w:ins>
      <w:ins w:id="1741" w:author="Brian Bohman" w:date="2022-11-06T11:53:00Z">
        <w:r w:rsidR="00BD77BD">
          <w:t>.</w:t>
        </w:r>
      </w:ins>
      <w:ins w:id="1742" w:author="Brian Bohman" w:date="2022-11-06T11:57:00Z">
        <w:r w:rsidR="00116BCB">
          <w:t xml:space="preserve"> </w:t>
        </w:r>
      </w:ins>
      <w:ins w:id="1743" w:author="Brian Bohman" w:date="2022-11-10T21:33:00Z">
        <w:r w:rsidR="00D74B79">
          <w:t>T</w:t>
        </w:r>
      </w:ins>
      <w:ins w:id="1744" w:author="Brian Bohman" w:date="2022-11-06T12:01:00Z">
        <w:r w:rsidR="00D96179">
          <w:t xml:space="preserve">his </w:t>
        </w:r>
      </w:ins>
      <w:ins w:id="1745" w:author="Brian Bohman" w:date="2022-11-06T12:02:00Z">
        <w:r w:rsidR="00D96179">
          <w:t>a</w:t>
        </w:r>
      </w:ins>
      <w:ins w:id="1746" w:author="Brian Bohman" w:date="2022-11-10T21:31:00Z">
        <w:r w:rsidR="00D74B79">
          <w:t>lternative</w:t>
        </w:r>
      </w:ins>
      <w:ins w:id="1747" w:author="Brian Bohman" w:date="2022-11-06T12:02:00Z">
        <w:r w:rsidR="00D96179">
          <w:t xml:space="preserve"> </w:t>
        </w:r>
      </w:ins>
      <w:ins w:id="1748" w:author="Brian Bohman" w:date="2022-11-06T12:01:00Z">
        <w:r w:rsidR="00D96179">
          <w:t>hypothesis could be evaluat</w:t>
        </w:r>
      </w:ins>
      <w:ins w:id="1749" w:author="Brian Bohman" w:date="2022-11-06T12:02:00Z">
        <w:r w:rsidR="00D96179">
          <w:t xml:space="preserve">ed by </w:t>
        </w:r>
      </w:ins>
      <w:ins w:id="1750" w:author="Brian Bohman" w:date="2022-11-10T21:32:00Z">
        <w:r w:rsidR="00D74B79">
          <w:t xml:space="preserve">modifying the </w:t>
        </w:r>
      </w:ins>
      <w:ins w:id="1751" w:author="Brian Bohman" w:date="2022-11-10T21:33:00Z">
        <w:r w:rsidR="00D74B79">
          <w:t xml:space="preserve">Bayesian hierarchical method of the present study to include </w:t>
        </w:r>
      </w:ins>
      <w:ins w:id="1752" w:author="Brian Bohman" w:date="2022-11-10T21:34:00Z">
        <w:r w:rsidR="00D74B79">
          <w:t xml:space="preserve">another hierarchical level </w:t>
        </w:r>
      </w:ins>
      <w:ins w:id="1753" w:author="Brian Bohman" w:date="2022-11-06T11:58:00Z">
        <w:r w:rsidR="00116BCB">
          <w:t xml:space="preserve">representing </w:t>
        </w:r>
      </w:ins>
      <w:ins w:id="1754" w:author="Brian Bohman" w:date="2022-11-06T11:57:00Z">
        <w:r w:rsidR="00116BCB">
          <w:t>the pre- and post-tuber initiation periods</w:t>
        </w:r>
      </w:ins>
      <w:ins w:id="1755" w:author="Brian Bohman" w:date="2022-11-06T11:58:00Z">
        <w:r w:rsidR="00116BCB">
          <w:t xml:space="preserve"> to determine if </w:t>
        </w:r>
      </w:ins>
      <w:ins w:id="1756" w:author="Brian Bohman" w:date="2022-11-10T21:35:00Z">
        <w:r w:rsidR="005342B3">
          <w:t xml:space="preserve">parameter </w:t>
        </w:r>
        <w:r w:rsidR="005342B3">
          <w:rPr>
            <w:i/>
            <w:iCs/>
          </w:rPr>
          <w:t>b</w:t>
        </w:r>
        <w:r w:rsidR="005342B3" w:rsidRPr="005342B3">
          <w:rPr>
            <w:rPrChange w:id="1757" w:author="Brian Bohman" w:date="2022-11-10T21:35:00Z">
              <w:rPr>
                <w:i/>
                <w:iCs/>
              </w:rPr>
            </w:rPrChange>
          </w:rPr>
          <w:t xml:space="preserve"> </w:t>
        </w:r>
      </w:ins>
      <w:ins w:id="1758" w:author="Brian Bohman" w:date="2022-11-06T11:59:00Z">
        <w:r w:rsidR="00116BCB">
          <w:t xml:space="preserve">varies </w:t>
        </w:r>
      </w:ins>
      <w:ins w:id="1759" w:author="Brian Bohman" w:date="2022-11-10T21:36:00Z">
        <w:r w:rsidR="005342B3">
          <w:t xml:space="preserve">within </w:t>
        </w:r>
      </w:ins>
      <w:ins w:id="1760" w:author="Brian Bohman" w:date="2022-11-10T21:35:00Z">
        <w:r w:rsidR="005342B3">
          <w:t xml:space="preserve">these periods </w:t>
        </w:r>
      </w:ins>
      <w:ins w:id="1761" w:author="Brian Bohman" w:date="2022-11-10T21:36:00Z">
        <w:r w:rsidR="005342B3">
          <w:t>across</w:t>
        </w:r>
      </w:ins>
      <w:ins w:id="1762" w:author="Brian Bohman" w:date="2022-11-06T11:59:00Z">
        <w:r w:rsidR="00116BCB">
          <w:t xml:space="preserve"> to </w:t>
        </w:r>
      </w:ins>
      <w:ins w:id="1763" w:author="Brian Bohman" w:date="2022-11-06T11:24:00Z">
        <w:r w:rsidR="00637D21" w:rsidRPr="00DB66FC">
          <w:t xml:space="preserve">G </w:t>
        </w:r>
        <w:r w:rsidR="00637D21">
          <w:t>×</w:t>
        </w:r>
        <w:r w:rsidR="00637D21" w:rsidRPr="00DB66FC">
          <w:t xml:space="preserve"> E </w:t>
        </w:r>
        <w:r w:rsidR="00637D21">
          <w:t xml:space="preserve">× M </w:t>
        </w:r>
        <w:r w:rsidR="00637D21" w:rsidRPr="00DB66FC">
          <w:t>interactions</w:t>
        </w:r>
      </w:ins>
      <w:ins w:id="1764" w:author="Brian Bohman" w:date="2022-11-06T12:01:00Z">
        <w:r w:rsidR="00D96179">
          <w:t>.</w:t>
        </w:r>
      </w:ins>
    </w:p>
    <w:p w14:paraId="2EA72AD3" w14:textId="77777777" w:rsidR="009F018B" w:rsidRPr="00DB66FC" w:rsidRDefault="009F018B" w:rsidP="009F018B">
      <w:pPr>
        <w:pStyle w:val="Titre2"/>
        <w:ind w:left="576" w:hanging="576"/>
      </w:pPr>
      <w:r w:rsidRPr="00DB66FC">
        <w:t xml:space="preserve">Implication of G </w:t>
      </w:r>
      <w:r>
        <w:t>×</w:t>
      </w:r>
      <w:r w:rsidRPr="00DB66FC">
        <w:t xml:space="preserve"> E Variation on N Use Efficiency</w:t>
      </w:r>
    </w:p>
    <w:p w14:paraId="5E22B386" w14:textId="77777777" w:rsidR="009F018B" w:rsidRDefault="009F018B" w:rsidP="00C6721E">
      <w:pPr>
        <w:pStyle w:val="Body"/>
      </w:pPr>
      <w:r w:rsidRPr="00DB66FC">
        <w:t xml:space="preserve">Understanding and properly interpreting the impact of G </w:t>
      </w:r>
      <w:r>
        <w:t>×</w:t>
      </w:r>
      <w:r w:rsidRPr="00DB66FC">
        <w:t xml:space="preserve"> E </w:t>
      </w:r>
      <w:r>
        <w:t xml:space="preserve">× M </w:t>
      </w:r>
      <w:r w:rsidRPr="00DB66FC">
        <w:t xml:space="preserve">effects on NUE is a critical goal necessary to improve N fertilizer use; however, this must be done while controlling for the effect of crop N status </w:t>
      </w:r>
      <w:r>
        <w:rPr>
          <w:noProof/>
        </w:rPr>
        <w:t>(Lemaire &amp; Ciampitti, 2020)</w:t>
      </w:r>
      <w:r w:rsidRPr="00DB66FC">
        <w:t xml:space="preserve">. The previous findings of </w:t>
      </w:r>
      <w:r>
        <w:rPr>
          <w:noProof/>
        </w:rPr>
        <w:t>Bohman et al. (2021)</w:t>
      </w:r>
      <w:r w:rsidRPr="00DB66FC">
        <w:t xml:space="preserve"> demonstrated that interpreting NUE and its constituent component of N utilization efficiency [NUtE] is directly related to the parameters of the CNDC through the critical N utilization efficiency curve [CNUtEC] which defines the critical value of NUtE [NUtE</w:t>
      </w:r>
      <w:r w:rsidRPr="00DB66FC">
        <w:rPr>
          <w:vertAlign w:val="subscript"/>
        </w:rPr>
        <w:t>c</w:t>
      </w:r>
      <w:r w:rsidRPr="00DB66FC">
        <w:t>]:</w:t>
      </w:r>
    </w:p>
    <w:p w14:paraId="744DF178" w14:textId="089D5A40" w:rsidR="009F018B" w:rsidRPr="004E309E" w:rsidRDefault="009F018B" w:rsidP="00C6721E">
      <w:pPr>
        <w:pStyle w:val="Body"/>
      </w:pPr>
      <w:r w:rsidRPr="00DB66FC">
        <w:t>NUtE</w:t>
      </w:r>
      <w:r w:rsidRPr="00DB66FC">
        <w:rPr>
          <w:vertAlign w:val="subscript"/>
        </w:rPr>
        <w:t>c</w:t>
      </w:r>
      <w:r w:rsidRPr="00DB66FC">
        <w:t xml:space="preserve"> = 1000 (10</w:t>
      </w:r>
      <w:r>
        <w:t xml:space="preserve"> </w:t>
      </w:r>
      <w:r w:rsidRPr="00DB66FC">
        <w:rPr>
          <w:i/>
          <w:iCs/>
        </w:rPr>
        <w:t>a</w:t>
      </w:r>
      <w:r>
        <w:t xml:space="preserve"> </w:t>
      </w:r>
      <w:r w:rsidRPr="00DB66FC">
        <w:t>W</w:t>
      </w:r>
      <w:r w:rsidRPr="00DB66FC">
        <w:rPr>
          <w:vertAlign w:val="superscript"/>
        </w:rPr>
        <w:t>–</w:t>
      </w:r>
      <w:r w:rsidRPr="00DB66FC">
        <w:rPr>
          <w:i/>
          <w:iCs/>
          <w:vertAlign w:val="superscript"/>
        </w:rPr>
        <w:t>b</w:t>
      </w:r>
      <w:r w:rsidRPr="00DB66FC">
        <w:t>)</w:t>
      </w:r>
      <w:r w:rsidRPr="00DB66FC">
        <w:rPr>
          <w:vertAlign w:val="superscript"/>
        </w:rPr>
        <w:t>–1</w:t>
      </w:r>
      <w:r w:rsidRPr="004E309E">
        <w:tab/>
      </w:r>
      <w:r>
        <w:t>[</w:t>
      </w:r>
      <w:ins w:id="1765" w:author="Brian Bohman" w:date="2022-11-10T21:42:00Z">
        <w:r w:rsidR="003468DF">
          <w:t>11</w:t>
        </w:r>
      </w:ins>
      <w:del w:id="1766" w:author="Brian Bohman" w:date="2022-11-10T21:42:00Z">
        <w:r w:rsidDel="003468DF">
          <w:delText>8</w:delText>
        </w:r>
      </w:del>
      <w:r>
        <w:t>]</w:t>
      </w:r>
    </w:p>
    <w:p w14:paraId="6D3587F8" w14:textId="77777777" w:rsidR="009F018B" w:rsidRPr="00DB66FC" w:rsidRDefault="009F018B" w:rsidP="00C6721E">
      <w:pPr>
        <w:pStyle w:val="Body"/>
      </w:pPr>
      <w:r w:rsidRPr="00DB66FC">
        <w:t xml:space="preserve">where parameters </w:t>
      </w:r>
      <w:r w:rsidRPr="00DB66FC">
        <w:rPr>
          <w:i/>
          <w:iCs/>
        </w:rPr>
        <w:t>a</w:t>
      </w:r>
      <w:r>
        <w:t xml:space="preserve"> and </w:t>
      </w:r>
      <w:r w:rsidRPr="00DB66FC">
        <w:rPr>
          <w:i/>
          <w:iCs/>
        </w:rPr>
        <w:t>b</w:t>
      </w:r>
      <w:r w:rsidRPr="00DB66FC">
        <w:t>, and W have the same meaning and units as previously defined in the present study</w:t>
      </w:r>
      <w:r>
        <w:t xml:space="preserve"> and NUtE</w:t>
      </w:r>
      <w:r>
        <w:rPr>
          <w:vertAlign w:val="subscript"/>
        </w:rPr>
        <w:t>c</w:t>
      </w:r>
      <w:r>
        <w:t xml:space="preserve"> has units of g dry wt. g</w:t>
      </w:r>
      <w:r>
        <w:rPr>
          <w:vertAlign w:val="superscript"/>
        </w:rPr>
        <w:t>-1</w:t>
      </w:r>
      <w:r>
        <w:t xml:space="preserve"> N</w:t>
      </w:r>
      <w:r w:rsidRPr="00DB66FC">
        <w:t>. When NUtE is greater than NUtE</w:t>
      </w:r>
      <w:r w:rsidRPr="00DB66FC">
        <w:rPr>
          <w:vertAlign w:val="subscript"/>
        </w:rPr>
        <w:t>c</w:t>
      </w:r>
      <w:r w:rsidRPr="00DB66FC">
        <w:t>, crop N status is deficient (i.e., NNI less than 1); conversely, when NUtE is less than NUtE</w:t>
      </w:r>
      <w:r w:rsidRPr="00DB66FC">
        <w:rPr>
          <w:vertAlign w:val="subscript"/>
        </w:rPr>
        <w:t>c</w:t>
      </w:r>
      <w:r w:rsidRPr="00DB66FC">
        <w:t>, crop N status is excessive (i.e., NNI greater than 1).</w:t>
      </w:r>
    </w:p>
    <w:p w14:paraId="39AE2D34" w14:textId="185C65D5" w:rsidR="009F018B" w:rsidRDefault="009F018B" w:rsidP="00C6721E">
      <w:pPr>
        <w:pStyle w:val="Body"/>
      </w:pPr>
      <w:r w:rsidRPr="00DB66FC">
        <w:t xml:space="preserve">The finding in the present study that the CNDC can vary across G </w:t>
      </w:r>
      <w:r>
        <w:t>×</w:t>
      </w:r>
      <w:r w:rsidRPr="00DB66FC">
        <w:t xml:space="preserve"> E</w:t>
      </w:r>
      <w:r>
        <w:t xml:space="preserve"> × M</w:t>
      </w:r>
      <w:r w:rsidRPr="00DB66FC">
        <w:t xml:space="preserve"> </w:t>
      </w:r>
      <w:r>
        <w:t>interactions</w:t>
      </w:r>
      <w:r w:rsidRPr="00DB66FC">
        <w:t xml:space="preserve"> and the finding from </w:t>
      </w:r>
      <w:r>
        <w:rPr>
          <w:noProof/>
        </w:rPr>
        <w:t>Bohman et al. (2021)</w:t>
      </w:r>
      <w:r w:rsidRPr="00DB66FC">
        <w:t xml:space="preserve"> of the intrinsic relationship between NUE and the CNDC together lead to the conclusion that the CNUtEC must also vary across the same G </w:t>
      </w:r>
      <w:r>
        <w:t>×</w:t>
      </w:r>
      <w:r w:rsidRPr="00DB66FC">
        <w:t xml:space="preserve"> E </w:t>
      </w:r>
      <w:r>
        <w:t xml:space="preserve">× M </w:t>
      </w:r>
      <w:r w:rsidRPr="00DB66FC">
        <w:t xml:space="preserve">effects as the CNDC. Therefore, the effect of G </w:t>
      </w:r>
      <w:r>
        <w:t>×</w:t>
      </w:r>
      <w:r w:rsidRPr="00DB66FC">
        <w:t xml:space="preserve"> E </w:t>
      </w:r>
      <w:del w:id="1767" w:author="Gilles Bélanger" w:date="2022-11-16T11:23:00Z">
        <w:r w:rsidDel="00C6721E">
          <w:delText>x</w:delText>
        </w:r>
      </w:del>
      <w:ins w:id="1768" w:author="Gilles Bélanger" w:date="2022-11-16T11:23:00Z">
        <w:r w:rsidR="00C6721E">
          <w:t>×</w:t>
        </w:r>
      </w:ins>
      <w:r>
        <w:t xml:space="preserve"> M </w:t>
      </w:r>
      <w:r w:rsidRPr="00DB66FC">
        <w:t>on variation of NUtE</w:t>
      </w:r>
      <w:r w:rsidRPr="00DB66FC">
        <w:rPr>
          <w:vertAlign w:val="subscript"/>
        </w:rPr>
        <w:t>c</w:t>
      </w:r>
      <w:r w:rsidRPr="00DB66FC">
        <w:t xml:space="preserve"> is one of the multiple set of factors that ultimately control NUE. Understanding and accounting for the G </w:t>
      </w:r>
      <w:r>
        <w:t>×</w:t>
      </w:r>
      <w:r w:rsidRPr="00DB66FC">
        <w:t xml:space="preserve"> E</w:t>
      </w:r>
      <w:r>
        <w:t xml:space="preserve"> × M</w:t>
      </w:r>
      <w:r w:rsidRPr="00DB66FC">
        <w:t xml:space="preserve"> effect on the CNUtEC is therefore critically important to understand the impacts of G </w:t>
      </w:r>
      <w:r>
        <w:t>×</w:t>
      </w:r>
      <w:r w:rsidRPr="00DB66FC">
        <w:t xml:space="preserve"> E</w:t>
      </w:r>
      <w:r>
        <w:t xml:space="preserve"> × M</w:t>
      </w:r>
      <w:r w:rsidRPr="00DB66FC">
        <w:t xml:space="preserve"> interactions on NUE.</w:t>
      </w:r>
      <w:r>
        <w:t xml:space="preserve"> In other words, controlling for this G × E × M effect represents an additional requirement when evaluating and interpreting NUE above and beyond the previously known requirements of controlling for both NNI and biomass </w:t>
      </w:r>
      <w:r>
        <w:rPr>
          <w:noProof/>
        </w:rPr>
        <w:t>(Barraclough et al., 2010; Caviglia et al., 2014; Sadras &amp; Lemaire, 2014; Gastal et al., 2015; Lemaire &amp; Ciampitti, 2020)</w:t>
      </w:r>
      <w:r>
        <w:t>.</w:t>
      </w:r>
    </w:p>
    <w:p w14:paraId="6A090452" w14:textId="77777777" w:rsidR="009F018B" w:rsidRDefault="009F018B" w:rsidP="00C6721E">
      <w:pPr>
        <w:pStyle w:val="Body"/>
      </w:pPr>
      <w:r w:rsidRPr="00DB66FC">
        <w:t xml:space="preserve">Following from the above discussion of the CNUtEC and the findings of </w:t>
      </w:r>
      <w:r>
        <w:rPr>
          <w:noProof/>
        </w:rPr>
        <w:t>Giletto et al. (2020)</w:t>
      </w:r>
      <w:r w:rsidRPr="00DB66FC">
        <w:t xml:space="preserve">, G </w:t>
      </w:r>
      <w:r>
        <w:t>×</w:t>
      </w:r>
      <w:r w:rsidRPr="00DB66FC">
        <w:t xml:space="preserve"> E </w:t>
      </w:r>
      <w:r>
        <w:t xml:space="preserve">× M </w:t>
      </w:r>
      <w:r w:rsidRPr="00DB66FC">
        <w:t xml:space="preserve">effects that increase the relative proportion of biomass partitioned to tubers </w:t>
      </w:r>
      <w:r>
        <w:t xml:space="preserve">and reduce the time to tuber initiation </w:t>
      </w:r>
      <w:r w:rsidRPr="00DB66FC">
        <w:t>will both decrease the %N</w:t>
      </w:r>
      <w:r w:rsidRPr="00DB66FC">
        <w:rPr>
          <w:vertAlign w:val="subscript"/>
        </w:rPr>
        <w:t>c</w:t>
      </w:r>
      <w:r w:rsidRPr="00DB66FC">
        <w:t xml:space="preserve"> and increase the NUtE</w:t>
      </w:r>
      <w:r w:rsidRPr="00DB66FC">
        <w:rPr>
          <w:vertAlign w:val="subscript"/>
        </w:rPr>
        <w:t>c</w:t>
      </w:r>
      <w:r w:rsidRPr="00DB66FC">
        <w:t xml:space="preserve"> values. Therefore, future efforts to systematically improve NUE in potato through either management practices (e.g., </w:t>
      </w:r>
      <w:r>
        <w:rPr>
          <w:noProof/>
        </w:rPr>
        <w:t>Bohman et al. (2021)</w:t>
      </w:r>
      <w:r w:rsidRPr="00DB66FC">
        <w:t xml:space="preserve">) or </w:t>
      </w:r>
      <w:r>
        <w:t xml:space="preserve">crop </w:t>
      </w:r>
      <w:r w:rsidRPr="00DB66FC">
        <w:t xml:space="preserve">breeding (e.g., </w:t>
      </w:r>
      <w:r>
        <w:rPr>
          <w:noProof/>
        </w:rPr>
        <w:t>Tiwari et al. (2018); Jones et al. (2021); Stefaniak et al. (2021)</w:t>
      </w:r>
      <w:r w:rsidRPr="00DB66FC">
        <w:t xml:space="preserve">) should focus on identifying G </w:t>
      </w:r>
      <w:r>
        <w:t>×</w:t>
      </w:r>
      <w:r w:rsidRPr="00DB66FC">
        <w:t xml:space="preserve"> E </w:t>
      </w:r>
      <w:r>
        <w:t>×</w:t>
      </w:r>
      <w:r w:rsidRPr="00DB66FC">
        <w:t xml:space="preserve"> M interactions that result in an increased proportion of biomass partitioned to tubers</w:t>
      </w:r>
      <w:r>
        <w:t xml:space="preserve"> or result in earlier timing of tuber initiation</w:t>
      </w:r>
      <w:r w:rsidRPr="00DB66FC">
        <w:t>.</w:t>
      </w:r>
    </w:p>
    <w:p w14:paraId="76F7B539" w14:textId="77777777" w:rsidR="009F018B" w:rsidRPr="00DB66FC" w:rsidRDefault="009F018B" w:rsidP="009F018B">
      <w:pPr>
        <w:pStyle w:val="Titre2"/>
        <w:ind w:left="576" w:hanging="576"/>
      </w:pPr>
      <w:r w:rsidRPr="00DB66FC">
        <w:t>Uncertainty in Critical N Concentration</w:t>
      </w:r>
    </w:p>
    <w:p w14:paraId="17F03A14" w14:textId="77777777" w:rsidR="009F018B" w:rsidRPr="00DB66FC" w:rsidRDefault="009F018B" w:rsidP="009F018B">
      <w:pPr>
        <w:pStyle w:val="Titre3"/>
        <w:ind w:left="720" w:hanging="720"/>
      </w:pPr>
      <w:r w:rsidRPr="00DB66FC">
        <w:t>Communicating Uncertainty in Critical N Concentration</w:t>
      </w:r>
    </w:p>
    <w:p w14:paraId="75F0DA2B" w14:textId="77777777" w:rsidR="009F018B" w:rsidRPr="00DB66FC" w:rsidRDefault="009F018B" w:rsidP="00C6721E">
      <w:pPr>
        <w:pStyle w:val="Body"/>
      </w:pPr>
      <w:r>
        <w:t>This</w:t>
      </w:r>
      <w:r w:rsidRPr="00DB66FC">
        <w:t xml:space="preserve"> study as well as other</w:t>
      </w:r>
      <w:r>
        <w:t>s</w:t>
      </w:r>
      <w:r w:rsidRPr="00DB66FC">
        <w:t xml:space="preserve"> </w:t>
      </w:r>
      <w:r>
        <w:t>that</w:t>
      </w:r>
      <w:r w:rsidRPr="00DB66FC">
        <w:t xml:space="preserve"> implemented Bayesian statistical methods to derive critical N dilution curves </w:t>
      </w:r>
      <w:r>
        <w:rPr>
          <w:noProof/>
        </w:rPr>
        <w:t>(Makowski et al., 2020; Ciampitti et al., 2021; Yao et al., 2021)</w:t>
      </w:r>
      <w:r w:rsidRPr="00DB66FC">
        <w:t xml:space="preserve"> clearly indicate that there is meaningful uncertainty in %N</w:t>
      </w:r>
      <w:r w:rsidRPr="00DB66FC">
        <w:rPr>
          <w:vertAlign w:val="subscript"/>
        </w:rPr>
        <w:t>c</w:t>
      </w:r>
      <w:r w:rsidRPr="00DB66FC">
        <w:t xml:space="preserve"> values. Therefore, the use of %N</w:t>
      </w:r>
      <w:r w:rsidRPr="00DB66FC">
        <w:rPr>
          <w:vertAlign w:val="subscript"/>
        </w:rPr>
        <w:t>c</w:t>
      </w:r>
      <w:r w:rsidRPr="00DB66FC">
        <w:t xml:space="preserve"> in subsequent calculations should include this inherent uncertainty. However, the direct use of the credible region defined from posterior distribution of the fitted Bay</w:t>
      </w:r>
      <w:r>
        <w:t>e</w:t>
      </w:r>
      <w:r w:rsidRPr="00DB66FC">
        <w:t>sian hierarchical model in subsequent calculations is impractical, and a method to concisely and accurately communicate the credible region remains necessary.</w:t>
      </w:r>
    </w:p>
    <w:p w14:paraId="33EE99B6" w14:textId="3592F264" w:rsidR="009F018B" w:rsidRPr="00DB66FC" w:rsidRDefault="009F018B" w:rsidP="00C6721E">
      <w:pPr>
        <w:pStyle w:val="Body"/>
      </w:pPr>
      <w:r w:rsidRPr="00DB66FC">
        <w:t xml:space="preserve">Our finding that the credible region can be satisfactorily estimated using an equation of the same form as the </w:t>
      </w:r>
      <w:r w:rsidRPr="00DA5F05">
        <w:t>CNDC (</w:t>
      </w:r>
      <w:del w:id="1769" w:author="Brian Bohman" w:date="2022-11-10T06:35:00Z">
        <w:r w:rsidR="001A01AF" w:rsidDel="004861F8">
          <w:delText>Figure 6</w:delText>
        </w:r>
      </w:del>
      <w:ins w:id="1770" w:author="Brian Bohman" w:date="2022-11-10T06:35:00Z">
        <w:r w:rsidR="004861F8">
          <w:t>Figure 5</w:t>
        </w:r>
      </w:ins>
      <w:r w:rsidRPr="00DA5F05">
        <w:t>) suggests</w:t>
      </w:r>
      <w:r w:rsidRPr="00DB66FC">
        <w:t xml:space="preserve"> that an additional pair of negative exponential curves representing the upper and lower boundary of the credible region for %N</w:t>
      </w:r>
      <w:r w:rsidRPr="00DB66FC">
        <w:rPr>
          <w:vertAlign w:val="subscript"/>
        </w:rPr>
        <w:t>c</w:t>
      </w:r>
      <w:r w:rsidRPr="00DB66FC">
        <w:t xml:space="preserve"> (i.e., CNDC</w:t>
      </w:r>
      <w:r w:rsidRPr="00DB66FC">
        <w:rPr>
          <w:vertAlign w:val="subscript"/>
        </w:rPr>
        <w:t>lo</w:t>
      </w:r>
      <w:r w:rsidRPr="00DB66FC">
        <w:t xml:space="preserve"> and CNDC</w:t>
      </w:r>
      <w:r w:rsidRPr="00DB66FC">
        <w:rPr>
          <w:vertAlign w:val="subscript"/>
        </w:rPr>
        <w:t>up</w:t>
      </w:r>
      <w:r w:rsidRPr="00DB66FC">
        <w:t>) should be reported in future studies. In this manner, the median value and credible region for %N</w:t>
      </w:r>
      <w:r w:rsidRPr="00DB66FC">
        <w:rPr>
          <w:vertAlign w:val="subscript"/>
        </w:rPr>
        <w:t>c</w:t>
      </w:r>
      <w:r w:rsidRPr="00DB66FC">
        <w:t xml:space="preserve"> is defined by a set of three, two-parameter curves (i.e., CNDC – </w:t>
      </w:r>
      <w:r w:rsidRPr="00DB66FC">
        <w:rPr>
          <w:i/>
          <w:iCs/>
        </w:rPr>
        <w:t>a</w:t>
      </w:r>
      <w:r w:rsidRPr="00DB66FC">
        <w:t xml:space="preserve">, </w:t>
      </w:r>
      <w:r w:rsidRPr="00DB66FC">
        <w:rPr>
          <w:i/>
          <w:iCs/>
        </w:rPr>
        <w:t>b</w:t>
      </w:r>
      <w:r w:rsidRPr="00DB66FC">
        <w:t>; CNDC</w:t>
      </w:r>
      <w:r w:rsidRPr="00DB66FC">
        <w:rPr>
          <w:vertAlign w:val="subscript"/>
        </w:rPr>
        <w:t>up</w:t>
      </w:r>
      <w:r w:rsidRPr="00DB66FC">
        <w:t xml:space="preserve"> – </w:t>
      </w:r>
      <w:r w:rsidRPr="00DB66FC">
        <w:rPr>
          <w:i/>
          <w:iCs/>
        </w:rPr>
        <w:t>a</w:t>
      </w:r>
      <w:r w:rsidRPr="00DB66FC">
        <w:rPr>
          <w:i/>
          <w:iCs/>
          <w:vertAlign w:val="subscript"/>
        </w:rPr>
        <w:t>up</w:t>
      </w:r>
      <w:r w:rsidRPr="00DB66FC">
        <w:t xml:space="preserve">, </w:t>
      </w:r>
      <w:r w:rsidRPr="00DB66FC">
        <w:rPr>
          <w:i/>
          <w:iCs/>
        </w:rPr>
        <w:t>b</w:t>
      </w:r>
      <w:r w:rsidRPr="00DB66FC">
        <w:rPr>
          <w:i/>
          <w:iCs/>
          <w:vertAlign w:val="subscript"/>
        </w:rPr>
        <w:t>up</w:t>
      </w:r>
      <w:r w:rsidRPr="00DB66FC">
        <w:t>;</w:t>
      </w:r>
      <w:r>
        <w:t xml:space="preserve"> </w:t>
      </w:r>
      <w:r w:rsidRPr="00DB66FC">
        <w:t>CNDC</w:t>
      </w:r>
      <w:r w:rsidRPr="00DB66FC">
        <w:rPr>
          <w:vertAlign w:val="subscript"/>
        </w:rPr>
        <w:t>lo</w:t>
      </w:r>
      <w:r w:rsidRPr="00DB66FC">
        <w:t xml:space="preserve"> – </w:t>
      </w:r>
      <w:r w:rsidRPr="00DB66FC">
        <w:rPr>
          <w:i/>
          <w:iCs/>
        </w:rPr>
        <w:t>a</w:t>
      </w:r>
      <w:r w:rsidRPr="00DB66FC">
        <w:rPr>
          <w:i/>
          <w:iCs/>
          <w:vertAlign w:val="subscript"/>
        </w:rPr>
        <w:t>lo</w:t>
      </w:r>
      <w:r w:rsidRPr="00DB66FC">
        <w:t xml:space="preserve">, </w:t>
      </w:r>
      <w:r w:rsidRPr="00DB66FC">
        <w:rPr>
          <w:i/>
          <w:iCs/>
        </w:rPr>
        <w:t>b</w:t>
      </w:r>
      <w:r w:rsidRPr="00DB66FC">
        <w:rPr>
          <w:i/>
          <w:iCs/>
          <w:vertAlign w:val="subscript"/>
        </w:rPr>
        <w:t>lo</w:t>
      </w:r>
      <w:r w:rsidRPr="00DB66FC">
        <w:t xml:space="preserve">) which can be easily communicated and used in subsequent computations </w:t>
      </w:r>
      <w:r w:rsidRPr="00DA5F05">
        <w:t>(</w:t>
      </w:r>
      <w:r w:rsidR="00E62DC7">
        <w:t xml:space="preserve">Table </w:t>
      </w:r>
      <w:ins w:id="1771" w:author="Brian Bohman" w:date="2022-11-10T07:07:00Z">
        <w:r w:rsidR="009B3D71">
          <w:t>5</w:t>
        </w:r>
      </w:ins>
      <w:del w:id="1772" w:author="Brian Bohman" w:date="2022-11-10T07:07:00Z">
        <w:r w:rsidR="00E62DC7" w:rsidDel="009B3D71">
          <w:delText>7</w:delText>
        </w:r>
      </w:del>
      <w:r w:rsidRPr="00DA5F05">
        <w:t>).</w:t>
      </w:r>
      <w:del w:id="1773" w:author="Brian Bohman" w:date="2022-11-10T07:08:00Z">
        <w:r w:rsidRPr="00DB66FC" w:rsidDel="00FE4F89">
          <w:delText xml:space="preserve"> </w:delText>
        </w:r>
      </w:del>
    </w:p>
    <w:p w14:paraId="638B98C8" w14:textId="77777777" w:rsidR="009F018B" w:rsidRPr="00DB66FC" w:rsidRDefault="009F018B" w:rsidP="009F018B">
      <w:pPr>
        <w:pStyle w:val="Titre3"/>
        <w:ind w:left="720" w:hanging="720"/>
      </w:pPr>
      <w:r w:rsidRPr="00DB66FC">
        <w:t>Computing Uncertainty of Derived Parameters</w:t>
      </w:r>
    </w:p>
    <w:p w14:paraId="7D711D4D" w14:textId="25F51C9C" w:rsidR="009F018B" w:rsidRPr="00DB66FC" w:rsidRDefault="009F018B" w:rsidP="00C6721E">
      <w:pPr>
        <w:pStyle w:val="Body"/>
      </w:pPr>
      <w:r w:rsidRPr="00DB66FC">
        <w:t xml:space="preserve">Critical N concentration and the associated CNDC parameters are commonly used to derive and calculate other related parameters. For example, the calculation of NNI depends on both </w:t>
      </w:r>
      <w:r>
        <w:t>%N</w:t>
      </w:r>
      <w:r>
        <w:rPr>
          <w:vertAlign w:val="subscript"/>
        </w:rPr>
        <w:t>Plant</w:t>
      </w:r>
      <w:r>
        <w:t xml:space="preserve"> </w:t>
      </w:r>
      <w:r w:rsidRPr="00DB66FC">
        <w:t>and %N</w:t>
      </w:r>
      <w:r w:rsidRPr="00DB66FC">
        <w:rPr>
          <w:vertAlign w:val="subscript"/>
        </w:rPr>
        <w:t>c.</w:t>
      </w:r>
      <w:r w:rsidRPr="00DB66FC">
        <w:t xml:space="preserve"> (Eq. </w:t>
      </w:r>
      <w:r>
        <w:t>[</w:t>
      </w:r>
      <w:r w:rsidRPr="00DB66FC">
        <w:t>1</w:t>
      </w:r>
      <w:r>
        <w:t>]</w:t>
      </w:r>
      <w:r w:rsidRPr="00DB66FC">
        <w:t xml:space="preserve"> and </w:t>
      </w:r>
      <w:r>
        <w:t>Eq. [</w:t>
      </w:r>
      <w:r w:rsidRPr="00DB66FC">
        <w:t>2</w:t>
      </w:r>
      <w:r>
        <w:t>]</w:t>
      </w:r>
      <w:r w:rsidRPr="00DB66FC">
        <w:t>). However, to properly account for the uncertainty in %N</w:t>
      </w:r>
      <w:r w:rsidRPr="00DB66FC">
        <w:rPr>
          <w:vertAlign w:val="subscript"/>
        </w:rPr>
        <w:t>c</w:t>
      </w:r>
      <w:r w:rsidRPr="00DB66FC">
        <w:t xml:space="preserve"> when computing NNI, the upper [%N</w:t>
      </w:r>
      <w:r w:rsidRPr="00DB66FC">
        <w:rPr>
          <w:vertAlign w:val="subscript"/>
        </w:rPr>
        <w:t>c,up</w:t>
      </w:r>
      <w:r w:rsidRPr="00DB66FC">
        <w:t>] and lower [%N</w:t>
      </w:r>
      <w:r w:rsidRPr="00DB66FC">
        <w:rPr>
          <w:vertAlign w:val="subscript"/>
        </w:rPr>
        <w:t>c,lo</w:t>
      </w:r>
      <w:r w:rsidRPr="00DB66FC">
        <w:t xml:space="preserve">] bounds of the credible </w:t>
      </w:r>
      <w:r w:rsidR="00505B92">
        <w:t>interval</w:t>
      </w:r>
      <w:r w:rsidR="00FF7A6E">
        <w:t xml:space="preserve"> for %N</w:t>
      </w:r>
      <w:r w:rsidR="00FF7A6E">
        <w:rPr>
          <w:vertAlign w:val="subscript"/>
        </w:rPr>
        <w:t>c</w:t>
      </w:r>
      <w:r w:rsidRPr="00DB66FC">
        <w:t xml:space="preserve"> should also be used to determine the upper [NNI</w:t>
      </w:r>
      <w:r w:rsidRPr="00DB66FC">
        <w:rPr>
          <w:vertAlign w:val="subscript"/>
        </w:rPr>
        <w:t>up</w:t>
      </w:r>
      <w:r w:rsidRPr="00DB66FC">
        <w:t>] and lower [NNI</w:t>
      </w:r>
      <w:r w:rsidRPr="00DB66FC">
        <w:rPr>
          <w:vertAlign w:val="subscript"/>
        </w:rPr>
        <w:t>lo</w:t>
      </w:r>
      <w:r w:rsidRPr="00DB66FC">
        <w:t>] bounds of</w:t>
      </w:r>
      <w:r w:rsidR="00FF7A6E">
        <w:t xml:space="preserve"> the credible interval for</w:t>
      </w:r>
      <w:r w:rsidRPr="00DB66FC">
        <w:t xml:space="preserve"> NNI, where %N</w:t>
      </w:r>
      <w:r w:rsidRPr="00DB66FC">
        <w:rPr>
          <w:vertAlign w:val="subscript"/>
        </w:rPr>
        <w:t>c,up</w:t>
      </w:r>
      <w:r w:rsidRPr="00DB66FC">
        <w:t xml:space="preserve"> and %N</w:t>
      </w:r>
      <w:r w:rsidRPr="00DB66FC">
        <w:rPr>
          <w:vertAlign w:val="subscript"/>
        </w:rPr>
        <w:t>c,lo</w:t>
      </w:r>
      <w:r w:rsidRPr="00DB66FC">
        <w:t xml:space="preserve"> are calculated using the CNDC</w:t>
      </w:r>
      <w:r w:rsidRPr="00DB66FC">
        <w:rPr>
          <w:vertAlign w:val="subscript"/>
        </w:rPr>
        <w:t>up</w:t>
      </w:r>
      <w:r w:rsidRPr="00DB66FC">
        <w:t xml:space="preserve"> and CNDC</w:t>
      </w:r>
      <w:r w:rsidRPr="00DB66FC">
        <w:rPr>
          <w:vertAlign w:val="subscript"/>
        </w:rPr>
        <w:t>lo</w:t>
      </w:r>
      <w:r w:rsidRPr="00DB66FC">
        <w:t>, respectively:</w:t>
      </w:r>
    </w:p>
    <w:p w14:paraId="777DFB58" w14:textId="6037B4F7" w:rsidR="009F018B" w:rsidRDefault="009F018B" w:rsidP="00C6721E">
      <w:pPr>
        <w:pStyle w:val="Body"/>
      </w:pPr>
      <w:r w:rsidRPr="00DB66FC">
        <w:t>NNI</w:t>
      </w:r>
      <w:r w:rsidRPr="00DB66FC">
        <w:rPr>
          <w:vertAlign w:val="subscript"/>
        </w:rPr>
        <w:t>up</w:t>
      </w:r>
      <w:r w:rsidRPr="00DB66FC">
        <w:t xml:space="preserve"> = %N</w:t>
      </w:r>
      <w:r>
        <w:rPr>
          <w:vertAlign w:val="subscript"/>
        </w:rPr>
        <w:t>Plant</w:t>
      </w:r>
      <w:r w:rsidRPr="00DB66FC">
        <w:t xml:space="preserve"> / %N</w:t>
      </w:r>
      <w:r w:rsidRPr="00DB66FC">
        <w:rPr>
          <w:vertAlign w:val="subscript"/>
        </w:rPr>
        <w:t>c,up</w:t>
      </w:r>
      <w:r w:rsidRPr="00DB66FC">
        <w:t xml:space="preserve"> = %N</w:t>
      </w:r>
      <w:r>
        <w:rPr>
          <w:vertAlign w:val="subscript"/>
        </w:rPr>
        <w:t>Plant</w:t>
      </w:r>
      <w:r w:rsidRPr="00DB66FC">
        <w:t xml:space="preserve"> / (</w:t>
      </w:r>
      <w:r w:rsidRPr="00DB66FC">
        <w:rPr>
          <w:i/>
          <w:iCs/>
        </w:rPr>
        <w:t>a</w:t>
      </w:r>
      <w:r w:rsidRPr="00DB66FC">
        <w:rPr>
          <w:i/>
          <w:iCs/>
          <w:vertAlign w:val="subscript"/>
        </w:rPr>
        <w:t>up</w:t>
      </w:r>
      <w:r w:rsidRPr="00DB66FC">
        <w:t xml:space="preserve"> W</w:t>
      </w:r>
      <w:r w:rsidRPr="00DB66FC">
        <w:rPr>
          <w:vertAlign w:val="superscript"/>
        </w:rPr>
        <w:t>–</w:t>
      </w:r>
      <w:r w:rsidRPr="00DB66FC">
        <w:rPr>
          <w:i/>
          <w:iCs/>
          <w:vertAlign w:val="superscript"/>
        </w:rPr>
        <w:t>b</w:t>
      </w:r>
      <w:r w:rsidRPr="00DB66FC">
        <w:rPr>
          <w:i/>
          <w:iCs/>
          <w:vertAlign w:val="subscript"/>
        </w:rPr>
        <w:t>up</w:t>
      </w:r>
      <w:r w:rsidRPr="00DB66FC">
        <w:t>)</w:t>
      </w:r>
      <w:r>
        <w:tab/>
        <w:t>[</w:t>
      </w:r>
      <w:ins w:id="1774" w:author="Brian Bohman" w:date="2022-11-10T21:43:00Z">
        <w:r w:rsidR="003468DF">
          <w:t>12</w:t>
        </w:r>
      </w:ins>
      <w:del w:id="1775" w:author="Brian Bohman" w:date="2022-11-10T21:43:00Z">
        <w:r w:rsidDel="003468DF">
          <w:delText>9</w:delText>
        </w:r>
      </w:del>
      <w:r>
        <w:t>]</w:t>
      </w:r>
    </w:p>
    <w:p w14:paraId="37206039" w14:textId="54EDA113" w:rsidR="009F018B" w:rsidRPr="00DB66FC" w:rsidRDefault="009F018B" w:rsidP="00C6721E">
      <w:pPr>
        <w:pStyle w:val="Body"/>
      </w:pPr>
      <w:r w:rsidRPr="00DB66FC">
        <w:t>NNI</w:t>
      </w:r>
      <w:r w:rsidRPr="00DB66FC">
        <w:rPr>
          <w:vertAlign w:val="subscript"/>
        </w:rPr>
        <w:t>lo</w:t>
      </w:r>
      <w:r w:rsidRPr="00DB66FC">
        <w:t xml:space="preserve"> = %N</w:t>
      </w:r>
      <w:r>
        <w:rPr>
          <w:vertAlign w:val="subscript"/>
        </w:rPr>
        <w:t>Plant</w:t>
      </w:r>
      <w:r w:rsidRPr="00DB66FC">
        <w:t xml:space="preserve"> / %N</w:t>
      </w:r>
      <w:r w:rsidRPr="00DB66FC">
        <w:rPr>
          <w:vertAlign w:val="subscript"/>
        </w:rPr>
        <w:t>c,lo</w:t>
      </w:r>
      <w:r w:rsidRPr="00DB66FC">
        <w:t xml:space="preserve"> = %N</w:t>
      </w:r>
      <w:r>
        <w:rPr>
          <w:vertAlign w:val="subscript"/>
        </w:rPr>
        <w:t>Plant</w:t>
      </w:r>
      <w:r w:rsidRPr="00DB66FC">
        <w:t xml:space="preserve"> / (</w:t>
      </w:r>
      <w:r w:rsidRPr="00DB66FC">
        <w:rPr>
          <w:i/>
          <w:iCs/>
        </w:rPr>
        <w:t>a</w:t>
      </w:r>
      <w:r w:rsidRPr="00DB66FC">
        <w:rPr>
          <w:i/>
          <w:iCs/>
          <w:vertAlign w:val="subscript"/>
        </w:rPr>
        <w:t>lo</w:t>
      </w:r>
      <w:r w:rsidRPr="00DB66FC">
        <w:t xml:space="preserve"> W</w:t>
      </w:r>
      <w:r w:rsidRPr="00DB66FC">
        <w:rPr>
          <w:vertAlign w:val="superscript"/>
        </w:rPr>
        <w:t>–</w:t>
      </w:r>
      <w:r w:rsidRPr="00DB66FC">
        <w:rPr>
          <w:i/>
          <w:iCs/>
          <w:vertAlign w:val="superscript"/>
        </w:rPr>
        <w:t>b</w:t>
      </w:r>
      <w:r w:rsidRPr="00DB66FC">
        <w:rPr>
          <w:i/>
          <w:iCs/>
          <w:vertAlign w:val="subscript"/>
        </w:rPr>
        <w:t>lo</w:t>
      </w:r>
      <w:r w:rsidRPr="00DB66FC">
        <w:t>)</w:t>
      </w:r>
      <w:r>
        <w:tab/>
        <w:t>[</w:t>
      </w:r>
      <w:del w:id="1776" w:author="Brian Bohman" w:date="2022-11-10T21:43:00Z">
        <w:r w:rsidDel="003468DF">
          <w:fldChar w:fldCharType="begin"/>
        </w:r>
        <w:r w:rsidDel="003468DF">
          <w:delInstrText xml:space="preserve"> SEQ Equation \* ARABIC </w:delInstrText>
        </w:r>
        <w:r w:rsidDel="003468DF">
          <w:fldChar w:fldCharType="separate"/>
        </w:r>
        <w:r w:rsidDel="003468DF">
          <w:rPr>
            <w:noProof/>
          </w:rPr>
          <w:delText>1</w:delText>
        </w:r>
        <w:r w:rsidDel="003468DF">
          <w:rPr>
            <w:noProof/>
          </w:rPr>
          <w:fldChar w:fldCharType="end"/>
        </w:r>
      </w:del>
      <w:ins w:id="1777" w:author="Brian Bohman" w:date="2022-11-10T21:43:00Z">
        <w:r w:rsidR="003468DF">
          <w:t>13</w:t>
        </w:r>
      </w:ins>
      <w:del w:id="1778" w:author="Brian Bohman" w:date="2022-11-10T21:43:00Z">
        <w:r w:rsidDel="003468DF">
          <w:rPr>
            <w:noProof/>
          </w:rPr>
          <w:delText>0</w:delText>
        </w:r>
      </w:del>
      <w:r>
        <w:t>]</w:t>
      </w:r>
    </w:p>
    <w:p w14:paraId="70182AEB" w14:textId="4F069EFB" w:rsidR="009F018B" w:rsidRPr="00DB66FC" w:rsidRDefault="009F018B" w:rsidP="00C6721E">
      <w:pPr>
        <w:pStyle w:val="Body"/>
      </w:pPr>
      <w:r w:rsidRPr="00DB66FC">
        <w:t>This has important practical implications for interpreting NNI values. For example, in a case where NNI is less than 1 but NNI</w:t>
      </w:r>
      <w:r w:rsidRPr="00DB66FC">
        <w:rPr>
          <w:vertAlign w:val="subscript"/>
        </w:rPr>
        <w:t>up</w:t>
      </w:r>
      <w:r w:rsidRPr="00DB66FC">
        <w:t xml:space="preserve"> is greater than 1, it follows that crop N status would not be considered deficient (i.e., NNI is not significantly different from 1). In contrast, when both NNI and NNI</w:t>
      </w:r>
      <w:r w:rsidRPr="00DB66FC">
        <w:rPr>
          <w:vertAlign w:val="subscript"/>
        </w:rPr>
        <w:t>lo</w:t>
      </w:r>
      <w:r w:rsidRPr="00DB66FC">
        <w:t xml:space="preserve"> are greater than 1, it follows that crop N status would be considered surplus (i.e., NNI is significantly greater than 1). </w:t>
      </w:r>
      <w:r>
        <w:t>However, the threshold for considering significant differences in NNI will necessarily depend upon the threshold used for calculating %N</w:t>
      </w:r>
      <w:r>
        <w:rPr>
          <w:vertAlign w:val="subscript"/>
        </w:rPr>
        <w:t>c,lo</w:t>
      </w:r>
      <w:r>
        <w:t xml:space="preserve"> and %N</w:t>
      </w:r>
      <w:r>
        <w:rPr>
          <w:vertAlign w:val="subscript"/>
        </w:rPr>
        <w:t>c,up</w:t>
      </w:r>
      <w:r>
        <w:t xml:space="preserve"> (e.g., 90% confidence region). </w:t>
      </w:r>
      <w:r w:rsidR="00737BDD">
        <w:t>For example, t</w:t>
      </w:r>
      <w:r w:rsidRPr="00DB66FC">
        <w:t xml:space="preserve">he conclusions of a small-plot trial evaluating the effect of various N fertilizer treatments on yield and biomass (e.g., </w:t>
      </w:r>
      <w:r>
        <w:rPr>
          <w:noProof/>
        </w:rPr>
        <w:t>Bohman et al. (2021)</w:t>
      </w:r>
      <w:r w:rsidRPr="00DB66FC">
        <w:t>) may draw different conclusions when uncertainty in calculated NNI values is explicitly considered</w:t>
      </w:r>
      <w:r w:rsidR="00D8677E">
        <w:t xml:space="preserve"> (e.g., N treatments were or were not limiting)</w:t>
      </w:r>
      <w:r w:rsidRPr="00DB66FC">
        <w:t>.</w:t>
      </w:r>
    </w:p>
    <w:p w14:paraId="6A336CC2" w14:textId="77777777" w:rsidR="009F018B" w:rsidRPr="00DB66FC" w:rsidRDefault="009F018B" w:rsidP="00C6721E">
      <w:pPr>
        <w:pStyle w:val="Body"/>
      </w:pPr>
      <w:r w:rsidRPr="00DB66FC">
        <w:t xml:space="preserve">Additionally, the parameters of the CNDC (i.e., </w:t>
      </w:r>
      <w:r w:rsidRPr="00DB66FC">
        <w:rPr>
          <w:i/>
          <w:iCs/>
        </w:rPr>
        <w:t>a</w:t>
      </w:r>
      <w:r w:rsidRPr="00DB66FC">
        <w:t xml:space="preserve">, </w:t>
      </w:r>
      <w:r w:rsidRPr="00DB66FC">
        <w:rPr>
          <w:i/>
          <w:iCs/>
        </w:rPr>
        <w:t>b</w:t>
      </w:r>
      <w:r w:rsidRPr="00DB66FC">
        <w:t xml:space="preserve">) are also used to parameterize other related curves such as the critical N uptake curve [CNUC] or the critical N utilization efficiency curve [CNUtEC] </w:t>
      </w:r>
      <w:r>
        <w:rPr>
          <w:noProof/>
        </w:rPr>
        <w:t>(Bohman et al., 2021)</w:t>
      </w:r>
      <w:r w:rsidRPr="00DB66FC">
        <w:t>. When computing the critical N uptake [N</w:t>
      </w:r>
      <w:r w:rsidRPr="00DB66FC">
        <w:rPr>
          <w:vertAlign w:val="subscript"/>
        </w:rPr>
        <w:t>c</w:t>
      </w:r>
      <w:r w:rsidRPr="00DB66FC">
        <w:t>] or critical N utilization efficiency [NUtE</w:t>
      </w:r>
      <w:r w:rsidRPr="00DB66FC">
        <w:rPr>
          <w:vertAlign w:val="subscript"/>
        </w:rPr>
        <w:t>c</w:t>
      </w:r>
      <w:r w:rsidRPr="00DB66FC">
        <w:t>] values defined by these curves, respectively, the parameters from the CNDC</w:t>
      </w:r>
      <w:r w:rsidRPr="00DB66FC">
        <w:rPr>
          <w:vertAlign w:val="subscript"/>
        </w:rPr>
        <w:t>lo</w:t>
      </w:r>
      <w:r w:rsidRPr="00DB66FC">
        <w:t xml:space="preserve"> (i.e., </w:t>
      </w:r>
      <w:r w:rsidRPr="00DB66FC">
        <w:rPr>
          <w:i/>
          <w:iCs/>
        </w:rPr>
        <w:t>a</w:t>
      </w:r>
      <w:r w:rsidRPr="00DB66FC">
        <w:rPr>
          <w:i/>
          <w:iCs/>
          <w:vertAlign w:val="subscript"/>
        </w:rPr>
        <w:t>lo</w:t>
      </w:r>
      <w:r w:rsidRPr="00DB66FC">
        <w:rPr>
          <w:i/>
          <w:iCs/>
        </w:rPr>
        <w:t>, b</w:t>
      </w:r>
      <w:r w:rsidRPr="00DB66FC">
        <w:rPr>
          <w:i/>
          <w:iCs/>
          <w:vertAlign w:val="subscript"/>
        </w:rPr>
        <w:t>lo</w:t>
      </w:r>
      <w:r w:rsidRPr="00DB66FC">
        <w:t>) and CNDC</w:t>
      </w:r>
      <w:r w:rsidRPr="00DB66FC">
        <w:rPr>
          <w:vertAlign w:val="subscript"/>
        </w:rPr>
        <w:t>up</w:t>
      </w:r>
      <w:r w:rsidRPr="00DB66FC">
        <w:t xml:space="preserve"> (i.e., </w:t>
      </w:r>
      <w:r w:rsidRPr="00DB66FC">
        <w:rPr>
          <w:i/>
          <w:iCs/>
        </w:rPr>
        <w:t>a</w:t>
      </w:r>
      <w:r w:rsidRPr="00DB66FC">
        <w:rPr>
          <w:i/>
          <w:iCs/>
          <w:vertAlign w:val="subscript"/>
        </w:rPr>
        <w:t>up</w:t>
      </w:r>
      <w:r w:rsidRPr="00DB66FC">
        <w:rPr>
          <w:i/>
          <w:iCs/>
        </w:rPr>
        <w:t>, b</w:t>
      </w:r>
      <w:r w:rsidRPr="00DB66FC">
        <w:rPr>
          <w:i/>
          <w:iCs/>
          <w:vertAlign w:val="subscript"/>
        </w:rPr>
        <w:t>up</w:t>
      </w:r>
      <w:r w:rsidRPr="00DB66FC">
        <w:t>) should be used to calculate the upper and lower bounds of these derived values. In general, any calculation depending on either %N</w:t>
      </w:r>
      <w:r w:rsidRPr="00DB66FC">
        <w:rPr>
          <w:vertAlign w:val="subscript"/>
        </w:rPr>
        <w:t>c</w:t>
      </w:r>
      <w:r w:rsidRPr="00DB66FC">
        <w:t xml:space="preserve"> or any equation that uses the parameters of the CNDC, should also additionally use the CNDC</w:t>
      </w:r>
      <w:r w:rsidRPr="00DB66FC">
        <w:rPr>
          <w:vertAlign w:val="subscript"/>
        </w:rPr>
        <w:t>lo</w:t>
      </w:r>
      <w:r w:rsidRPr="00DB66FC">
        <w:t xml:space="preserve"> and CNDC</w:t>
      </w:r>
      <w:r w:rsidRPr="00DB66FC">
        <w:rPr>
          <w:vertAlign w:val="subscript"/>
        </w:rPr>
        <w:t>up</w:t>
      </w:r>
      <w:r w:rsidRPr="00DB66FC">
        <w:t xml:space="preserve"> to account for uncertainty in %N</w:t>
      </w:r>
      <w:r w:rsidRPr="00DB66FC">
        <w:rPr>
          <w:vertAlign w:val="subscript"/>
        </w:rPr>
        <w:t>c</w:t>
      </w:r>
      <w:r w:rsidRPr="00DB66FC">
        <w:t>.</w:t>
      </w:r>
    </w:p>
    <w:p w14:paraId="51E04430" w14:textId="77777777" w:rsidR="009F018B" w:rsidRPr="00DB66FC" w:rsidRDefault="009F018B" w:rsidP="009F018B">
      <w:pPr>
        <w:pStyle w:val="Titre2"/>
        <w:ind w:left="576" w:hanging="576"/>
      </w:pPr>
      <w:r w:rsidRPr="00DB66FC">
        <w:t>Evaluating Differences between Statistical Methods</w:t>
      </w:r>
    </w:p>
    <w:p w14:paraId="31329AEF" w14:textId="5E5D96BA" w:rsidR="00D8677E" w:rsidRDefault="009F018B" w:rsidP="00C6721E">
      <w:pPr>
        <w:pStyle w:val="Body"/>
      </w:pPr>
      <w:r w:rsidRPr="00DB66FC">
        <w:t>While the occurrence of difference</w:t>
      </w:r>
      <w:r w:rsidR="00D8677E">
        <w:t>s between</w:t>
      </w:r>
      <w:r w:rsidRPr="00DB66FC">
        <w:t xml:space="preserve"> CNDCs derived using the Bayesian hierarchical model compared to the conventional statistical </w:t>
      </w:r>
      <w:r w:rsidRPr="00DA5F05">
        <w:t>methods (</w:t>
      </w:r>
      <w:del w:id="1779" w:author="Brian Bohman" w:date="2022-11-10T06:35:00Z">
        <w:r w:rsidR="001A01AF" w:rsidDel="004861F8">
          <w:delText>Figure 7</w:delText>
        </w:r>
      </w:del>
      <w:ins w:id="1780" w:author="Brian Bohman" w:date="2022-11-10T06:35:00Z">
        <w:r w:rsidR="004861F8">
          <w:t>Figure 6</w:t>
        </w:r>
      </w:ins>
      <w:r w:rsidRPr="00DA5F05">
        <w:t>) is</w:t>
      </w:r>
      <w:r w:rsidRPr="00DB66FC">
        <w:t xml:space="preserve"> itself notable, the magnitude of the differences found in the present study</w:t>
      </w:r>
      <w:r w:rsidR="00D8677E">
        <w:t xml:space="preserve"> </w:t>
      </w:r>
      <w:r w:rsidRPr="00DB66FC">
        <w:t>is especially remarkable</w:t>
      </w:r>
      <w:r w:rsidR="00A55245">
        <w:t xml:space="preserve"> for the following reasons</w:t>
      </w:r>
      <w:r w:rsidRPr="00DB66FC">
        <w:t>.</w:t>
      </w:r>
    </w:p>
    <w:p w14:paraId="7828BF8A" w14:textId="77777777" w:rsidR="00225993" w:rsidRDefault="009F018B" w:rsidP="00C6721E">
      <w:pPr>
        <w:pStyle w:val="Body"/>
      </w:pPr>
      <w:r w:rsidRPr="00DB66FC">
        <w:t>Because of its strong theoretical underpinning, %N</w:t>
      </w:r>
      <w:r w:rsidRPr="00DB66FC">
        <w:rPr>
          <w:vertAlign w:val="subscript"/>
        </w:rPr>
        <w:t>c</w:t>
      </w:r>
      <w:r w:rsidRPr="00DB66FC">
        <w:t xml:space="preserve"> and NNI are typically considered to be high fidelity measurements of crop N status, not affected by the subjectivity or relativity found in most other methods </w:t>
      </w:r>
      <w:r>
        <w:rPr>
          <w:noProof/>
        </w:rPr>
        <w:t>(Lemaire et al., 2019)</w:t>
      </w:r>
      <w:r w:rsidRPr="00DB66FC">
        <w:t>. However, the findings of the present study strongly suggest that this conception of the NNI framework must be qualified within a particular application by the statistical methods used to derive the CNDC for a given experimental dataset.</w:t>
      </w:r>
    </w:p>
    <w:p w14:paraId="0458E0CD" w14:textId="77777777" w:rsidR="009F018B" w:rsidRPr="00DB66FC" w:rsidRDefault="009F018B" w:rsidP="00C6721E">
      <w:pPr>
        <w:pStyle w:val="Body"/>
      </w:pPr>
      <w:r w:rsidRPr="00DB66FC">
        <w:t>Unfortunately, the direct evaluation of different statistical methods to calculate the CNDC from the same experimental dataset cannot directly answer the question of which statistical method or resulting CNDC is “correct” (i.e., most accurate, least biased). However, we can reasonably conclude from both deduction and from the findings of the present study that a Bayesian hierarchical model utilizing the linear-plateau method and leveraging partial pooling across effect levels will result in inference that is less subjected to potential bias in the experimental data set compared to the conventional statistical methods. Additionally, it extracts the greatest amount of information from a given dataset, as no data are excluded from the fitting of the total model.</w:t>
      </w:r>
    </w:p>
    <w:p w14:paraId="60B4D89C" w14:textId="54AFFD0A" w:rsidR="009F018B" w:rsidRDefault="009F018B" w:rsidP="00C6721E">
      <w:pPr>
        <w:pStyle w:val="Body"/>
      </w:pPr>
      <w:r w:rsidRPr="00DB66FC">
        <w:t>Therefore, it appears preferable for the future development of CNDCs to utilize the Bayesian hierarchical method to both quantify uncertainty and reduce bias in %N</w:t>
      </w:r>
      <w:r w:rsidRPr="00DB66FC">
        <w:rPr>
          <w:vertAlign w:val="subscript"/>
        </w:rPr>
        <w:t>c</w:t>
      </w:r>
      <w:r w:rsidRPr="00DB66FC">
        <w:t>. Without addressing these limitations (i.e., bias and uncertainty), both directly resulting from the statistical methods used, the NNI framework cannot fulfill its core objective of providing an absolute reference of crop N status.</w:t>
      </w:r>
    </w:p>
    <w:p w14:paraId="14E6C519" w14:textId="66071F76" w:rsidR="009F018B" w:rsidRDefault="009F018B" w:rsidP="00C6721E">
      <w:pPr>
        <w:pStyle w:val="Body"/>
      </w:pPr>
      <w:r w:rsidRPr="00DB66FC">
        <w:t xml:space="preserve">Additionally, with further development </w:t>
      </w:r>
      <w:r>
        <w:t>of</w:t>
      </w:r>
      <w:r w:rsidRPr="00DB66FC">
        <w:t xml:space="preserve"> </w:t>
      </w:r>
      <w:r w:rsidR="009005E8">
        <w:t>standardized</w:t>
      </w:r>
      <w:r w:rsidRPr="00DB66FC">
        <w:t xml:space="preserve"> tools for this scientific computing task, the implementation of the</w:t>
      </w:r>
      <w:r w:rsidR="009005E8">
        <w:t xml:space="preserve"> partially-pooled</w:t>
      </w:r>
      <w:r w:rsidRPr="00DB66FC">
        <w:t xml:space="preserve"> Bayesian hierarchical framework for deriving the CNDC can be made trivial and may enable the development of CNDCs from existing but unutilized experimental datasets. Therefore, the development of a dedicated software library to implement the </w:t>
      </w:r>
      <w:r w:rsidR="009005E8">
        <w:t xml:space="preserve">partially-pooled </w:t>
      </w:r>
      <w:r w:rsidRPr="00DB66FC">
        <w:t>Bayesian hierarchical method</w:t>
      </w:r>
      <w:r w:rsidR="009005E8">
        <w:t xml:space="preserve"> developed in the present study</w:t>
      </w:r>
      <w:r w:rsidRPr="00DB66FC">
        <w:t xml:space="preserve"> is a priority for future research efforts</w:t>
      </w:r>
      <w:r w:rsidR="009005E8">
        <w:t xml:space="preserve"> because it </w:t>
      </w:r>
      <w:r>
        <w:t xml:space="preserve">will enable </w:t>
      </w:r>
      <w:r w:rsidR="009005E8">
        <w:t xml:space="preserve">other researchers to </w:t>
      </w:r>
      <w:r>
        <w:t xml:space="preserve">implement this preferred method </w:t>
      </w:r>
      <w:r w:rsidR="009005E8">
        <w:t>of</w:t>
      </w:r>
      <w:r>
        <w:t xml:space="preserve"> deriv</w:t>
      </w:r>
      <w:r w:rsidR="009005E8">
        <w:t>ing</w:t>
      </w:r>
      <w:r>
        <w:t xml:space="preserve"> CNDCs.</w:t>
      </w:r>
      <w:ins w:id="1781" w:author="Brian Bohman" w:date="2022-11-10T20:49:00Z">
        <w:r w:rsidR="00383ADD">
          <w:t xml:space="preserve"> This is </w:t>
        </w:r>
      </w:ins>
      <w:ins w:id="1782" w:author="Brian Bohman" w:date="2022-11-10T20:50:00Z">
        <w:r w:rsidR="00383ADD">
          <w:t>of timely</w:t>
        </w:r>
      </w:ins>
      <w:ins w:id="1783" w:author="Brian Bohman" w:date="2022-11-10T20:49:00Z">
        <w:r w:rsidR="00383ADD">
          <w:t xml:space="preserve"> importan</w:t>
        </w:r>
      </w:ins>
      <w:ins w:id="1784" w:author="Brian Bohman" w:date="2022-11-10T20:50:00Z">
        <w:r w:rsidR="00383ADD">
          <w:t>ce</w:t>
        </w:r>
      </w:ins>
      <w:ins w:id="1785" w:author="Brian Bohman" w:date="2022-11-10T20:49:00Z">
        <w:r w:rsidR="00383ADD">
          <w:t xml:space="preserve"> given the increased availability of </w:t>
        </w:r>
      </w:ins>
      <w:ins w:id="1786" w:author="Brian Bohman" w:date="2022-11-10T20:58:00Z">
        <w:r w:rsidR="00973619">
          <w:t xml:space="preserve">high-quality, consolidated </w:t>
        </w:r>
      </w:ins>
      <w:ins w:id="1787" w:author="Brian Bohman" w:date="2022-11-10T20:50:00Z">
        <w:r w:rsidR="00383ADD">
          <w:t xml:space="preserve">datasets suitable for fitting CNDCs across </w:t>
        </w:r>
      </w:ins>
      <w:ins w:id="1788" w:author="Brian Bohman" w:date="2022-11-10T20:51:00Z">
        <w:r w:rsidR="00383ADD" w:rsidRPr="00AF0E94">
          <w:t xml:space="preserve">G </w:t>
        </w:r>
        <w:r w:rsidR="00383ADD">
          <w:t>×</w:t>
        </w:r>
        <w:r w:rsidR="00383ADD" w:rsidRPr="00AF0E94">
          <w:t xml:space="preserve"> E </w:t>
        </w:r>
        <w:r w:rsidR="00383ADD">
          <w:t>× M effects</w:t>
        </w:r>
      </w:ins>
      <w:ins w:id="1789" w:author="Brian Bohman" w:date="2022-11-10T21:00:00Z">
        <w:r w:rsidR="00973619">
          <w:t xml:space="preserve"> (Ciampitti, et al., 2022). </w:t>
        </w:r>
      </w:ins>
      <w:ins w:id="1790" w:author="Brian Bohman" w:date="2022-11-10T21:01:00Z">
        <w:r w:rsidR="00973619">
          <w:t xml:space="preserve">Given the increased availability of data, future research should expand </w:t>
        </w:r>
      </w:ins>
      <w:ins w:id="1791" w:author="Brian Bohman" w:date="2022-11-10T21:00:00Z">
        <w:r w:rsidR="00973619">
          <w:t xml:space="preserve">the partially-pooled </w:t>
        </w:r>
        <w:r w:rsidR="00973619" w:rsidRPr="00DB66FC">
          <w:t>Bayesian hierarchical method</w:t>
        </w:r>
      </w:ins>
      <w:ins w:id="1792" w:author="Brian Bohman" w:date="2022-11-10T21:01:00Z">
        <w:r w:rsidR="00973619">
          <w:t xml:space="preserve"> to</w:t>
        </w:r>
      </w:ins>
      <w:ins w:id="1793" w:author="Brian Bohman" w:date="2022-11-10T21:02:00Z">
        <w:r w:rsidR="00973619">
          <w:t xml:space="preserve"> fit models </w:t>
        </w:r>
      </w:ins>
      <w:ins w:id="1794" w:author="Brian Bohman" w:date="2022-11-10T21:03:00Z">
        <w:r w:rsidR="00973619">
          <w:t xml:space="preserve">simultaneously </w:t>
        </w:r>
      </w:ins>
      <w:ins w:id="1795" w:author="Brian Bohman" w:date="2022-11-10T21:02:00Z">
        <w:r w:rsidR="00973619">
          <w:t>using data</w:t>
        </w:r>
      </w:ins>
      <w:ins w:id="1796" w:author="Brian Bohman" w:date="2022-11-10T20:59:00Z">
        <w:r w:rsidR="00973619">
          <w:t xml:space="preserve"> </w:t>
        </w:r>
      </w:ins>
      <w:ins w:id="1797" w:author="Brian Bohman" w:date="2022-11-10T21:02:00Z">
        <w:r w:rsidR="00973619">
          <w:t>from</w:t>
        </w:r>
      </w:ins>
      <w:ins w:id="1798" w:author="Brian Bohman" w:date="2022-11-10T20:58:00Z">
        <w:r w:rsidR="00973619">
          <w:t xml:space="preserve"> </w:t>
        </w:r>
      </w:ins>
      <w:ins w:id="1799" w:author="Brian Bohman" w:date="2022-11-10T21:03:00Z">
        <w:r w:rsidR="00973619">
          <w:t xml:space="preserve">multiple </w:t>
        </w:r>
      </w:ins>
      <w:ins w:id="1800" w:author="Brian Bohman" w:date="2022-11-10T20:59:00Z">
        <w:r w:rsidR="00973619">
          <w:t xml:space="preserve">crop </w:t>
        </w:r>
      </w:ins>
      <w:ins w:id="1801" w:author="Brian Bohman" w:date="2022-11-10T20:58:00Z">
        <w:r w:rsidR="00973619">
          <w:t>specie</w:t>
        </w:r>
      </w:ins>
      <w:ins w:id="1802" w:author="Brian Bohman" w:date="2022-11-10T21:02:00Z">
        <w:r w:rsidR="00973619">
          <w:t>s</w:t>
        </w:r>
      </w:ins>
      <w:ins w:id="1803" w:author="Brian Bohman" w:date="2022-11-10T20:51:00Z">
        <w:r w:rsidR="00383ADD">
          <w:t>.</w:t>
        </w:r>
      </w:ins>
    </w:p>
    <w:p w14:paraId="3F0314CB" w14:textId="7F08E1AC" w:rsidR="00DC2BA3" w:rsidRPr="00DB66FC" w:rsidRDefault="00EC66E0" w:rsidP="00DC2BA3">
      <w:pPr>
        <w:pStyle w:val="Body"/>
      </w:pPr>
      <w:r>
        <w:t xml:space="preserve">Finally, having sufficient quantity and quality of experimental data remains an essential criteria to consider when deriving a CNDC </w:t>
      </w:r>
      <w:r w:rsidR="00EC6569">
        <w:t xml:space="preserve">independent of the statistical method used </w:t>
      </w:r>
      <w:r>
        <w:rPr>
          <w:noProof/>
        </w:rPr>
        <w:t>(Fernández et al., 2021; Fernández et al., 2022)</w:t>
      </w:r>
      <w:r w:rsidR="00623F79">
        <w:rPr>
          <w:noProof/>
        </w:rPr>
        <w:t xml:space="preserve">. Even </w:t>
      </w:r>
      <w:r w:rsidR="005C5E18">
        <w:rPr>
          <w:noProof/>
        </w:rPr>
        <w:t>with</w:t>
      </w:r>
      <w:r w:rsidR="00623F79">
        <w:rPr>
          <w:noProof/>
        </w:rPr>
        <w:t xml:space="preserve"> the </w:t>
      </w:r>
      <w:r w:rsidR="00EC6569">
        <w:rPr>
          <w:noProof/>
        </w:rPr>
        <w:t xml:space="preserve">advantages of the </w:t>
      </w:r>
      <w:r w:rsidR="0029650C">
        <w:t xml:space="preserve">partially-pooled Bayesian hierarchical </w:t>
      </w:r>
      <w:r w:rsidR="00623F79">
        <w:t xml:space="preserve">method, </w:t>
      </w:r>
      <w:r w:rsidR="005C5E18">
        <w:t xml:space="preserve">insufficient </w:t>
      </w:r>
      <w:r w:rsidR="00623F79">
        <w:t xml:space="preserve">experimental data quality and quantity </w:t>
      </w:r>
      <w:r w:rsidR="00EC6569">
        <w:t>may still</w:t>
      </w:r>
      <w:r w:rsidR="00623F79">
        <w:t xml:space="preserve"> result in inferential bias </w:t>
      </w:r>
      <w:r w:rsidR="00876A63">
        <w:t>of</w:t>
      </w:r>
      <w:r w:rsidR="00623F79">
        <w:t xml:space="preserve"> the </w:t>
      </w:r>
      <w:r w:rsidR="005C5E18">
        <w:t xml:space="preserve">CNDC </w:t>
      </w:r>
      <w:r w:rsidR="00876A63">
        <w:t>for</w:t>
      </w:r>
      <w:r w:rsidR="005C5E18">
        <w:t xml:space="preserve"> an </w:t>
      </w:r>
      <w:r w:rsidR="00623F79">
        <w:t xml:space="preserve">individual </w:t>
      </w:r>
      <w:r w:rsidR="00623F79" w:rsidRPr="00AF0E94">
        <w:t xml:space="preserve">G </w:t>
      </w:r>
      <w:r w:rsidR="00623F79">
        <w:t>×</w:t>
      </w:r>
      <w:r w:rsidR="00623F79" w:rsidRPr="00AF0E94">
        <w:t xml:space="preserve"> E </w:t>
      </w:r>
      <w:r w:rsidR="00623F79">
        <w:t>× M</w:t>
      </w:r>
      <w:r w:rsidR="005C5E18">
        <w:t xml:space="preserve"> </w:t>
      </w:r>
      <w:r w:rsidR="00876A63">
        <w:t>interaction level</w:t>
      </w:r>
      <w:r w:rsidR="00623F79">
        <w:t>.</w:t>
      </w:r>
      <w:r w:rsidR="005C5E18">
        <w:t xml:space="preserve"> Given the limitations of the quantity and quality of experimental data used in this study (i.e., bias towards N limiting conditions for Argentina, bias towards non-N limiting conditions for Belgium and Minnesota), it is </w:t>
      </w:r>
      <w:r w:rsidR="00876A63">
        <w:t>plausible</w:t>
      </w:r>
      <w:r w:rsidR="005C5E18">
        <w:t xml:space="preserve"> that estimates</w:t>
      </w:r>
      <w:r w:rsidR="00DC2BA3">
        <w:t xml:space="preserve"> </w:t>
      </w:r>
      <w:r w:rsidR="00876A63">
        <w:t xml:space="preserve">of CNDCs from this study </w:t>
      </w:r>
      <w:r w:rsidR="00DC2BA3">
        <w:t xml:space="preserve">are biased relative to estimates </w:t>
      </w:r>
      <w:r w:rsidR="00876A63">
        <w:t xml:space="preserve">of CNDCs </w:t>
      </w:r>
      <w:r w:rsidR="00DC2BA3">
        <w:t xml:space="preserve">derived </w:t>
      </w:r>
      <w:r w:rsidR="00876A63">
        <w:t>using</w:t>
      </w:r>
      <w:r w:rsidR="00DC2BA3">
        <w:t xml:space="preserve"> an </w:t>
      </w:r>
      <w:r w:rsidR="00EC6569">
        <w:t>“</w:t>
      </w:r>
      <w:r w:rsidR="00876A63">
        <w:t>ideal</w:t>
      </w:r>
      <w:r w:rsidR="00EC6569">
        <w:t>”</w:t>
      </w:r>
      <w:r w:rsidR="00876A63">
        <w:t xml:space="preserve"> </w:t>
      </w:r>
      <w:r w:rsidR="00DC2BA3">
        <w:t>experimental dataset</w:t>
      </w:r>
      <w:r w:rsidR="00876A63">
        <w:t xml:space="preserve"> and identical statistical methods</w:t>
      </w:r>
      <w:r w:rsidR="00DC2BA3">
        <w:t xml:space="preserve">. Therefore, future studies utilizing the partially-pooled Bayesian hierarchical method should </w:t>
      </w:r>
      <w:r w:rsidR="00C63C67">
        <w:t>ensure</w:t>
      </w:r>
      <w:r w:rsidR="00DC2BA3">
        <w:t xml:space="preserve"> that </w:t>
      </w:r>
      <w:r w:rsidR="00C63C67">
        <w:t xml:space="preserve">the </w:t>
      </w:r>
      <w:r w:rsidR="00DC2BA3">
        <w:t>experimental data</w:t>
      </w:r>
      <w:r w:rsidR="00C63C67">
        <w:t>set</w:t>
      </w:r>
      <w:r w:rsidR="00DC2BA3">
        <w:t xml:space="preserve"> for each </w:t>
      </w:r>
      <w:r w:rsidR="00DC2BA3" w:rsidRPr="00AF0E94">
        <w:t xml:space="preserve">G </w:t>
      </w:r>
      <w:r w:rsidR="00DC2BA3">
        <w:t>×</w:t>
      </w:r>
      <w:r w:rsidR="00DC2BA3" w:rsidRPr="00AF0E94">
        <w:t xml:space="preserve"> E </w:t>
      </w:r>
      <w:r w:rsidR="00DC2BA3">
        <w:t xml:space="preserve">× M </w:t>
      </w:r>
      <w:r w:rsidR="00876A63">
        <w:t>interaction</w:t>
      </w:r>
      <w:r w:rsidR="00DC2BA3">
        <w:t xml:space="preserve"> level meets the </w:t>
      </w:r>
      <w:r w:rsidR="00C63C67">
        <w:t xml:space="preserve">sufficiency </w:t>
      </w:r>
      <w:r w:rsidR="00DC2BA3">
        <w:t xml:space="preserve">criteria </w:t>
      </w:r>
      <w:r w:rsidR="00876A63">
        <w:t>identified by</w:t>
      </w:r>
      <w:r w:rsidR="00DC2BA3">
        <w:t xml:space="preserve"> Fernández et al. (2022) (i.e., at least eight experimental trials containing at least three N treatments and at least three sampling dates)</w:t>
      </w:r>
      <w:r w:rsidR="00C63C67">
        <w:t>.</w:t>
      </w:r>
    </w:p>
    <w:p w14:paraId="7423FD30" w14:textId="77777777" w:rsidR="009F018B" w:rsidRPr="00AF0E94" w:rsidRDefault="009F018B" w:rsidP="009F018B">
      <w:pPr>
        <w:pStyle w:val="Titre1"/>
        <w:ind w:left="432" w:hanging="432"/>
      </w:pPr>
      <w:r w:rsidRPr="00AF0E94">
        <w:t>Conclusions</w:t>
      </w:r>
    </w:p>
    <w:p w14:paraId="720BC284" w14:textId="1DDB79D2" w:rsidR="009F018B" w:rsidRDefault="009F018B" w:rsidP="00C6721E">
      <w:pPr>
        <w:pStyle w:val="Body"/>
      </w:pPr>
      <w:r w:rsidRPr="00AF0E94">
        <w:t xml:space="preserve">First, this study demonstrated that there are significant differences between CNDCs developed across G </w:t>
      </w:r>
      <w:r>
        <w:t>×</w:t>
      </w:r>
      <w:r w:rsidRPr="00AF0E94">
        <w:t xml:space="preserve"> E </w:t>
      </w:r>
      <w:r>
        <w:t xml:space="preserve">× M </w:t>
      </w:r>
      <w:r w:rsidRPr="00AF0E94">
        <w:t>effects for potato. Therefore, any application of %N</w:t>
      </w:r>
      <w:r w:rsidRPr="00AF0E94">
        <w:rPr>
          <w:vertAlign w:val="subscript"/>
        </w:rPr>
        <w:t>c</w:t>
      </w:r>
      <w:r w:rsidRPr="00AF0E94">
        <w:t xml:space="preserve"> must use an appropriate CNDC (i.e., not significantly different) for the G </w:t>
      </w:r>
      <w:r>
        <w:t>×</w:t>
      </w:r>
      <w:r w:rsidRPr="00AF0E94">
        <w:t xml:space="preserve"> E</w:t>
      </w:r>
      <w:r>
        <w:t xml:space="preserve"> × M</w:t>
      </w:r>
      <w:r w:rsidRPr="00AF0E94">
        <w:t xml:space="preserve"> interaction being considered. Second, this study developed an approach to communicate uncertainty in %N</w:t>
      </w:r>
      <w:r w:rsidRPr="00AF0E94">
        <w:rPr>
          <w:vertAlign w:val="subscript"/>
        </w:rPr>
        <w:t>c</w:t>
      </w:r>
      <w:r w:rsidRPr="00AF0E94">
        <w:t xml:space="preserve"> through the concise set of six parameters defined by the CNDC (i.e., </w:t>
      </w:r>
      <w:r w:rsidRPr="00AF0E94">
        <w:rPr>
          <w:i/>
          <w:iCs/>
        </w:rPr>
        <w:t>a</w:t>
      </w:r>
      <w:r w:rsidRPr="00AF0E94">
        <w:t xml:space="preserve">, </w:t>
      </w:r>
      <w:r w:rsidRPr="00AF0E94">
        <w:rPr>
          <w:i/>
          <w:iCs/>
        </w:rPr>
        <w:t>b</w:t>
      </w:r>
      <w:r w:rsidRPr="00AF0E94">
        <w:t>), CNDC</w:t>
      </w:r>
      <w:r w:rsidRPr="00AF0E94">
        <w:rPr>
          <w:vertAlign w:val="subscript"/>
        </w:rPr>
        <w:t>lo</w:t>
      </w:r>
      <w:r w:rsidRPr="00AF0E94">
        <w:t xml:space="preserve"> (i.e., </w:t>
      </w:r>
      <w:r w:rsidRPr="00AF0E94">
        <w:rPr>
          <w:i/>
          <w:iCs/>
        </w:rPr>
        <w:t>a</w:t>
      </w:r>
      <w:r w:rsidRPr="00AF0E94">
        <w:rPr>
          <w:i/>
          <w:iCs/>
          <w:vertAlign w:val="subscript"/>
        </w:rPr>
        <w:t>lo</w:t>
      </w:r>
      <w:r w:rsidRPr="00AF0E94">
        <w:t xml:space="preserve">, </w:t>
      </w:r>
      <w:r w:rsidRPr="00AF0E94">
        <w:rPr>
          <w:i/>
          <w:iCs/>
        </w:rPr>
        <w:t>b</w:t>
      </w:r>
      <w:r w:rsidRPr="00AF0E94">
        <w:rPr>
          <w:i/>
          <w:iCs/>
          <w:vertAlign w:val="subscript"/>
        </w:rPr>
        <w:t>lo</w:t>
      </w:r>
      <w:r w:rsidRPr="00AF0E94">
        <w:t>), and CNDC</w:t>
      </w:r>
      <w:r w:rsidRPr="00AF0E94">
        <w:rPr>
          <w:vertAlign w:val="subscript"/>
        </w:rPr>
        <w:t>up</w:t>
      </w:r>
      <w:r w:rsidRPr="00AF0E94">
        <w:t xml:space="preserve"> (i.e., </w:t>
      </w:r>
      <w:r w:rsidRPr="00AF0E94">
        <w:rPr>
          <w:i/>
          <w:iCs/>
        </w:rPr>
        <w:t>a</w:t>
      </w:r>
      <w:r w:rsidRPr="00AF0E94">
        <w:rPr>
          <w:i/>
          <w:iCs/>
          <w:vertAlign w:val="subscript"/>
        </w:rPr>
        <w:t>up</w:t>
      </w:r>
      <w:r w:rsidRPr="00AF0E94">
        <w:t xml:space="preserve">, </w:t>
      </w:r>
      <w:r w:rsidRPr="00AF0E94">
        <w:rPr>
          <w:i/>
          <w:iCs/>
        </w:rPr>
        <w:t>b</w:t>
      </w:r>
      <w:r w:rsidRPr="00AF0E94">
        <w:rPr>
          <w:i/>
          <w:iCs/>
          <w:vertAlign w:val="subscript"/>
        </w:rPr>
        <w:t>up</w:t>
      </w:r>
      <w:r w:rsidRPr="00AF0E94">
        <w:t>), and the %N</w:t>
      </w:r>
      <w:r w:rsidRPr="00AF0E94">
        <w:rPr>
          <w:vertAlign w:val="subscript"/>
        </w:rPr>
        <w:t>c</w:t>
      </w:r>
      <w:r w:rsidRPr="00AF0E94">
        <w:t xml:space="preserve"> value computed from these three curves should be used in all subsequent computations to propagate uncertainty. Third, this study demonstrated that the statistical method used to derive CNDCs </w:t>
      </w:r>
      <w:r>
        <w:t>affects</w:t>
      </w:r>
      <w:r w:rsidRPr="00AF0E94">
        <w:t xml:space="preserve"> the inferred %N</w:t>
      </w:r>
      <w:r w:rsidRPr="00AF0E94">
        <w:rPr>
          <w:vertAlign w:val="subscript"/>
        </w:rPr>
        <w:t>c</w:t>
      </w:r>
      <w:r w:rsidRPr="00AF0E94">
        <w:t xml:space="preserve"> values, and that the </w:t>
      </w:r>
      <w:r>
        <w:t xml:space="preserve">partially-pooled </w:t>
      </w:r>
      <w:r w:rsidRPr="00AF0E94">
        <w:t xml:space="preserve">hierarchical Bayesian framework is less susceptible to bias due to </w:t>
      </w:r>
      <w:r w:rsidR="004D503B">
        <w:t>insufficient quantity and quality of</w:t>
      </w:r>
      <w:r w:rsidRPr="00AF0E94">
        <w:t xml:space="preserve"> experimental data than the conventional statistical methods</w:t>
      </w:r>
      <w:r w:rsidR="00C63C67">
        <w:t>.</w:t>
      </w:r>
      <w:r w:rsidRPr="00AF0E94">
        <w:t xml:space="preserve"> Therefore, future efforts to derive CNDCs should utilize the </w:t>
      </w:r>
      <w:r>
        <w:t xml:space="preserve">partially-pooled </w:t>
      </w:r>
      <w:r w:rsidRPr="00AF0E94">
        <w:t>hierarchical Bayesian framework whenever possible.</w:t>
      </w:r>
      <w:r w:rsidR="00C63C67">
        <w:t xml:space="preserve"> </w:t>
      </w:r>
      <w:r w:rsidRPr="00AF0E94">
        <w:t>Fourth, the findings of this study suggest that variation in %N</w:t>
      </w:r>
      <w:r w:rsidRPr="00AF0E94">
        <w:rPr>
          <w:vertAlign w:val="subscript"/>
        </w:rPr>
        <w:t>c</w:t>
      </w:r>
      <w:r w:rsidRPr="00AF0E94">
        <w:t xml:space="preserve"> across G </w:t>
      </w:r>
      <w:r>
        <w:t>×</w:t>
      </w:r>
      <w:r w:rsidRPr="00AF0E94">
        <w:t xml:space="preserve"> E</w:t>
      </w:r>
      <w:r>
        <w:t xml:space="preserve"> × M</w:t>
      </w:r>
      <w:r w:rsidRPr="00AF0E94">
        <w:t xml:space="preserve"> interactions necessarily extends to NUE, via the relationship between the CNDC and the CNUtEC. Therefore, NUE is dependent on the mechanisms that control N dilution (i.e., biomass partitioning), and future efforts to improve NUE should explicitly consider how G </w:t>
      </w:r>
      <w:r>
        <w:t>×</w:t>
      </w:r>
      <w:r w:rsidRPr="00AF0E94">
        <w:t xml:space="preserve"> E</w:t>
      </w:r>
      <w:r>
        <w:t xml:space="preserve"> × M</w:t>
      </w:r>
      <w:r w:rsidRPr="00AF0E94">
        <w:t xml:space="preserve"> interactions affect N dilution.</w:t>
      </w:r>
    </w:p>
    <w:p w14:paraId="5362E703" w14:textId="77777777" w:rsidR="009F018B" w:rsidRDefault="009F018B" w:rsidP="00C6721E">
      <w:r>
        <w:br w:type="page"/>
      </w:r>
    </w:p>
    <w:p w14:paraId="6C8A5F8F" w14:textId="797988F6" w:rsidR="00946278" w:rsidRDefault="00946278" w:rsidP="00946278">
      <w:pPr>
        <w:pStyle w:val="Titre1"/>
        <w:ind w:left="432" w:hanging="432"/>
      </w:pPr>
      <w:r>
        <w:t>Acknowledgements</w:t>
      </w:r>
    </w:p>
    <w:p w14:paraId="2BDC68E5" w14:textId="4FB39EB8" w:rsidR="00946278" w:rsidRDefault="00081C9A" w:rsidP="00946278">
      <w:pPr>
        <w:jc w:val="left"/>
      </w:pPr>
      <w:r>
        <w:t>Research funding for this project was provided by Minnesota Area II Potato Growers Research and Promotion Council, and the Clean Water Land and Legacy Amendment with funding administered through the Minnesota Department of Agriculture.</w:t>
      </w:r>
    </w:p>
    <w:p w14:paraId="164C9785" w14:textId="5ACDFFD5" w:rsidR="00946278" w:rsidRPr="00946278" w:rsidRDefault="00946278" w:rsidP="00946278">
      <w:pPr>
        <w:jc w:val="left"/>
      </w:pPr>
      <w:r>
        <w:br w:type="page"/>
      </w:r>
    </w:p>
    <w:p w14:paraId="14453250" w14:textId="77777777" w:rsidR="009F018B" w:rsidRDefault="009F018B" w:rsidP="009F018B">
      <w:pPr>
        <w:pStyle w:val="Titre1"/>
        <w:ind w:left="432" w:hanging="432"/>
      </w:pPr>
      <w:r>
        <w:t>References</w:t>
      </w:r>
    </w:p>
    <w:p w14:paraId="3DA7E0D5" w14:textId="77777777" w:rsidR="009F018B" w:rsidRPr="00750F93" w:rsidRDefault="009F018B" w:rsidP="00C6721E">
      <w:pPr>
        <w:pStyle w:val="EndNoteBibliography"/>
        <w:spacing w:after="0"/>
        <w:ind w:left="720" w:hanging="720"/>
        <w:rPr>
          <w:noProof/>
        </w:rPr>
      </w:pPr>
      <w:r w:rsidRPr="00750F93">
        <w:rPr>
          <w:noProof/>
        </w:rPr>
        <w:t xml:space="preserve">AHDB. (2015). Charlotte: Agriculture and Horticulture Development Board. Retrieved from </w:t>
      </w:r>
      <w:r w:rsidRPr="009F018B">
        <w:rPr>
          <w:noProof/>
        </w:rPr>
        <w:t>https://varieties.ahdb.org.uk/varieties/view/CHARLOTTE</w:t>
      </w:r>
    </w:p>
    <w:p w14:paraId="6C6926F0" w14:textId="77777777" w:rsidR="009F018B" w:rsidRPr="00750F93" w:rsidRDefault="009F018B" w:rsidP="00C6721E">
      <w:pPr>
        <w:pStyle w:val="EndNoteBibliography"/>
        <w:spacing w:after="0"/>
        <w:ind w:left="720" w:hanging="720"/>
        <w:rPr>
          <w:noProof/>
        </w:rPr>
      </w:pPr>
      <w:r w:rsidRPr="00750F93">
        <w:rPr>
          <w:noProof/>
        </w:rPr>
        <w:t xml:space="preserve">Allen, E.J., and R.K. Scott. (1980). An Analysis of Growth of the Potato Crop. </w:t>
      </w:r>
      <w:r w:rsidRPr="00750F93">
        <w:rPr>
          <w:i/>
          <w:noProof/>
        </w:rPr>
        <w:t>J. Agr. Sci., 94</w:t>
      </w:r>
      <w:r w:rsidRPr="00750F93">
        <w:rPr>
          <w:noProof/>
        </w:rPr>
        <w:t xml:space="preserve">(3), 583-606. </w:t>
      </w:r>
      <w:r w:rsidRPr="009F018B">
        <w:rPr>
          <w:noProof/>
        </w:rPr>
        <w:t>https://doi.org/10.1017/S0021859600028598</w:t>
      </w:r>
      <w:r w:rsidRPr="00750F93">
        <w:rPr>
          <w:noProof/>
        </w:rPr>
        <w:t>.</w:t>
      </w:r>
    </w:p>
    <w:p w14:paraId="1907C40B" w14:textId="77777777" w:rsidR="009F018B" w:rsidRPr="009C7291" w:rsidRDefault="009F018B" w:rsidP="00C6721E">
      <w:pPr>
        <w:pStyle w:val="EndNoteBibliography"/>
        <w:spacing w:after="0"/>
        <w:ind w:left="720" w:hanging="720"/>
        <w:rPr>
          <w:noProof/>
          <w:lang w:val="fr-CA"/>
          <w:rPrChange w:id="1804" w:author="Gilles Bélanger" w:date="2022-11-15T14:42:00Z">
            <w:rPr>
              <w:noProof/>
            </w:rPr>
          </w:rPrChange>
        </w:rPr>
      </w:pPr>
      <w:r w:rsidRPr="00750F93">
        <w:rPr>
          <w:noProof/>
        </w:rPr>
        <w:t xml:space="preserve">Barraclough, P.B., J.R. Howarth, J. Jones, R. Lopez-Bellido, S. Parmar, C.E. Shepherd, and M.J. Hawkesford. (2010). Nitrogen Efficiency of Wheat: Genotypic and Environmental Variation and Prospects for Improvement. </w:t>
      </w:r>
      <w:r w:rsidRPr="009C7291">
        <w:rPr>
          <w:i/>
          <w:noProof/>
          <w:lang w:val="fr-CA"/>
          <w:rPrChange w:id="1805" w:author="Gilles Bélanger" w:date="2022-11-15T14:42:00Z">
            <w:rPr>
              <w:i/>
              <w:noProof/>
            </w:rPr>
          </w:rPrChange>
        </w:rPr>
        <w:t>Eur. J. Agron., 33</w:t>
      </w:r>
      <w:r w:rsidRPr="009C7291">
        <w:rPr>
          <w:noProof/>
          <w:lang w:val="fr-CA"/>
          <w:rPrChange w:id="1806" w:author="Gilles Bélanger" w:date="2022-11-15T14:42:00Z">
            <w:rPr>
              <w:noProof/>
            </w:rPr>
          </w:rPrChange>
        </w:rPr>
        <w:t>(1), 1-11. https://doi.org/10.1016/j.eja.2010.01.005.</w:t>
      </w:r>
    </w:p>
    <w:p w14:paraId="59F8A167" w14:textId="77777777" w:rsidR="009F018B" w:rsidRPr="00750F93" w:rsidRDefault="009F018B" w:rsidP="00C6721E">
      <w:pPr>
        <w:pStyle w:val="EndNoteBibliography"/>
        <w:spacing w:after="0"/>
        <w:ind w:left="720" w:hanging="720"/>
        <w:rPr>
          <w:noProof/>
        </w:rPr>
      </w:pPr>
      <w:r w:rsidRPr="009C7291">
        <w:rPr>
          <w:noProof/>
          <w:lang w:val="fr-CA"/>
          <w:rPrChange w:id="1807" w:author="Gilles Bélanger" w:date="2022-11-15T14:42:00Z">
            <w:rPr>
              <w:noProof/>
            </w:rPr>
          </w:rPrChange>
        </w:rPr>
        <w:t xml:space="preserve">Bates, D.M. (2010). </w:t>
      </w:r>
      <w:r w:rsidRPr="00750F93">
        <w:rPr>
          <w:i/>
          <w:noProof/>
        </w:rPr>
        <w:t>Lme4: Mixed-Effects Modeling with R</w:t>
      </w:r>
      <w:r w:rsidRPr="00750F93">
        <w:rPr>
          <w:noProof/>
        </w:rPr>
        <w:t>.</w:t>
      </w:r>
    </w:p>
    <w:p w14:paraId="3254CA3B" w14:textId="77777777" w:rsidR="009F018B" w:rsidRPr="00750F93" w:rsidRDefault="009F018B" w:rsidP="00C6721E">
      <w:pPr>
        <w:pStyle w:val="EndNoteBibliography"/>
        <w:spacing w:after="0"/>
        <w:ind w:left="720" w:hanging="720"/>
        <w:rPr>
          <w:noProof/>
        </w:rPr>
      </w:pPr>
      <w:r w:rsidRPr="00750F93">
        <w:rPr>
          <w:noProof/>
        </w:rPr>
        <w:t xml:space="preserve">Bélanger, G., J.R. Walsh, J.E. Richards, P.H. Milburn, and N. Ziadi. (2000). Yield Response of Two Potato Culivars to Supplemental Irrigation and N Fertilization in New Brunswick. </w:t>
      </w:r>
      <w:r w:rsidRPr="00750F93">
        <w:rPr>
          <w:i/>
          <w:noProof/>
        </w:rPr>
        <w:t>Am. J. Potato Res., 77</w:t>
      </w:r>
      <w:r w:rsidRPr="00750F93">
        <w:rPr>
          <w:noProof/>
        </w:rPr>
        <w:t xml:space="preserve">(1), 11-21. </w:t>
      </w:r>
      <w:r w:rsidRPr="009F018B">
        <w:rPr>
          <w:noProof/>
        </w:rPr>
        <w:t>https://doi.org/10.1007/BF02853657</w:t>
      </w:r>
      <w:r w:rsidRPr="00750F93">
        <w:rPr>
          <w:noProof/>
        </w:rPr>
        <w:t>.</w:t>
      </w:r>
    </w:p>
    <w:p w14:paraId="79DEFCCA" w14:textId="77777777" w:rsidR="009F018B" w:rsidRPr="00750F93" w:rsidRDefault="009F018B" w:rsidP="00C6721E">
      <w:pPr>
        <w:pStyle w:val="EndNoteBibliography"/>
        <w:spacing w:after="0"/>
        <w:ind w:left="720" w:hanging="720"/>
        <w:rPr>
          <w:noProof/>
        </w:rPr>
      </w:pPr>
      <w:r w:rsidRPr="00750F93">
        <w:rPr>
          <w:noProof/>
        </w:rPr>
        <w:t xml:space="preserve">Bélanger, G., J.R. Walsh, J.E. Richards, P.H. Milburn, and N. Ziadi. (2001a). Critical Nitrogen Curve and Nitrogen Nutrition Index for Potato in Eastern Canada. </w:t>
      </w:r>
      <w:r w:rsidRPr="00750F93">
        <w:rPr>
          <w:i/>
          <w:noProof/>
        </w:rPr>
        <w:t>Am. J. Potato Res. , 78</w:t>
      </w:r>
      <w:r w:rsidRPr="00750F93">
        <w:rPr>
          <w:noProof/>
        </w:rPr>
        <w:t xml:space="preserve">(5), 355-364. </w:t>
      </w:r>
      <w:r w:rsidRPr="009F018B">
        <w:rPr>
          <w:noProof/>
        </w:rPr>
        <w:t>https://doi.org/10.1007/BF02884344</w:t>
      </w:r>
      <w:r w:rsidRPr="00750F93">
        <w:rPr>
          <w:noProof/>
        </w:rPr>
        <w:t>.</w:t>
      </w:r>
    </w:p>
    <w:p w14:paraId="7A94DCE5" w14:textId="77777777" w:rsidR="009F018B" w:rsidRPr="00750F93" w:rsidRDefault="009F018B" w:rsidP="00C6721E">
      <w:pPr>
        <w:pStyle w:val="EndNoteBibliography"/>
        <w:spacing w:after="0"/>
        <w:ind w:left="720" w:hanging="720"/>
        <w:rPr>
          <w:noProof/>
        </w:rPr>
      </w:pPr>
      <w:r w:rsidRPr="00750F93">
        <w:rPr>
          <w:noProof/>
        </w:rPr>
        <w:t xml:space="preserve">Bélanger, G., J.R. Walsh, J.E. Richards, P.H. Milburn, and N. Ziadi. (2001b). Tuber Growth and Biomass Partitioning of Two Potato Cultivars Grown under Different N Fertilization Rates with and without Irrigation. </w:t>
      </w:r>
      <w:r w:rsidRPr="00750F93">
        <w:rPr>
          <w:i/>
          <w:noProof/>
        </w:rPr>
        <w:t>Am. J. Potato Res., 78</w:t>
      </w:r>
      <w:r w:rsidRPr="00750F93">
        <w:rPr>
          <w:noProof/>
        </w:rPr>
        <w:t xml:space="preserve">(2), 109-117. </w:t>
      </w:r>
      <w:r w:rsidRPr="009F018B">
        <w:rPr>
          <w:noProof/>
        </w:rPr>
        <w:t>https://doi.org/10.1007/BF02874766</w:t>
      </w:r>
      <w:r w:rsidRPr="00750F93">
        <w:rPr>
          <w:noProof/>
        </w:rPr>
        <w:t>.</w:t>
      </w:r>
    </w:p>
    <w:p w14:paraId="3BEB45C9" w14:textId="77777777" w:rsidR="009F018B" w:rsidRPr="00750F93" w:rsidRDefault="009F018B" w:rsidP="00C6721E">
      <w:pPr>
        <w:pStyle w:val="EndNoteBibliography"/>
        <w:spacing w:after="0"/>
        <w:ind w:left="720" w:hanging="720"/>
        <w:rPr>
          <w:noProof/>
        </w:rPr>
      </w:pPr>
      <w:r w:rsidRPr="00750F93">
        <w:rPr>
          <w:noProof/>
        </w:rPr>
        <w:t xml:space="preserve">Ben Abdallah, F., M. Olivier, J.P. Goffart, and O. Minet. (2016). Establishing the Nitrogen Dilution Curve for Potato Cultivar Bintje in Belgium. </w:t>
      </w:r>
      <w:r w:rsidRPr="00750F93">
        <w:rPr>
          <w:i/>
          <w:noProof/>
        </w:rPr>
        <w:t>Potato Res., 59</w:t>
      </w:r>
      <w:r w:rsidRPr="00750F93">
        <w:rPr>
          <w:noProof/>
        </w:rPr>
        <w:t xml:space="preserve">(3), 241-258. </w:t>
      </w:r>
      <w:r w:rsidRPr="009F018B">
        <w:rPr>
          <w:noProof/>
        </w:rPr>
        <w:t>https://doi.org/10.1007/s11540-016-9331-y</w:t>
      </w:r>
      <w:r w:rsidRPr="00750F93">
        <w:rPr>
          <w:noProof/>
        </w:rPr>
        <w:t>.</w:t>
      </w:r>
    </w:p>
    <w:p w14:paraId="4BE10EF4" w14:textId="77777777" w:rsidR="009F018B" w:rsidRPr="00750F93" w:rsidRDefault="009F018B" w:rsidP="00C6721E">
      <w:pPr>
        <w:pStyle w:val="EndNoteBibliography"/>
        <w:spacing w:after="0"/>
        <w:ind w:left="720" w:hanging="720"/>
        <w:rPr>
          <w:noProof/>
        </w:rPr>
      </w:pPr>
      <w:r w:rsidRPr="00750F93">
        <w:rPr>
          <w:noProof/>
        </w:rPr>
        <w:t xml:space="preserve">Bennett, S.M., T.W. Tibbitts, and W. Cao. (1991). Diurnal Temperature Fluctuation Effects on Potatoes Grown with 12 Hr Photoperiods. </w:t>
      </w:r>
      <w:r w:rsidRPr="00750F93">
        <w:rPr>
          <w:i/>
          <w:noProof/>
        </w:rPr>
        <w:t>Am. Potato. J., 68</w:t>
      </w:r>
      <w:r w:rsidRPr="00750F93">
        <w:rPr>
          <w:noProof/>
        </w:rPr>
        <w:t xml:space="preserve">, 81-86. </w:t>
      </w:r>
      <w:r w:rsidRPr="009F018B">
        <w:rPr>
          <w:noProof/>
        </w:rPr>
        <w:t>https://doi.org/10.1007/BF02853925</w:t>
      </w:r>
      <w:r w:rsidRPr="00750F93">
        <w:rPr>
          <w:noProof/>
        </w:rPr>
        <w:t>.</w:t>
      </w:r>
    </w:p>
    <w:p w14:paraId="140785CD" w14:textId="77777777" w:rsidR="009F018B" w:rsidRPr="00750F93" w:rsidRDefault="009F018B" w:rsidP="00C6721E">
      <w:pPr>
        <w:pStyle w:val="EndNoteBibliography"/>
        <w:spacing w:after="0"/>
        <w:ind w:left="720" w:hanging="720"/>
        <w:rPr>
          <w:noProof/>
        </w:rPr>
      </w:pPr>
      <w:r w:rsidRPr="00750F93">
        <w:rPr>
          <w:noProof/>
        </w:rPr>
        <w:t xml:space="preserve">Benoit, G.R., W.J. Grant, and O.J. Devine. (1986). Potato Top Growth as Influenced by Day-Night Temperature Differences. </w:t>
      </w:r>
      <w:r w:rsidRPr="00750F93">
        <w:rPr>
          <w:i/>
          <w:noProof/>
        </w:rPr>
        <w:t>Agron. J., 78</w:t>
      </w:r>
      <w:r w:rsidRPr="00750F93">
        <w:rPr>
          <w:noProof/>
        </w:rPr>
        <w:t xml:space="preserve">(2), 264-269. </w:t>
      </w:r>
      <w:r w:rsidRPr="009F018B">
        <w:rPr>
          <w:noProof/>
        </w:rPr>
        <w:t>https://doi.org/10.2134/agronj1986.00021962007800020010x</w:t>
      </w:r>
      <w:r w:rsidRPr="00750F93">
        <w:rPr>
          <w:noProof/>
        </w:rPr>
        <w:t>.</w:t>
      </w:r>
    </w:p>
    <w:p w14:paraId="7FA4D72B" w14:textId="77777777" w:rsidR="009F018B" w:rsidRPr="00750F93" w:rsidRDefault="009F018B" w:rsidP="00C6721E">
      <w:pPr>
        <w:pStyle w:val="EndNoteBibliography"/>
        <w:spacing w:after="0"/>
        <w:ind w:left="720" w:hanging="720"/>
        <w:rPr>
          <w:noProof/>
        </w:rPr>
      </w:pPr>
      <w:r w:rsidRPr="00750F93">
        <w:rPr>
          <w:noProof/>
        </w:rPr>
        <w:t xml:space="preserve">Bohman, B.J., M. McNearney, J. Crants, and C.J. Rosen. (2020). A Novel Approach to Manage Nitrogen Fertilizer for Potato Production Using Remote Sensing. </w:t>
      </w:r>
      <w:r w:rsidRPr="00750F93">
        <w:rPr>
          <w:i/>
          <w:noProof/>
        </w:rPr>
        <w:t>Research Reports – 2020</w:t>
      </w:r>
      <w:r w:rsidRPr="00750F93">
        <w:rPr>
          <w:noProof/>
        </w:rPr>
        <w:t xml:space="preserve">. Fargo, ND: Minnesota Area II Potato Research and Promotion Council and Northern Plains Potato Growers Association. Retrieved from </w:t>
      </w:r>
      <w:r w:rsidRPr="009F018B">
        <w:rPr>
          <w:noProof/>
        </w:rPr>
        <w:t>https://www.ag.ndsu.edu/potatoextension/research/2020ResearchBooks.pdf</w:t>
      </w:r>
    </w:p>
    <w:p w14:paraId="71DF9AAF" w14:textId="77777777" w:rsidR="009F018B" w:rsidRPr="00750F93" w:rsidRDefault="009F018B" w:rsidP="00C6721E">
      <w:pPr>
        <w:pStyle w:val="EndNoteBibliography"/>
        <w:spacing w:after="0"/>
        <w:ind w:left="720" w:hanging="720"/>
        <w:rPr>
          <w:noProof/>
        </w:rPr>
      </w:pPr>
      <w:r w:rsidRPr="00750F93">
        <w:rPr>
          <w:noProof/>
        </w:rPr>
        <w:t xml:space="preserve">Bohman, B.J., C.J. Rosen, and D.J. Mulla. (2021). Relating Nitrogen Use Efficiency to Nitrogen Nutrition Index for Evaluation of Agronomic and Environmental Outcomes in Potato. </w:t>
      </w:r>
      <w:r w:rsidRPr="00750F93">
        <w:rPr>
          <w:i/>
          <w:noProof/>
        </w:rPr>
        <w:t>Field Crops Res., 262</w:t>
      </w:r>
      <w:r w:rsidRPr="00750F93">
        <w:rPr>
          <w:noProof/>
        </w:rPr>
        <w:t xml:space="preserve">. </w:t>
      </w:r>
      <w:r w:rsidRPr="009F018B">
        <w:rPr>
          <w:noProof/>
        </w:rPr>
        <w:t>https://doi.org/10.1016/j.fcr.2020.108041</w:t>
      </w:r>
      <w:r w:rsidRPr="00750F93">
        <w:rPr>
          <w:noProof/>
        </w:rPr>
        <w:t>.</w:t>
      </w:r>
    </w:p>
    <w:p w14:paraId="2A3E1467" w14:textId="77777777" w:rsidR="009F018B" w:rsidRPr="00750F93" w:rsidRDefault="009F018B" w:rsidP="00C6721E">
      <w:pPr>
        <w:pStyle w:val="EndNoteBibliography"/>
        <w:spacing w:after="0"/>
        <w:ind w:left="720" w:hanging="720"/>
        <w:rPr>
          <w:noProof/>
        </w:rPr>
      </w:pPr>
      <w:r w:rsidRPr="00750F93">
        <w:rPr>
          <w:noProof/>
        </w:rPr>
        <w:t xml:space="preserve">Bremner, P.M., and M.A. Taha. (1966). Studies in Potato Agronomy. I. The Effects of Variety, Seed Size and Spacing on Growth, Development and Yield. </w:t>
      </w:r>
      <w:r w:rsidRPr="00750F93">
        <w:rPr>
          <w:i/>
          <w:noProof/>
        </w:rPr>
        <w:t>The Journal of Agricultural Science, 66</w:t>
      </w:r>
      <w:r w:rsidRPr="00750F93">
        <w:rPr>
          <w:noProof/>
        </w:rPr>
        <w:t xml:space="preserve">(2), 241-252. </w:t>
      </w:r>
      <w:r w:rsidRPr="009F018B">
        <w:rPr>
          <w:noProof/>
        </w:rPr>
        <w:t>https://doi.org/10.1017/s0021859600062651</w:t>
      </w:r>
      <w:r w:rsidRPr="00750F93">
        <w:rPr>
          <w:noProof/>
        </w:rPr>
        <w:t>.</w:t>
      </w:r>
    </w:p>
    <w:p w14:paraId="2AA16B64" w14:textId="77777777" w:rsidR="009F018B" w:rsidRPr="00750F93" w:rsidRDefault="009F018B" w:rsidP="00C6721E">
      <w:pPr>
        <w:pStyle w:val="EndNoteBibliography"/>
        <w:spacing w:after="0"/>
        <w:ind w:left="720" w:hanging="720"/>
        <w:rPr>
          <w:noProof/>
        </w:rPr>
      </w:pPr>
      <w:r w:rsidRPr="00750F93">
        <w:rPr>
          <w:noProof/>
        </w:rPr>
        <w:t xml:space="preserve">Bürkner, P.-C. (2017). Brms: An R Package for Bayesian Multilevel Models Using Stan. </w:t>
      </w:r>
      <w:r w:rsidRPr="00750F93">
        <w:rPr>
          <w:i/>
          <w:noProof/>
        </w:rPr>
        <w:t>J. Stat. Softw., 80</w:t>
      </w:r>
      <w:r w:rsidRPr="00750F93">
        <w:rPr>
          <w:noProof/>
        </w:rPr>
        <w:t xml:space="preserve">(1). </w:t>
      </w:r>
      <w:r w:rsidRPr="009F018B">
        <w:rPr>
          <w:noProof/>
        </w:rPr>
        <w:t>https://doi.org/10.18637/jss.v080.i01</w:t>
      </w:r>
      <w:r w:rsidRPr="00750F93">
        <w:rPr>
          <w:noProof/>
        </w:rPr>
        <w:t>.</w:t>
      </w:r>
    </w:p>
    <w:p w14:paraId="0DA1A91B" w14:textId="77777777" w:rsidR="009F018B" w:rsidRPr="00750F93" w:rsidRDefault="009F018B" w:rsidP="00C6721E">
      <w:pPr>
        <w:pStyle w:val="EndNoteBibliography"/>
        <w:spacing w:after="0"/>
        <w:ind w:left="720" w:hanging="720"/>
        <w:rPr>
          <w:noProof/>
        </w:rPr>
      </w:pPr>
      <w:r w:rsidRPr="00750F93">
        <w:rPr>
          <w:noProof/>
        </w:rPr>
        <w:t xml:space="preserve">Bürkner, P.-C. (2018). Advanced Bayesian Multilevel Modeling with the R Package Brms. </w:t>
      </w:r>
      <w:r w:rsidRPr="00750F93">
        <w:rPr>
          <w:i/>
          <w:noProof/>
        </w:rPr>
        <w:t>R J., 10</w:t>
      </w:r>
      <w:r w:rsidRPr="00750F93">
        <w:rPr>
          <w:noProof/>
        </w:rPr>
        <w:t xml:space="preserve">(1), 395-411. </w:t>
      </w:r>
      <w:r w:rsidRPr="009F018B">
        <w:rPr>
          <w:noProof/>
        </w:rPr>
        <w:t>https://doi.org/10.32614/RJ-2018-017</w:t>
      </w:r>
      <w:r w:rsidRPr="00750F93">
        <w:rPr>
          <w:noProof/>
        </w:rPr>
        <w:t>.</w:t>
      </w:r>
    </w:p>
    <w:p w14:paraId="0DE1391E" w14:textId="77777777" w:rsidR="009F018B" w:rsidRPr="00750F93" w:rsidRDefault="009F018B" w:rsidP="00C6721E">
      <w:pPr>
        <w:pStyle w:val="EndNoteBibliography"/>
        <w:spacing w:after="0"/>
        <w:ind w:left="720" w:hanging="720"/>
        <w:rPr>
          <w:noProof/>
        </w:rPr>
      </w:pPr>
      <w:r w:rsidRPr="00750F93">
        <w:rPr>
          <w:noProof/>
        </w:rPr>
        <w:t xml:space="preserve">Carpenter, B., A. Gelman, M.D. Hoffman, D. Lee, B. Goodrich, M. Betancourt, M. Brubaker, J. Guo, P. Li, and A. Riddell. (2017). Stan: A Probabilistic Programming Language. </w:t>
      </w:r>
      <w:r w:rsidRPr="00750F93">
        <w:rPr>
          <w:i/>
          <w:noProof/>
        </w:rPr>
        <w:t>J. Stat. Softw., 76</w:t>
      </w:r>
      <w:r w:rsidRPr="00750F93">
        <w:rPr>
          <w:noProof/>
        </w:rPr>
        <w:t xml:space="preserve">(1). </w:t>
      </w:r>
      <w:r w:rsidRPr="009F018B">
        <w:rPr>
          <w:noProof/>
        </w:rPr>
        <w:t>https://doi.org/10.18637/jss.v076.i01</w:t>
      </w:r>
      <w:r w:rsidRPr="00750F93">
        <w:rPr>
          <w:noProof/>
        </w:rPr>
        <w:t>.</w:t>
      </w:r>
    </w:p>
    <w:p w14:paraId="1458F23E" w14:textId="77777777" w:rsidR="009F018B" w:rsidRPr="00750F93" w:rsidRDefault="009F018B" w:rsidP="00C6721E">
      <w:pPr>
        <w:pStyle w:val="EndNoteBibliography"/>
        <w:spacing w:after="0"/>
        <w:ind w:left="720" w:hanging="720"/>
        <w:rPr>
          <w:noProof/>
        </w:rPr>
      </w:pPr>
      <w:r w:rsidRPr="00750F93">
        <w:rPr>
          <w:noProof/>
        </w:rPr>
        <w:t xml:space="preserve">Caviglia, O.P., R.J.M. Melchiori, and V.O. Sadras. (2014). Nitrogen Utilization Efficiency in Maize as Affected by Hybrid and N Rate in Late-Sown Crops. </w:t>
      </w:r>
      <w:r w:rsidRPr="00750F93">
        <w:rPr>
          <w:i/>
          <w:noProof/>
        </w:rPr>
        <w:t>Field Crops Res., 168</w:t>
      </w:r>
      <w:r w:rsidRPr="00750F93">
        <w:rPr>
          <w:noProof/>
        </w:rPr>
        <w:t xml:space="preserve">, 27-37. </w:t>
      </w:r>
      <w:r w:rsidRPr="009F018B">
        <w:rPr>
          <w:noProof/>
        </w:rPr>
        <w:t>https://doi.org/10.1016/j.fcr.2014.08.005</w:t>
      </w:r>
      <w:r w:rsidRPr="00750F93">
        <w:rPr>
          <w:noProof/>
        </w:rPr>
        <w:t>.</w:t>
      </w:r>
    </w:p>
    <w:p w14:paraId="3351ECCC" w14:textId="77777777" w:rsidR="009F018B" w:rsidRPr="00750F93" w:rsidRDefault="009F018B" w:rsidP="00C6721E">
      <w:pPr>
        <w:pStyle w:val="EndNoteBibliography"/>
        <w:spacing w:after="0"/>
        <w:ind w:left="720" w:hanging="720"/>
        <w:rPr>
          <w:noProof/>
        </w:rPr>
      </w:pPr>
      <w:r w:rsidRPr="00750F93">
        <w:rPr>
          <w:noProof/>
        </w:rPr>
        <w:t xml:space="preserve">CFIA. (2013). Bintje: Canadian Food Inspection Agency. Retrieved from </w:t>
      </w:r>
      <w:r w:rsidRPr="009F018B">
        <w:rPr>
          <w:noProof/>
        </w:rPr>
        <w:t>https://inspection.canada.ca/plant-varieties/potatoes/potato-varieties/bintje/eng/1312587385655/1312587385656</w:t>
      </w:r>
    </w:p>
    <w:p w14:paraId="68F61165" w14:textId="0785BE5E" w:rsidR="009F018B" w:rsidRDefault="009F018B" w:rsidP="00C6721E">
      <w:pPr>
        <w:pStyle w:val="EndNoteBibliography"/>
        <w:spacing w:after="0"/>
        <w:ind w:left="720" w:hanging="720"/>
        <w:rPr>
          <w:ins w:id="1808" w:author="Brian Bohman" w:date="2022-11-10T20:52:00Z"/>
          <w:noProof/>
        </w:rPr>
      </w:pPr>
      <w:r w:rsidRPr="009C7291">
        <w:rPr>
          <w:noProof/>
          <w:lang w:val="fr-CA"/>
          <w:rPrChange w:id="1809" w:author="Gilles Bélanger" w:date="2022-11-15T14:42:00Z">
            <w:rPr>
              <w:noProof/>
            </w:rPr>
          </w:rPrChange>
        </w:rPr>
        <w:t xml:space="preserve">Ciampitti, I.A., J. Fernandez, S. Tamagno, B. Zhao, G. Lemaire, and D. Makowski. </w:t>
      </w:r>
      <w:r w:rsidRPr="00750F93">
        <w:rPr>
          <w:noProof/>
        </w:rPr>
        <w:t xml:space="preserve">(2021). Does the Critical N Dilution Curve for Maize Crop Vary across Genotype X Environment X Management Scenarios? - a Bayesian Analysis. </w:t>
      </w:r>
      <w:r w:rsidRPr="00750F93">
        <w:rPr>
          <w:i/>
          <w:noProof/>
        </w:rPr>
        <w:t>Eur. J. Agron., 123</w:t>
      </w:r>
      <w:r w:rsidRPr="00750F93">
        <w:rPr>
          <w:noProof/>
        </w:rPr>
        <w:t xml:space="preserve">, 126202. </w:t>
      </w:r>
      <w:ins w:id="1810" w:author="Brian Bohman" w:date="2022-11-10T20:52:00Z">
        <w:r w:rsidR="00383ADD">
          <w:rPr>
            <w:noProof/>
          </w:rPr>
          <w:fldChar w:fldCharType="begin"/>
        </w:r>
        <w:r w:rsidR="00383ADD">
          <w:rPr>
            <w:noProof/>
          </w:rPr>
          <w:instrText xml:space="preserve"> HYPERLINK "</w:instrText>
        </w:r>
      </w:ins>
      <w:r w:rsidR="00383ADD" w:rsidRPr="009F018B">
        <w:rPr>
          <w:noProof/>
        </w:rPr>
        <w:instrText>https://doi.org/10.1016/j.eja.2020.126202</w:instrText>
      </w:r>
      <w:ins w:id="1811" w:author="Brian Bohman" w:date="2022-11-10T20:52:00Z">
        <w:r w:rsidR="00383ADD">
          <w:rPr>
            <w:noProof/>
          </w:rPr>
          <w:instrText xml:space="preserve">" </w:instrText>
        </w:r>
        <w:r w:rsidR="00383ADD">
          <w:rPr>
            <w:noProof/>
          </w:rPr>
          <w:fldChar w:fldCharType="separate"/>
        </w:r>
      </w:ins>
      <w:r w:rsidR="00383ADD" w:rsidRPr="0065131F">
        <w:rPr>
          <w:rStyle w:val="Lienhypertexte"/>
          <w:noProof/>
        </w:rPr>
        <w:t>https://doi.org/10.1016/j.eja.2020.126202</w:t>
      </w:r>
      <w:ins w:id="1812" w:author="Brian Bohman" w:date="2022-11-10T20:52:00Z">
        <w:r w:rsidR="00383ADD">
          <w:rPr>
            <w:noProof/>
          </w:rPr>
          <w:fldChar w:fldCharType="end"/>
        </w:r>
      </w:ins>
      <w:r w:rsidRPr="00750F93">
        <w:rPr>
          <w:noProof/>
        </w:rPr>
        <w:t>.</w:t>
      </w:r>
    </w:p>
    <w:p w14:paraId="1FBEB90E" w14:textId="7BB0175A" w:rsidR="00383ADD" w:rsidRPr="00750F93" w:rsidRDefault="00383ADD" w:rsidP="00C6721E">
      <w:pPr>
        <w:pStyle w:val="EndNoteBibliography"/>
        <w:spacing w:after="0"/>
        <w:ind w:left="720" w:hanging="720"/>
        <w:rPr>
          <w:noProof/>
        </w:rPr>
      </w:pPr>
      <w:ins w:id="1813" w:author="Brian Bohman" w:date="2022-11-10T20:52:00Z">
        <w:r w:rsidRPr="00383ADD">
          <w:rPr>
            <w:noProof/>
          </w:rPr>
          <w:t xml:space="preserve">Ciampitti, I., E. van Versendaal, J.F. Rybecky, J. Lacasa, J. Fernandez, D. Makowski, and G. Lemaire. (2022). A Global Dataset to Parametrize Critical Nitrogen Dilution Curves for Major Crop Species. </w:t>
        </w:r>
        <w:r w:rsidRPr="00383ADD">
          <w:rPr>
            <w:i/>
            <w:iCs/>
            <w:noProof/>
            <w:rPrChange w:id="1814" w:author="Brian Bohman" w:date="2022-11-10T20:52:00Z">
              <w:rPr>
                <w:noProof/>
              </w:rPr>
            </w:rPrChange>
          </w:rPr>
          <w:t>Sci</w:t>
        </w:r>
        <w:r>
          <w:rPr>
            <w:i/>
            <w:iCs/>
            <w:noProof/>
          </w:rPr>
          <w:t>.</w:t>
        </w:r>
        <w:r w:rsidRPr="00383ADD">
          <w:rPr>
            <w:i/>
            <w:iCs/>
            <w:noProof/>
            <w:rPrChange w:id="1815" w:author="Brian Bohman" w:date="2022-11-10T20:52:00Z">
              <w:rPr>
                <w:noProof/>
              </w:rPr>
            </w:rPrChange>
          </w:rPr>
          <w:t xml:space="preserve"> Data</w:t>
        </w:r>
        <w:r w:rsidRPr="00383ADD">
          <w:rPr>
            <w:noProof/>
          </w:rPr>
          <w:t>, 9(1), 277. https://doi.org/10.1038/s41597-022-01395-2.</w:t>
        </w:r>
      </w:ins>
    </w:p>
    <w:p w14:paraId="43062DE0" w14:textId="77777777" w:rsidR="009F018B" w:rsidRPr="00750F93" w:rsidRDefault="009F018B" w:rsidP="00C6721E">
      <w:pPr>
        <w:pStyle w:val="EndNoteBibliography"/>
        <w:spacing w:after="0"/>
        <w:ind w:left="720" w:hanging="720"/>
        <w:rPr>
          <w:noProof/>
        </w:rPr>
      </w:pPr>
      <w:r w:rsidRPr="00750F93">
        <w:rPr>
          <w:noProof/>
        </w:rPr>
        <w:t xml:space="preserve">Crants, J., C. Rosen, M. McNearney, and L. Sun. (2017). The Use of Chlorophyll Meters for Nitrogen Management in Potatoes. </w:t>
      </w:r>
      <w:r w:rsidRPr="00750F93">
        <w:rPr>
          <w:i/>
          <w:noProof/>
        </w:rPr>
        <w:t>Research Reports – 2017</w:t>
      </w:r>
      <w:r w:rsidRPr="00750F93">
        <w:rPr>
          <w:noProof/>
        </w:rPr>
        <w:t xml:space="preserve">. Fargo, ND: Minnesota Area II Potato Research and Promotion Council and Northern Plains Potato Growers Association. Retrieved from </w:t>
      </w:r>
      <w:r w:rsidRPr="009F018B">
        <w:rPr>
          <w:noProof/>
        </w:rPr>
        <w:t>https://www.ag.ndsu.edu/potatoextension/research</w:t>
      </w:r>
    </w:p>
    <w:p w14:paraId="5F1AD093" w14:textId="77777777" w:rsidR="009F018B" w:rsidRPr="00750F93" w:rsidRDefault="009F018B" w:rsidP="00C6721E">
      <w:pPr>
        <w:pStyle w:val="EndNoteBibliography"/>
        <w:spacing w:after="0"/>
        <w:ind w:left="720" w:hanging="720"/>
        <w:rPr>
          <w:noProof/>
        </w:rPr>
      </w:pPr>
      <w:r w:rsidRPr="00750F93">
        <w:rPr>
          <w:noProof/>
        </w:rPr>
        <w:t xml:space="preserve">Duchenne, T., J.M. Machet, and M. Martin. (1997). Potatoes. In G. Lemaire (Ed.), </w:t>
      </w:r>
      <w:r w:rsidRPr="00750F93">
        <w:rPr>
          <w:i/>
          <w:noProof/>
        </w:rPr>
        <w:t>Diagonsis of the Nitrogen Status in Crops</w:t>
      </w:r>
      <w:r w:rsidRPr="00750F93">
        <w:rPr>
          <w:noProof/>
        </w:rPr>
        <w:t xml:space="preserve"> (pp. 119-130). Berlin: Springer.</w:t>
      </w:r>
    </w:p>
    <w:p w14:paraId="22C08E51" w14:textId="77777777" w:rsidR="009F018B" w:rsidRPr="00750F93" w:rsidRDefault="009F018B" w:rsidP="00C6721E">
      <w:pPr>
        <w:pStyle w:val="EndNoteBibliography"/>
        <w:spacing w:after="0"/>
        <w:ind w:left="720" w:hanging="720"/>
        <w:rPr>
          <w:noProof/>
        </w:rPr>
      </w:pPr>
      <w:r w:rsidRPr="00750F93">
        <w:rPr>
          <w:noProof/>
        </w:rPr>
        <w:t xml:space="preserve">Egel, D.S. (2017). Midwest Vegetable Production Guide for Commercial Growers. </w:t>
      </w:r>
      <w:r w:rsidRPr="00750F93">
        <w:rPr>
          <w:i/>
          <w:noProof/>
        </w:rPr>
        <w:t>BU-07094-S</w:t>
      </w:r>
      <w:r w:rsidRPr="00750F93">
        <w:rPr>
          <w:noProof/>
        </w:rPr>
        <w:t xml:space="preserve">: University of Minnesota Extension. Retrieved from </w:t>
      </w:r>
      <w:r w:rsidRPr="009F018B">
        <w:rPr>
          <w:noProof/>
        </w:rPr>
        <w:t>https://ag.purdue.edu/btny/midwest-vegetable-guide/Pages/default.aspx</w:t>
      </w:r>
    </w:p>
    <w:p w14:paraId="50207704" w14:textId="77777777" w:rsidR="009F018B" w:rsidRPr="00750F93" w:rsidRDefault="009F018B" w:rsidP="00C6721E">
      <w:pPr>
        <w:pStyle w:val="EndNoteBibliography"/>
        <w:spacing w:after="0"/>
        <w:ind w:left="720" w:hanging="720"/>
        <w:rPr>
          <w:noProof/>
        </w:rPr>
      </w:pPr>
      <w:r w:rsidRPr="00750F93">
        <w:rPr>
          <w:noProof/>
        </w:rPr>
        <w:t xml:space="preserve">Errebhi, M., C.J. Rosen, S.C. Gupta, and D.E. Birong. (1998). Potato Yield Response and Nitrate Leaching as Influenced by Nitrogen Management. </w:t>
      </w:r>
      <w:r w:rsidRPr="00750F93">
        <w:rPr>
          <w:i/>
          <w:noProof/>
        </w:rPr>
        <w:t>Agron. J., 90</w:t>
      </w:r>
      <w:r w:rsidRPr="00750F93">
        <w:rPr>
          <w:noProof/>
        </w:rPr>
        <w:t xml:space="preserve">, 10-15. </w:t>
      </w:r>
      <w:r w:rsidRPr="009F018B">
        <w:rPr>
          <w:noProof/>
        </w:rPr>
        <w:t>https://doi.org/10.2134/agronj1998.00021962009000010003x</w:t>
      </w:r>
      <w:r w:rsidRPr="00750F93">
        <w:rPr>
          <w:noProof/>
        </w:rPr>
        <w:t>.</w:t>
      </w:r>
    </w:p>
    <w:p w14:paraId="0882BA22" w14:textId="77777777" w:rsidR="009F018B" w:rsidRPr="00750F93" w:rsidRDefault="009F018B" w:rsidP="00C6721E">
      <w:pPr>
        <w:pStyle w:val="EndNoteBibliography"/>
        <w:spacing w:after="0"/>
        <w:ind w:left="720" w:hanging="720"/>
        <w:rPr>
          <w:noProof/>
        </w:rPr>
      </w:pPr>
      <w:r w:rsidRPr="00750F93">
        <w:rPr>
          <w:noProof/>
        </w:rPr>
        <w:t xml:space="preserve">Ewing, E.E., and P.C. Struik. (1992). Tuber Formation in Potato: Induction, Initiation, and Growth. In J. Janick (Ed.), </w:t>
      </w:r>
      <w:r w:rsidRPr="00750F93">
        <w:rPr>
          <w:i/>
          <w:noProof/>
        </w:rPr>
        <w:t>Horticultural Reviews, Volume 14</w:t>
      </w:r>
      <w:r w:rsidRPr="00750F93">
        <w:rPr>
          <w:noProof/>
        </w:rPr>
        <w:t xml:space="preserve"> (pp. 89-198): John Wiley &amp; Sons.</w:t>
      </w:r>
    </w:p>
    <w:p w14:paraId="1A2B707D" w14:textId="5B3BE6E1" w:rsidR="009F018B" w:rsidRDefault="009F018B" w:rsidP="00C6721E">
      <w:pPr>
        <w:pStyle w:val="EndNoteBibliography"/>
        <w:spacing w:after="0"/>
        <w:ind w:left="720" w:hanging="720"/>
        <w:rPr>
          <w:noProof/>
        </w:rPr>
      </w:pPr>
      <w:r w:rsidRPr="00750F93">
        <w:rPr>
          <w:noProof/>
        </w:rPr>
        <w:t xml:space="preserve">Fernández, J.A., G. Lemaire, G. Bélanger, F. Gastal, D. Makowski, and I.A. Ciampitti. (2021). Revisiting the Critical Nitrogen Dilution Curve for Tall Fescue: A Quantitative Synthesis. </w:t>
      </w:r>
      <w:r w:rsidRPr="00750F93">
        <w:rPr>
          <w:i/>
          <w:noProof/>
        </w:rPr>
        <w:t>Eur. J. Agron., 131</w:t>
      </w:r>
      <w:r w:rsidRPr="00750F93">
        <w:rPr>
          <w:noProof/>
        </w:rPr>
        <w:t xml:space="preserve">, 126380. </w:t>
      </w:r>
      <w:hyperlink r:id="rId31" w:history="1">
        <w:r w:rsidR="004D5DFF" w:rsidRPr="00651617">
          <w:rPr>
            <w:rStyle w:val="Lienhypertexte"/>
            <w:noProof/>
          </w:rPr>
          <w:t>https://doi.org/10.1016/j.eja.2021.126380</w:t>
        </w:r>
      </w:hyperlink>
      <w:r w:rsidRPr="00750F93">
        <w:rPr>
          <w:noProof/>
        </w:rPr>
        <w:t>.</w:t>
      </w:r>
    </w:p>
    <w:p w14:paraId="23100B17" w14:textId="41796813" w:rsidR="004D5DFF" w:rsidRPr="00750F93" w:rsidRDefault="004D5DFF" w:rsidP="00C6721E">
      <w:pPr>
        <w:pStyle w:val="EndNoteBibliography"/>
        <w:spacing w:after="0"/>
        <w:ind w:left="720" w:hanging="720"/>
        <w:rPr>
          <w:noProof/>
        </w:rPr>
      </w:pPr>
      <w:r w:rsidRPr="004D5DFF">
        <w:rPr>
          <w:noProof/>
          <w:lang w:bidi="en-US"/>
        </w:rPr>
        <w:t xml:space="preserve">Fernandez, J.A., E. van Versendaal, J. Lacasa, D. Makowski, G. Lemaire, and I.A. Ciampitti. (2022). Dataset Characteristics for the Determination of Critical Nitrogen Dilution Curves: From Past to New Guidelines. </w:t>
      </w:r>
      <w:r w:rsidRPr="004D5DFF">
        <w:rPr>
          <w:i/>
          <w:iCs/>
          <w:noProof/>
          <w:lang w:bidi="en-US"/>
        </w:rPr>
        <w:t>Eur. J. Agron., 139</w:t>
      </w:r>
      <w:r w:rsidRPr="004D5DFF">
        <w:rPr>
          <w:noProof/>
          <w:lang w:bidi="en-US"/>
        </w:rPr>
        <w:t xml:space="preserve">, 126568. </w:t>
      </w:r>
      <w:hyperlink r:id="rId32" w:history="1">
        <w:r w:rsidRPr="004D5DFF">
          <w:rPr>
            <w:rStyle w:val="Lienhypertexte"/>
            <w:noProof/>
            <w:lang w:bidi="en-US"/>
          </w:rPr>
          <w:t>https://doi.org/10.1016/j.eja.2022.126568.</w:t>
        </w:r>
      </w:hyperlink>
    </w:p>
    <w:p w14:paraId="0F871F7D" w14:textId="77777777" w:rsidR="009F018B" w:rsidRPr="00750F93" w:rsidRDefault="009F018B" w:rsidP="00C6721E">
      <w:pPr>
        <w:pStyle w:val="EndNoteBibliography"/>
        <w:spacing w:after="0"/>
        <w:ind w:left="720" w:hanging="720"/>
        <w:rPr>
          <w:noProof/>
        </w:rPr>
      </w:pPr>
      <w:r w:rsidRPr="00750F93">
        <w:rPr>
          <w:noProof/>
        </w:rPr>
        <w:t xml:space="preserve">Franzen, D., A. Robinson, and C. Rosen. (2018). Fertilizing Potato in North Dakota. </w:t>
      </w:r>
      <w:r w:rsidRPr="00750F93">
        <w:rPr>
          <w:i/>
          <w:noProof/>
        </w:rPr>
        <w:t>SF715</w:t>
      </w:r>
      <w:r w:rsidRPr="00750F93">
        <w:rPr>
          <w:noProof/>
        </w:rPr>
        <w:t xml:space="preserve">. Fargo, ND: North Dakota State University. Retrieved from </w:t>
      </w:r>
      <w:r w:rsidRPr="009F018B">
        <w:rPr>
          <w:noProof/>
        </w:rPr>
        <w:t>https://www.ag.ndsu.edu/publications/crops/fertilizing-potato-in-north-dakota</w:t>
      </w:r>
    </w:p>
    <w:p w14:paraId="4DCFBB1A" w14:textId="77777777" w:rsidR="009F018B" w:rsidRPr="00750F93" w:rsidRDefault="009F018B" w:rsidP="00C6721E">
      <w:pPr>
        <w:pStyle w:val="EndNoteBibliography"/>
        <w:spacing w:after="0"/>
        <w:ind w:left="720" w:hanging="720"/>
        <w:rPr>
          <w:noProof/>
        </w:rPr>
      </w:pPr>
      <w:r w:rsidRPr="00750F93">
        <w:rPr>
          <w:noProof/>
        </w:rPr>
        <w:t xml:space="preserve">Gastal, F., G. Lemaire, J.-L. Durand, and G. Louarn. (2015). Quantifying Crop Responses to Nitrogen and Avenues to Improve Nitrogen-Use Efficiency. In </w:t>
      </w:r>
      <w:r w:rsidRPr="00750F93">
        <w:rPr>
          <w:i/>
          <w:noProof/>
        </w:rPr>
        <w:t>Crop Physiology</w:t>
      </w:r>
      <w:r w:rsidRPr="00750F93">
        <w:rPr>
          <w:noProof/>
        </w:rPr>
        <w:t xml:space="preserve"> (Second ed., pp. 161-206).</w:t>
      </w:r>
    </w:p>
    <w:p w14:paraId="3549B33B" w14:textId="77777777" w:rsidR="009F018B" w:rsidRPr="00750F93" w:rsidRDefault="009F018B" w:rsidP="00C6721E">
      <w:pPr>
        <w:pStyle w:val="EndNoteBibliography"/>
        <w:spacing w:after="0"/>
        <w:ind w:left="720" w:hanging="720"/>
        <w:rPr>
          <w:noProof/>
        </w:rPr>
      </w:pPr>
      <w:r w:rsidRPr="00750F93">
        <w:rPr>
          <w:noProof/>
        </w:rPr>
        <w:t xml:space="preserve">Gelaro, R., W. McCarty, M.J. Suarez, R. Todling, A. Molod, L. Takacs, C. Randles, A. Darmenov, M.G. Bosilovich, R. Reichle, K. Wargan, L. Coy, R. Cullather, C. Draper, S. Akella, V. Buchard, A. Conaty, A. da Silva, W. Gu, G.K. Kim, R. Koster, R. Lucchesi, D. Merkova, J.E. Nielsen, G. Partyka, S. Pawson, W. Putman, M. Rienecker, S.D. Schubert, M. Sienkiewicz, and B. Zhao. (2017). The Modern-Era Retrospective Analysis for Research and Applications, Version 2 (Merra-2). </w:t>
      </w:r>
      <w:r w:rsidRPr="00750F93">
        <w:rPr>
          <w:i/>
          <w:noProof/>
        </w:rPr>
        <w:t>J Clim, Volume 30</w:t>
      </w:r>
      <w:r w:rsidRPr="00750F93">
        <w:rPr>
          <w:noProof/>
        </w:rPr>
        <w:t xml:space="preserve">(Iss 13), 5419-5454. </w:t>
      </w:r>
      <w:r w:rsidRPr="009F018B">
        <w:rPr>
          <w:noProof/>
        </w:rPr>
        <w:t>https://doi.org/10.1175/JCLI-D-16-0758.1</w:t>
      </w:r>
      <w:r w:rsidRPr="00750F93">
        <w:rPr>
          <w:noProof/>
        </w:rPr>
        <w:t>.</w:t>
      </w:r>
    </w:p>
    <w:p w14:paraId="676DAFA7" w14:textId="77777777" w:rsidR="009F018B" w:rsidRPr="00750F93" w:rsidRDefault="009F018B" w:rsidP="00C6721E">
      <w:pPr>
        <w:pStyle w:val="EndNoteBibliography"/>
        <w:spacing w:after="0"/>
        <w:ind w:left="720" w:hanging="720"/>
        <w:rPr>
          <w:noProof/>
        </w:rPr>
      </w:pPr>
      <w:r w:rsidRPr="00750F93">
        <w:rPr>
          <w:noProof/>
        </w:rPr>
        <w:t xml:space="preserve">Giletto, C.M., and H.E. Echeverría. (2015). Critical Nitrogen Dilution Curve in Processing Potato Cultivars. </w:t>
      </w:r>
      <w:r w:rsidRPr="00750F93">
        <w:rPr>
          <w:i/>
          <w:noProof/>
        </w:rPr>
        <w:t>Am. J. Plant Sci., 06</w:t>
      </w:r>
      <w:r w:rsidRPr="00750F93">
        <w:rPr>
          <w:noProof/>
        </w:rPr>
        <w:t xml:space="preserve">(19), 3144-3156. </w:t>
      </w:r>
      <w:r w:rsidRPr="009F018B">
        <w:rPr>
          <w:noProof/>
        </w:rPr>
        <w:t>https://doi.org/10.4236/ajps.2015.619306</w:t>
      </w:r>
      <w:r w:rsidRPr="00750F93">
        <w:rPr>
          <w:noProof/>
        </w:rPr>
        <w:t>.</w:t>
      </w:r>
    </w:p>
    <w:p w14:paraId="75F895F9" w14:textId="77777777" w:rsidR="009F018B" w:rsidRPr="00750F93" w:rsidRDefault="009F018B" w:rsidP="00C6721E">
      <w:pPr>
        <w:pStyle w:val="EndNoteBibliography"/>
        <w:spacing w:after="0"/>
        <w:ind w:left="720" w:hanging="720"/>
        <w:rPr>
          <w:noProof/>
        </w:rPr>
      </w:pPr>
      <w:r w:rsidRPr="00750F93">
        <w:rPr>
          <w:noProof/>
        </w:rPr>
        <w:t xml:space="preserve">Giletto, C.M., N.I. Reussi Calvo, P. Sandaña, H.E. Echeverría, and G. Bélanger. (2020). Shoot- and Tuber-Based Critical Nitrogen Dilution Curves for the Prediction of the N Status in Potato. </w:t>
      </w:r>
      <w:r w:rsidRPr="00750F93">
        <w:rPr>
          <w:i/>
          <w:noProof/>
        </w:rPr>
        <w:t>Eur. J. Agron., 119</w:t>
      </w:r>
      <w:r w:rsidRPr="00750F93">
        <w:rPr>
          <w:noProof/>
        </w:rPr>
        <w:t xml:space="preserve">. </w:t>
      </w:r>
      <w:r w:rsidRPr="009F018B">
        <w:rPr>
          <w:noProof/>
        </w:rPr>
        <w:t>https://doi.org/10.1016/j.eja.2020.126114</w:t>
      </w:r>
      <w:r w:rsidRPr="00750F93">
        <w:rPr>
          <w:noProof/>
        </w:rPr>
        <w:t>.</w:t>
      </w:r>
    </w:p>
    <w:p w14:paraId="5C9E5868" w14:textId="77777777" w:rsidR="009F018B" w:rsidRPr="00750F93" w:rsidRDefault="009F018B" w:rsidP="00C6721E">
      <w:pPr>
        <w:pStyle w:val="EndNoteBibliography"/>
        <w:spacing w:after="0"/>
        <w:ind w:left="720" w:hanging="720"/>
        <w:rPr>
          <w:noProof/>
        </w:rPr>
      </w:pPr>
      <w:r w:rsidRPr="00750F93">
        <w:rPr>
          <w:noProof/>
        </w:rPr>
        <w:t xml:space="preserve">Greenwood, D.J., G. Lemaire, G. Gosse, P. Cruz, A. Draycott, and J.J. Neeteson. (1990). Decline in Percentage N of C3 and C4 Crops with Increasing Plant Mass. </w:t>
      </w:r>
      <w:r w:rsidRPr="00750F93">
        <w:rPr>
          <w:i/>
          <w:noProof/>
        </w:rPr>
        <w:t>Ann. Bot., 66</w:t>
      </w:r>
      <w:r w:rsidRPr="00750F93">
        <w:rPr>
          <w:noProof/>
        </w:rPr>
        <w:t xml:space="preserve">(4), 425-436. </w:t>
      </w:r>
      <w:r w:rsidRPr="009F018B">
        <w:rPr>
          <w:noProof/>
        </w:rPr>
        <w:t>https://doi.org/10.1093/oxfordjournals.aob.a088044</w:t>
      </w:r>
      <w:r w:rsidRPr="00750F93">
        <w:rPr>
          <w:noProof/>
        </w:rPr>
        <w:t>.</w:t>
      </w:r>
    </w:p>
    <w:p w14:paraId="41B27DCD" w14:textId="77777777" w:rsidR="009F018B" w:rsidRPr="00750F93" w:rsidRDefault="009F018B" w:rsidP="00C6721E">
      <w:pPr>
        <w:pStyle w:val="EndNoteBibliography"/>
        <w:spacing w:after="0"/>
        <w:ind w:left="720" w:hanging="720"/>
        <w:rPr>
          <w:noProof/>
        </w:rPr>
      </w:pPr>
      <w:r w:rsidRPr="00750F93">
        <w:rPr>
          <w:noProof/>
        </w:rPr>
        <w:t xml:space="preserve">Greenwood, D.J., J.J. Neeteson, and A. Draycott. (1986). Quantitative Relationships for the Dependence of Growth Rate of Arable Crops on Their Nitrogen Content, Dry Weight and Aerial Environment. </w:t>
      </w:r>
      <w:r w:rsidRPr="00750F93">
        <w:rPr>
          <w:i/>
          <w:noProof/>
        </w:rPr>
        <w:t>Plant Soil, 91</w:t>
      </w:r>
      <w:r w:rsidRPr="00750F93">
        <w:rPr>
          <w:noProof/>
        </w:rPr>
        <w:t xml:space="preserve">(3), 281-301. </w:t>
      </w:r>
      <w:r w:rsidRPr="009F018B">
        <w:rPr>
          <w:noProof/>
        </w:rPr>
        <w:t>https://doi.org/10.1007/BF02198111</w:t>
      </w:r>
      <w:r w:rsidRPr="00750F93">
        <w:rPr>
          <w:noProof/>
        </w:rPr>
        <w:t>.</w:t>
      </w:r>
    </w:p>
    <w:p w14:paraId="7790EA26" w14:textId="77777777" w:rsidR="009F018B" w:rsidRPr="00750F93" w:rsidRDefault="009F018B" w:rsidP="00C6721E">
      <w:pPr>
        <w:pStyle w:val="EndNoteBibliography"/>
        <w:spacing w:after="0"/>
        <w:ind w:left="720" w:hanging="720"/>
        <w:rPr>
          <w:noProof/>
        </w:rPr>
      </w:pPr>
      <w:r w:rsidRPr="00750F93">
        <w:rPr>
          <w:noProof/>
        </w:rPr>
        <w:t xml:space="preserve">Gupta, S., and C.J. Rosen. (2019). Nitrogen Fertilization Rate and Cold-Induced Sweetening in Potato Tubers During Storage. </w:t>
      </w:r>
      <w:r w:rsidRPr="00750F93">
        <w:rPr>
          <w:i/>
          <w:noProof/>
        </w:rPr>
        <w:t>Research Reports – 2019</w:t>
      </w:r>
      <w:r w:rsidRPr="00750F93">
        <w:rPr>
          <w:noProof/>
        </w:rPr>
        <w:t xml:space="preserve">. Fargo, ND: Minnesota Area II Potato Research and Promotion Council and Northern Plains Potato Growers Association. Retrieved from </w:t>
      </w:r>
      <w:r w:rsidRPr="009F018B">
        <w:rPr>
          <w:noProof/>
        </w:rPr>
        <w:t>https://www.ag.ndsu.edu/potatoextension/research/2019RESEARCHREPORTS.pdf</w:t>
      </w:r>
    </w:p>
    <w:p w14:paraId="0D73BB5A" w14:textId="77777777" w:rsidR="009F018B" w:rsidRPr="00750F93" w:rsidRDefault="009F018B" w:rsidP="00C6721E">
      <w:pPr>
        <w:pStyle w:val="EndNoteBibliography"/>
        <w:spacing w:after="0"/>
        <w:ind w:left="720" w:hanging="720"/>
        <w:rPr>
          <w:noProof/>
        </w:rPr>
      </w:pPr>
      <w:r w:rsidRPr="00750F93">
        <w:rPr>
          <w:noProof/>
        </w:rPr>
        <w:t xml:space="preserve">Gupta, S.K., J. Crants, M. McNearney, and C.J. Rosen. (2020). Evaluation of a Promising Minnesota Clone for N Response, Agronomic Traits &amp; Storage Quality. </w:t>
      </w:r>
      <w:r w:rsidRPr="00750F93">
        <w:rPr>
          <w:i/>
          <w:noProof/>
        </w:rPr>
        <w:t>Research Reports – 2020</w:t>
      </w:r>
      <w:r w:rsidRPr="00750F93">
        <w:rPr>
          <w:noProof/>
        </w:rPr>
        <w:t xml:space="preserve">. Fargo, ND: Minnesota Area II Potato Research and Promotion Council and Northern Plains Potato Growers Association. Retrieved from </w:t>
      </w:r>
      <w:r w:rsidRPr="009F018B">
        <w:rPr>
          <w:noProof/>
        </w:rPr>
        <w:t>https://www.ag.ndsu.edu/potatoextension/research/2020ResearchBooks.pdf</w:t>
      </w:r>
    </w:p>
    <w:p w14:paraId="2BE735CD" w14:textId="77777777" w:rsidR="009F018B" w:rsidRPr="00750F93" w:rsidRDefault="009F018B" w:rsidP="00C6721E">
      <w:pPr>
        <w:pStyle w:val="EndNoteBibliography"/>
        <w:spacing w:after="0"/>
        <w:ind w:left="720" w:hanging="720"/>
        <w:rPr>
          <w:noProof/>
        </w:rPr>
      </w:pPr>
      <w:r w:rsidRPr="00750F93">
        <w:rPr>
          <w:noProof/>
        </w:rPr>
        <w:t>Hansen, B., and A.G. Giencke. (1988). Sand Plains Research Farm Soil Report. St. Paul, MN: University of Minnesota</w:t>
      </w:r>
    </w:p>
    <w:p w14:paraId="6007C599" w14:textId="77777777" w:rsidR="009F018B" w:rsidRPr="00750F93" w:rsidRDefault="009F018B" w:rsidP="00C6721E">
      <w:pPr>
        <w:pStyle w:val="EndNoteBibliography"/>
        <w:spacing w:after="0"/>
        <w:ind w:left="720" w:hanging="720"/>
        <w:rPr>
          <w:noProof/>
        </w:rPr>
      </w:pPr>
      <w:r w:rsidRPr="00750F93">
        <w:rPr>
          <w:noProof/>
        </w:rPr>
        <w:t xml:space="preserve">Herrmann, A., and F. Taube. (2004). The Range of the Critical Nitrogen Dilution Curve for Maize (Zea Mays L.) Can Be Extended until Silage Maturity. </w:t>
      </w:r>
      <w:r w:rsidRPr="00750F93">
        <w:rPr>
          <w:i/>
          <w:noProof/>
        </w:rPr>
        <w:t>Agron. J., 96</w:t>
      </w:r>
      <w:r w:rsidRPr="00750F93">
        <w:rPr>
          <w:noProof/>
        </w:rPr>
        <w:t xml:space="preserve">(4), 1131-1138. </w:t>
      </w:r>
      <w:r w:rsidRPr="009F018B">
        <w:rPr>
          <w:noProof/>
        </w:rPr>
        <w:t>https://doi.org/10.2134/agronj2004.1131</w:t>
      </w:r>
      <w:r w:rsidRPr="00750F93">
        <w:rPr>
          <w:noProof/>
        </w:rPr>
        <w:t>.</w:t>
      </w:r>
    </w:p>
    <w:p w14:paraId="25346D67" w14:textId="77777777" w:rsidR="009F018B" w:rsidRPr="00750F93" w:rsidRDefault="009F018B" w:rsidP="00C6721E">
      <w:pPr>
        <w:pStyle w:val="EndNoteBibliography"/>
        <w:spacing w:after="0"/>
        <w:ind w:left="720" w:hanging="720"/>
        <w:rPr>
          <w:noProof/>
        </w:rPr>
      </w:pPr>
      <w:r w:rsidRPr="00750F93">
        <w:rPr>
          <w:noProof/>
        </w:rPr>
        <w:t xml:space="preserve">Horneck, D.A., and R.O. Miller. (1998). Determination of Total Nitrogen in Plant Tissue. In Y. P. Kalra (Ed.), </w:t>
      </w:r>
      <w:r w:rsidRPr="00750F93">
        <w:rPr>
          <w:i/>
          <w:noProof/>
        </w:rPr>
        <w:t>Handbook of Reference Methods for Plant Analysis</w:t>
      </w:r>
      <w:r w:rsidRPr="00750F93">
        <w:rPr>
          <w:noProof/>
        </w:rPr>
        <w:t xml:space="preserve"> (pp. 75-84). Boston: CRC Press.</w:t>
      </w:r>
    </w:p>
    <w:p w14:paraId="6755D4B1" w14:textId="77777777" w:rsidR="009F018B" w:rsidRPr="00750F93" w:rsidRDefault="009F018B" w:rsidP="00C6721E">
      <w:pPr>
        <w:pStyle w:val="EndNoteBibliography"/>
        <w:spacing w:after="0"/>
        <w:ind w:left="720" w:hanging="720"/>
        <w:rPr>
          <w:noProof/>
        </w:rPr>
      </w:pPr>
      <w:r w:rsidRPr="00750F93">
        <w:rPr>
          <w:noProof/>
        </w:rPr>
        <w:t xml:space="preserve">Horwitz, W., P. Chichilo, and H. Reynolds. (1970). </w:t>
      </w:r>
      <w:r w:rsidRPr="00750F93">
        <w:rPr>
          <w:i/>
          <w:noProof/>
        </w:rPr>
        <w:t>Official Methods of Analysis of the Association of Official Analytical Chemists.</w:t>
      </w:r>
      <w:r w:rsidRPr="00750F93">
        <w:rPr>
          <w:noProof/>
        </w:rPr>
        <w:t xml:space="preserve"> (11th ed.). Washington, DC: Association of Official Analytical Chemists.</w:t>
      </w:r>
    </w:p>
    <w:p w14:paraId="62CD870E" w14:textId="77777777" w:rsidR="009F018B" w:rsidRPr="00750F93" w:rsidRDefault="009F018B" w:rsidP="00C6721E">
      <w:pPr>
        <w:pStyle w:val="EndNoteBibliography"/>
        <w:spacing w:after="0"/>
        <w:ind w:left="720" w:hanging="720"/>
        <w:rPr>
          <w:noProof/>
        </w:rPr>
      </w:pPr>
      <w:r w:rsidRPr="00750F93">
        <w:rPr>
          <w:noProof/>
        </w:rPr>
        <w:t xml:space="preserve">Houlès, V., M. Guérif, and B. Mary. (2007). Elaboration of a Nitrogen Nutrition Indicator for Winter Wheat Based on Leaf Area Index and Chlorophyll Content for Making Nitrogen Recommendations. </w:t>
      </w:r>
      <w:r w:rsidRPr="00750F93">
        <w:rPr>
          <w:i/>
          <w:noProof/>
        </w:rPr>
        <w:t>Eur. J. Agron., 27</w:t>
      </w:r>
      <w:r w:rsidRPr="00750F93">
        <w:rPr>
          <w:noProof/>
        </w:rPr>
        <w:t xml:space="preserve">(1), 1-11. </w:t>
      </w:r>
      <w:r w:rsidRPr="009F018B">
        <w:rPr>
          <w:noProof/>
        </w:rPr>
        <w:t>https://doi.org/10.1016/j.eja.2006.10.001</w:t>
      </w:r>
      <w:r w:rsidRPr="00750F93">
        <w:rPr>
          <w:noProof/>
        </w:rPr>
        <w:t>.</w:t>
      </w:r>
    </w:p>
    <w:p w14:paraId="01C30E7D" w14:textId="77777777" w:rsidR="009F018B" w:rsidRPr="00750F93" w:rsidRDefault="009F018B" w:rsidP="00C6721E">
      <w:pPr>
        <w:pStyle w:val="EndNoteBibliography"/>
        <w:spacing w:after="0"/>
        <w:ind w:left="720" w:hanging="720"/>
        <w:rPr>
          <w:noProof/>
        </w:rPr>
      </w:pPr>
      <w:r w:rsidRPr="00750F93">
        <w:rPr>
          <w:noProof/>
        </w:rPr>
        <w:t xml:space="preserve">Ifenkwe, O.P., and E.J. Allen. (1978). Effects of Row Width and Planting Density on Growth and Yield of Two Maincrop Potato Varieties. 1. Plant Morphology and Dry-Matter Accumulation. </w:t>
      </w:r>
      <w:r w:rsidRPr="00750F93">
        <w:rPr>
          <w:i/>
          <w:noProof/>
        </w:rPr>
        <w:t>The Journal of Agricultural Science, 91</w:t>
      </w:r>
      <w:r w:rsidRPr="00750F93">
        <w:rPr>
          <w:noProof/>
        </w:rPr>
        <w:t xml:space="preserve">(2), 265-278. </w:t>
      </w:r>
      <w:r w:rsidRPr="009F018B">
        <w:rPr>
          <w:noProof/>
        </w:rPr>
        <w:t>https://doi.org/10.1017/s0021859600046359</w:t>
      </w:r>
      <w:r w:rsidRPr="00750F93">
        <w:rPr>
          <w:noProof/>
        </w:rPr>
        <w:t>.</w:t>
      </w:r>
    </w:p>
    <w:p w14:paraId="330F8231" w14:textId="77777777" w:rsidR="009F018B" w:rsidRPr="00750F93" w:rsidRDefault="009F018B" w:rsidP="00C6721E">
      <w:pPr>
        <w:pStyle w:val="EndNoteBibliography"/>
        <w:spacing w:after="0"/>
        <w:ind w:left="720" w:hanging="720"/>
        <w:rPr>
          <w:noProof/>
        </w:rPr>
      </w:pPr>
      <w:r w:rsidRPr="00750F93">
        <w:rPr>
          <w:noProof/>
        </w:rPr>
        <w:t xml:space="preserve">Jones, C.R., T.E. Michaels, C.S. Carley, C.J. Rosen, and L.M. Shannon. (2021). Nitrogen Uptake and Utilization in Advanced Fresh-Market Red Potato Breeding Lines. </w:t>
      </w:r>
      <w:r w:rsidRPr="00750F93">
        <w:rPr>
          <w:i/>
          <w:noProof/>
        </w:rPr>
        <w:t>Crop Sci., 61</w:t>
      </w:r>
      <w:r w:rsidRPr="00750F93">
        <w:rPr>
          <w:noProof/>
        </w:rPr>
        <w:t xml:space="preserve">, 878–895. </w:t>
      </w:r>
      <w:r w:rsidRPr="009F018B">
        <w:rPr>
          <w:noProof/>
        </w:rPr>
        <w:t>https://doi.org/10.1002/csc2.20297</w:t>
      </w:r>
      <w:r w:rsidRPr="00750F93">
        <w:rPr>
          <w:noProof/>
        </w:rPr>
        <w:t>.</w:t>
      </w:r>
    </w:p>
    <w:p w14:paraId="75024ECB" w14:textId="77777777" w:rsidR="009F018B" w:rsidRPr="00750F93" w:rsidRDefault="009F018B" w:rsidP="00C6721E">
      <w:pPr>
        <w:pStyle w:val="EndNoteBibliography"/>
        <w:spacing w:after="0"/>
        <w:ind w:left="720" w:hanging="720"/>
        <w:rPr>
          <w:noProof/>
        </w:rPr>
      </w:pPr>
      <w:r w:rsidRPr="00750F93">
        <w:rPr>
          <w:noProof/>
        </w:rPr>
        <w:t xml:space="preserve">Justes, E., B. Mary, J.-M. Meynard, J.-M. Machet, and L. Thelier-Huche. (1994). Determination of a Critical Nitrogen Dilution Curve for Winter Wheat Crops. </w:t>
      </w:r>
      <w:r w:rsidRPr="00750F93">
        <w:rPr>
          <w:i/>
          <w:noProof/>
        </w:rPr>
        <w:t>Ann. Bot., 74</w:t>
      </w:r>
      <w:r w:rsidRPr="00750F93">
        <w:rPr>
          <w:noProof/>
        </w:rPr>
        <w:t xml:space="preserve">(4), 397-407. </w:t>
      </w:r>
      <w:r w:rsidRPr="009F018B">
        <w:rPr>
          <w:noProof/>
        </w:rPr>
        <w:t>https://doi.org/10.1006/anbo.1994.1133</w:t>
      </w:r>
      <w:r w:rsidRPr="00750F93">
        <w:rPr>
          <w:noProof/>
        </w:rPr>
        <w:t>.</w:t>
      </w:r>
    </w:p>
    <w:p w14:paraId="7495AD0A" w14:textId="77777777" w:rsidR="009F018B" w:rsidRPr="00750F93" w:rsidRDefault="009F018B" w:rsidP="00C6721E">
      <w:pPr>
        <w:pStyle w:val="EndNoteBibliography"/>
        <w:spacing w:after="0"/>
        <w:ind w:left="720" w:hanging="720"/>
        <w:rPr>
          <w:noProof/>
        </w:rPr>
      </w:pPr>
      <w:r w:rsidRPr="00750F93">
        <w:rPr>
          <w:noProof/>
        </w:rPr>
        <w:t xml:space="preserve">Kim, Y.U., and B.W. Lee. (2019). Differential Mechanisms of Potato Yield Loss Induced by High Day and Night Temperatures During Tuber Initiation and Bulking: Photosynthesis and Tuber Growth. </w:t>
      </w:r>
      <w:r w:rsidRPr="00750F93">
        <w:rPr>
          <w:i/>
          <w:noProof/>
        </w:rPr>
        <w:t>Front. Plant Sci., 10</w:t>
      </w:r>
      <w:r w:rsidRPr="00750F93">
        <w:rPr>
          <w:noProof/>
        </w:rPr>
        <w:t xml:space="preserve">, 300. </w:t>
      </w:r>
      <w:r w:rsidRPr="009F018B">
        <w:rPr>
          <w:noProof/>
        </w:rPr>
        <w:t>https://doi.org/10.3389/fpls.2019.00300</w:t>
      </w:r>
      <w:r w:rsidRPr="00750F93">
        <w:rPr>
          <w:noProof/>
        </w:rPr>
        <w:t>.</w:t>
      </w:r>
    </w:p>
    <w:p w14:paraId="2D1C5D08" w14:textId="77777777" w:rsidR="009F018B" w:rsidRPr="00750F93" w:rsidRDefault="009F018B" w:rsidP="00C6721E">
      <w:pPr>
        <w:pStyle w:val="EndNoteBibliography"/>
        <w:spacing w:after="0"/>
        <w:ind w:left="720" w:hanging="720"/>
        <w:rPr>
          <w:noProof/>
        </w:rPr>
      </w:pPr>
      <w:r w:rsidRPr="00750F93">
        <w:rPr>
          <w:noProof/>
        </w:rPr>
        <w:t xml:space="preserve">Kleinkopf, G.E., D.T. Westermann, and R.B. Dwelle. (1981). Dry Matter Production and Nitrogen Utilization by Six Potato Cultivars. </w:t>
      </w:r>
      <w:r w:rsidRPr="00750F93">
        <w:rPr>
          <w:i/>
          <w:noProof/>
        </w:rPr>
        <w:t>Agron. J., 73</w:t>
      </w:r>
      <w:r w:rsidRPr="00750F93">
        <w:rPr>
          <w:noProof/>
        </w:rPr>
        <w:t xml:space="preserve">(5), 799-802. </w:t>
      </w:r>
      <w:r w:rsidRPr="009F018B">
        <w:rPr>
          <w:noProof/>
        </w:rPr>
        <w:t>https://doi.org/10.2134/agronj1981.00021962007300050013x</w:t>
      </w:r>
      <w:r w:rsidRPr="00750F93">
        <w:rPr>
          <w:noProof/>
        </w:rPr>
        <w:t>.</w:t>
      </w:r>
    </w:p>
    <w:p w14:paraId="3429D43F" w14:textId="77777777" w:rsidR="009F018B" w:rsidRPr="00750F93" w:rsidRDefault="009F018B" w:rsidP="00C6721E">
      <w:pPr>
        <w:pStyle w:val="EndNoteBibliography"/>
        <w:spacing w:after="0"/>
        <w:ind w:left="720" w:hanging="720"/>
        <w:rPr>
          <w:noProof/>
        </w:rPr>
      </w:pPr>
      <w:r w:rsidRPr="00750F93">
        <w:rPr>
          <w:noProof/>
        </w:rPr>
        <w:t xml:space="preserve">Lemaire, G., and I. Ciampitti. (2020). Crop Mass and N Status as Prerequisite Covariables for Unraveling Nitrogen Use Efficiency across Genotype-by-Environment-by-Management Scenarios: A Review. </w:t>
      </w:r>
      <w:r w:rsidRPr="00750F93">
        <w:rPr>
          <w:i/>
          <w:noProof/>
        </w:rPr>
        <w:t>Plants, 9</w:t>
      </w:r>
      <w:r w:rsidRPr="00750F93">
        <w:rPr>
          <w:noProof/>
        </w:rPr>
        <w:t xml:space="preserve">(10). </w:t>
      </w:r>
      <w:r w:rsidRPr="009F018B">
        <w:rPr>
          <w:noProof/>
        </w:rPr>
        <w:t>https://doi.org/10.3390/plants9101309</w:t>
      </w:r>
      <w:r w:rsidRPr="00750F93">
        <w:rPr>
          <w:noProof/>
        </w:rPr>
        <w:t>.</w:t>
      </w:r>
    </w:p>
    <w:p w14:paraId="43C054A5" w14:textId="77777777" w:rsidR="009F018B" w:rsidRPr="00750F93" w:rsidRDefault="009F018B" w:rsidP="00C6721E">
      <w:pPr>
        <w:pStyle w:val="EndNoteBibliography"/>
        <w:spacing w:after="0"/>
        <w:ind w:left="720" w:hanging="720"/>
        <w:rPr>
          <w:noProof/>
        </w:rPr>
      </w:pPr>
      <w:r w:rsidRPr="00750F93">
        <w:rPr>
          <w:noProof/>
        </w:rPr>
        <w:t xml:space="preserve">Lemaire, G., and F. Gastal. (1997). N Uptake and Distribution in Plant Canopies. In G. Lemaire (Ed.), </w:t>
      </w:r>
      <w:r w:rsidRPr="00750F93">
        <w:rPr>
          <w:i/>
          <w:noProof/>
        </w:rPr>
        <w:t>Diagnosis of the Nitrogen Status in Crops</w:t>
      </w:r>
      <w:r w:rsidRPr="00750F93">
        <w:rPr>
          <w:noProof/>
        </w:rPr>
        <w:t xml:space="preserve"> (pp. 3-43). Berlin: Springer.</w:t>
      </w:r>
    </w:p>
    <w:p w14:paraId="447C1D07" w14:textId="77777777" w:rsidR="009F018B" w:rsidRPr="00750F93" w:rsidRDefault="009F018B" w:rsidP="00C6721E">
      <w:pPr>
        <w:pStyle w:val="EndNoteBibliography"/>
        <w:spacing w:after="0"/>
        <w:ind w:left="720" w:hanging="720"/>
        <w:rPr>
          <w:noProof/>
        </w:rPr>
      </w:pPr>
      <w:r w:rsidRPr="00750F93">
        <w:rPr>
          <w:noProof/>
        </w:rPr>
        <w:t xml:space="preserve">Lemaire, G., T. Sinclair, V. Sadras, and G. Bélanger. (2019). Allometric Approach to Crop Nutrition and Implications for Crop Diagnosis and Phenotyping. A Review. </w:t>
      </w:r>
      <w:r w:rsidRPr="00750F93">
        <w:rPr>
          <w:i/>
          <w:noProof/>
        </w:rPr>
        <w:t>Agron. Sustain. Dev., 39</w:t>
      </w:r>
      <w:r w:rsidRPr="00750F93">
        <w:rPr>
          <w:noProof/>
        </w:rPr>
        <w:t xml:space="preserve">(2). </w:t>
      </w:r>
      <w:r w:rsidRPr="009F018B">
        <w:rPr>
          <w:noProof/>
        </w:rPr>
        <w:t>https://doi.org/10.1007/s13593-019-0570-6</w:t>
      </w:r>
      <w:r w:rsidRPr="00750F93">
        <w:rPr>
          <w:noProof/>
        </w:rPr>
        <w:t>.</w:t>
      </w:r>
    </w:p>
    <w:p w14:paraId="68725C46" w14:textId="77777777" w:rsidR="009F018B" w:rsidRPr="00750F93" w:rsidRDefault="009F018B" w:rsidP="00C6721E">
      <w:pPr>
        <w:pStyle w:val="EndNoteBibliography"/>
        <w:spacing w:after="0"/>
        <w:ind w:left="720" w:hanging="720"/>
        <w:rPr>
          <w:noProof/>
        </w:rPr>
      </w:pPr>
      <w:r w:rsidRPr="00750F93">
        <w:rPr>
          <w:noProof/>
        </w:rPr>
        <w:t xml:space="preserve">Li, D., Y. Miao, S.K. Gupta, C.J. Rosen, F. Yuan, C. Wang, L. Wang, and Y. Huang. (2021). Improving Potato Yield Prediction by Combining Cultivar Information and Uav Remote Sensing Data Using Machine Learning. </w:t>
      </w:r>
      <w:r w:rsidRPr="00750F93">
        <w:rPr>
          <w:i/>
          <w:noProof/>
        </w:rPr>
        <w:t>Remote Sens., 13</w:t>
      </w:r>
      <w:r w:rsidRPr="00750F93">
        <w:rPr>
          <w:noProof/>
        </w:rPr>
        <w:t xml:space="preserve">(16). </w:t>
      </w:r>
      <w:r w:rsidRPr="009F018B">
        <w:rPr>
          <w:noProof/>
        </w:rPr>
        <w:t>https://doi.org/10.3390/rs13163322</w:t>
      </w:r>
      <w:r w:rsidRPr="00750F93">
        <w:rPr>
          <w:noProof/>
        </w:rPr>
        <w:t>.</w:t>
      </w:r>
    </w:p>
    <w:p w14:paraId="064AD541" w14:textId="77777777" w:rsidR="009F018B" w:rsidRPr="00750F93" w:rsidRDefault="009F018B" w:rsidP="00C6721E">
      <w:pPr>
        <w:pStyle w:val="EndNoteBibliography"/>
        <w:spacing w:after="0"/>
        <w:ind w:left="720" w:hanging="720"/>
        <w:rPr>
          <w:noProof/>
        </w:rPr>
      </w:pPr>
      <w:r w:rsidRPr="00750F93">
        <w:rPr>
          <w:noProof/>
        </w:rPr>
        <w:t xml:space="preserve">Lindstrom, M.J., and D.M. Bates. (1990). Nonlinear Mixed Effects Models for Repeated Measures Data. </w:t>
      </w:r>
      <w:r w:rsidRPr="00750F93">
        <w:rPr>
          <w:i/>
          <w:noProof/>
        </w:rPr>
        <w:t>Biometrics, 46</w:t>
      </w:r>
      <w:r w:rsidRPr="00750F93">
        <w:rPr>
          <w:noProof/>
        </w:rPr>
        <w:t xml:space="preserve">(3), 673-687. </w:t>
      </w:r>
      <w:r w:rsidRPr="009F018B">
        <w:rPr>
          <w:noProof/>
        </w:rPr>
        <w:t>https://doi.org/10.2307/2532087</w:t>
      </w:r>
      <w:r w:rsidRPr="00750F93">
        <w:rPr>
          <w:noProof/>
        </w:rPr>
        <w:t>.</w:t>
      </w:r>
    </w:p>
    <w:p w14:paraId="7FE3E0B2" w14:textId="77777777" w:rsidR="009F018B" w:rsidRPr="00750F93" w:rsidRDefault="009F018B" w:rsidP="00C6721E">
      <w:pPr>
        <w:pStyle w:val="EndNoteBibliography"/>
        <w:spacing w:after="0"/>
        <w:ind w:left="720" w:hanging="720"/>
        <w:rPr>
          <w:noProof/>
        </w:rPr>
      </w:pPr>
      <w:r w:rsidRPr="00750F93">
        <w:rPr>
          <w:noProof/>
        </w:rPr>
        <w:t xml:space="preserve">Lizana, X.C., A. Avila, A. Tolaba, and J.P. Martinez. (2017). Field Responses of Potato to Increased Temperature During Tuber Bulking: Projection for Climate Change Scenarios, at High-Yield Environments of Southern Chile. </w:t>
      </w:r>
      <w:r w:rsidRPr="00750F93">
        <w:rPr>
          <w:i/>
          <w:noProof/>
        </w:rPr>
        <w:t>Agric. For. Meteorol., 239</w:t>
      </w:r>
      <w:r w:rsidRPr="00750F93">
        <w:rPr>
          <w:noProof/>
        </w:rPr>
        <w:t xml:space="preserve">, 192-201. </w:t>
      </w:r>
      <w:r w:rsidRPr="009F018B">
        <w:rPr>
          <w:noProof/>
        </w:rPr>
        <w:t>https://doi.org/10.1016/j.agrformet.2017.03.012</w:t>
      </w:r>
      <w:r w:rsidRPr="00750F93">
        <w:rPr>
          <w:noProof/>
        </w:rPr>
        <w:t>.</w:t>
      </w:r>
    </w:p>
    <w:p w14:paraId="643014CF" w14:textId="77777777" w:rsidR="009F018B" w:rsidRPr="009C7291" w:rsidRDefault="009F018B" w:rsidP="00C6721E">
      <w:pPr>
        <w:pStyle w:val="EndNoteBibliography"/>
        <w:spacing w:after="0"/>
        <w:ind w:left="720" w:hanging="720"/>
        <w:rPr>
          <w:noProof/>
          <w:lang w:val="fr-CA"/>
          <w:rPrChange w:id="1816" w:author="Gilles Bélanger" w:date="2022-11-15T14:42:00Z">
            <w:rPr>
              <w:noProof/>
            </w:rPr>
          </w:rPrChange>
        </w:rPr>
      </w:pPr>
      <w:r w:rsidRPr="00750F93">
        <w:rPr>
          <w:noProof/>
        </w:rPr>
        <w:t xml:space="preserve">Makowski, D., B. Zhao, S.T. Ata-Ul-Karim, and G. Lemaire. (2020). Analyzing Uncertainty in Critical Nitrogen Dilution Curves. </w:t>
      </w:r>
      <w:r w:rsidRPr="009C7291">
        <w:rPr>
          <w:i/>
          <w:noProof/>
          <w:lang w:val="fr-CA"/>
          <w:rPrChange w:id="1817" w:author="Gilles Bélanger" w:date="2022-11-15T14:42:00Z">
            <w:rPr>
              <w:i/>
              <w:noProof/>
            </w:rPr>
          </w:rPrChange>
        </w:rPr>
        <w:t>Eur. J. Agron., 118</w:t>
      </w:r>
      <w:r w:rsidRPr="009C7291">
        <w:rPr>
          <w:noProof/>
          <w:lang w:val="fr-CA"/>
          <w:rPrChange w:id="1818" w:author="Gilles Bélanger" w:date="2022-11-15T14:42:00Z">
            <w:rPr>
              <w:noProof/>
            </w:rPr>
          </w:rPrChange>
        </w:rPr>
        <w:t>. https://doi.org/10.1016/j.eja.2020.126076.</w:t>
      </w:r>
    </w:p>
    <w:p w14:paraId="239B24B0" w14:textId="77777777" w:rsidR="009F018B" w:rsidRPr="00750F93" w:rsidRDefault="009F018B" w:rsidP="00C6721E">
      <w:pPr>
        <w:pStyle w:val="EndNoteBibliography"/>
        <w:spacing w:after="0"/>
        <w:ind w:left="720" w:hanging="720"/>
        <w:rPr>
          <w:noProof/>
        </w:rPr>
      </w:pPr>
      <w:r w:rsidRPr="009C7291">
        <w:rPr>
          <w:noProof/>
          <w:lang w:val="fr-CA"/>
          <w:rPrChange w:id="1819" w:author="Gilles Bélanger" w:date="2022-11-15T14:42:00Z">
            <w:rPr>
              <w:noProof/>
            </w:rPr>
          </w:rPrChange>
        </w:rPr>
        <w:t xml:space="preserve">McElreath, R. (2020). </w:t>
      </w:r>
      <w:r w:rsidRPr="00750F93">
        <w:rPr>
          <w:i/>
          <w:noProof/>
        </w:rPr>
        <w:t>Staistical Rethinking: A Bayesian Course with Examples in R and Stan</w:t>
      </w:r>
      <w:r w:rsidRPr="00750F93">
        <w:rPr>
          <w:noProof/>
        </w:rPr>
        <w:t xml:space="preserve"> (2nd ed.). Boca Raton: Chapman and Hall/CRC.</w:t>
      </w:r>
    </w:p>
    <w:p w14:paraId="11DB4576" w14:textId="77777777" w:rsidR="009F018B" w:rsidRPr="00750F93" w:rsidRDefault="009F018B" w:rsidP="00C6721E">
      <w:pPr>
        <w:pStyle w:val="EndNoteBibliography"/>
        <w:spacing w:after="0"/>
        <w:ind w:left="720" w:hanging="720"/>
        <w:rPr>
          <w:noProof/>
        </w:rPr>
      </w:pPr>
      <w:r w:rsidRPr="00750F93">
        <w:rPr>
          <w:noProof/>
        </w:rPr>
        <w:t xml:space="preserve">Menzel, C.M. (1985). Tuberization in Potato at High Temperatures: Interaction between Temperature and Irradiance. </w:t>
      </w:r>
      <w:r w:rsidRPr="00750F93">
        <w:rPr>
          <w:i/>
          <w:noProof/>
        </w:rPr>
        <w:t>Ann. Bot., 55</w:t>
      </w:r>
      <w:r w:rsidRPr="00750F93">
        <w:rPr>
          <w:noProof/>
        </w:rPr>
        <w:t xml:space="preserve">(1), 35-39. </w:t>
      </w:r>
      <w:r w:rsidRPr="009F018B">
        <w:rPr>
          <w:noProof/>
        </w:rPr>
        <w:t>https://doi.org/10.1093/oxfordjournals.aob.a086875</w:t>
      </w:r>
      <w:r w:rsidRPr="00750F93">
        <w:rPr>
          <w:noProof/>
        </w:rPr>
        <w:t>.</w:t>
      </w:r>
    </w:p>
    <w:p w14:paraId="24048B52" w14:textId="77777777" w:rsidR="009F018B" w:rsidRPr="00750F93" w:rsidRDefault="009F018B" w:rsidP="00C6721E">
      <w:pPr>
        <w:pStyle w:val="EndNoteBibliography"/>
        <w:spacing w:after="0"/>
        <w:ind w:left="720" w:hanging="720"/>
        <w:rPr>
          <w:noProof/>
        </w:rPr>
      </w:pPr>
      <w:r w:rsidRPr="00750F93">
        <w:rPr>
          <w:noProof/>
        </w:rPr>
        <w:t xml:space="preserve">Monteith, J.L. (1977). Climate and the Efficiency of Crop Production in Britain. </w:t>
      </w:r>
      <w:r w:rsidRPr="00750F93">
        <w:rPr>
          <w:i/>
          <w:noProof/>
        </w:rPr>
        <w:t>Phil. Trans. R. Soc. Lond. B, 281</w:t>
      </w:r>
      <w:r w:rsidRPr="00750F93">
        <w:rPr>
          <w:noProof/>
        </w:rPr>
        <w:t xml:space="preserve">, 277-294. </w:t>
      </w:r>
      <w:r w:rsidRPr="009F018B">
        <w:rPr>
          <w:noProof/>
        </w:rPr>
        <w:t>https://doi.org/10.1098/rstb.1977.0140</w:t>
      </w:r>
      <w:r w:rsidRPr="00750F93">
        <w:rPr>
          <w:noProof/>
        </w:rPr>
        <w:t>.</w:t>
      </w:r>
    </w:p>
    <w:p w14:paraId="5D619F41" w14:textId="77777777" w:rsidR="009F018B" w:rsidRPr="00750F93" w:rsidRDefault="009F018B" w:rsidP="00C6721E">
      <w:pPr>
        <w:pStyle w:val="EndNoteBibliography"/>
        <w:spacing w:after="0"/>
        <w:ind w:left="720" w:hanging="720"/>
        <w:rPr>
          <w:noProof/>
        </w:rPr>
      </w:pPr>
      <w:r w:rsidRPr="00750F93">
        <w:rPr>
          <w:noProof/>
        </w:rPr>
        <w:t xml:space="preserve">Morier, T., A.N. Cambouris, and K. Chokmani. (2015). In-Season Nitrogen Status Assessment and Yield Estimation Using Hyperspectral Vegetation Indices in a Potato Crop. </w:t>
      </w:r>
      <w:r w:rsidRPr="00750F93">
        <w:rPr>
          <w:i/>
          <w:noProof/>
        </w:rPr>
        <w:t>Agron. J., 107</w:t>
      </w:r>
      <w:r w:rsidRPr="00750F93">
        <w:rPr>
          <w:noProof/>
        </w:rPr>
        <w:t xml:space="preserve">(4), 1295-1309. </w:t>
      </w:r>
      <w:r w:rsidRPr="009F018B">
        <w:rPr>
          <w:noProof/>
        </w:rPr>
        <w:t>https://doi.org/10.2134/agronj14.0402</w:t>
      </w:r>
      <w:r w:rsidRPr="00750F93">
        <w:rPr>
          <w:noProof/>
        </w:rPr>
        <w:t>.</w:t>
      </w:r>
    </w:p>
    <w:p w14:paraId="052771FC" w14:textId="77777777" w:rsidR="009F018B" w:rsidRPr="00750F93" w:rsidRDefault="009F018B" w:rsidP="00C6721E">
      <w:pPr>
        <w:pStyle w:val="EndNoteBibliography"/>
        <w:spacing w:after="0"/>
        <w:ind w:left="720" w:hanging="720"/>
        <w:rPr>
          <w:noProof/>
        </w:rPr>
      </w:pPr>
      <w:r w:rsidRPr="00750F93">
        <w:rPr>
          <w:noProof/>
        </w:rPr>
        <w:t xml:space="preserve">Morris, T.F., T.S. Murrell, D.B. Beegle, J.J. Camberato, R.B. Ferguson, J. Grove, Q. Ketterings, P.M. Kyveryga, C.A.M. Laboski, J.M. McGrath, J.J. Meisinger, J. Melkonian, B.N. Moebius-Clune, E.D. Nafziger, D. Osmond, J.E. Sawyer, P.C. Scharf, W. Smith, J.T. Spargo, H.M. van Es, and H. Yang. (2018). Strengths and Limitations of Nitrogen Rate Recommendations for Corn and Opportunities for Improvement. </w:t>
      </w:r>
      <w:r w:rsidRPr="00750F93">
        <w:rPr>
          <w:i/>
          <w:noProof/>
        </w:rPr>
        <w:t>Agron. J., 110</w:t>
      </w:r>
      <w:r w:rsidRPr="00750F93">
        <w:rPr>
          <w:noProof/>
        </w:rPr>
        <w:t xml:space="preserve">(1), 1. </w:t>
      </w:r>
      <w:r w:rsidRPr="009F018B">
        <w:rPr>
          <w:noProof/>
        </w:rPr>
        <w:t>https://doi.org/10.2134/agronj2017.02.0112</w:t>
      </w:r>
      <w:r w:rsidRPr="00750F93">
        <w:rPr>
          <w:noProof/>
        </w:rPr>
        <w:t>.</w:t>
      </w:r>
    </w:p>
    <w:p w14:paraId="554C7D34" w14:textId="77777777" w:rsidR="009F018B" w:rsidRPr="00750F93" w:rsidRDefault="009F018B" w:rsidP="00C6721E">
      <w:pPr>
        <w:pStyle w:val="EndNoteBibliography"/>
        <w:spacing w:after="0"/>
        <w:ind w:left="720" w:hanging="720"/>
        <w:rPr>
          <w:noProof/>
        </w:rPr>
      </w:pPr>
      <w:r w:rsidRPr="00750F93">
        <w:rPr>
          <w:noProof/>
        </w:rPr>
        <w:t xml:space="preserve">Nigon, T.J., C. Yang, D.J. Mulla, and D.E. Kaiser. (2019). Computing Uncertainty in the Optimum Nitrogen Rate Using a Generalized Cost Function. </w:t>
      </w:r>
      <w:r w:rsidRPr="00750F93">
        <w:rPr>
          <w:i/>
          <w:noProof/>
        </w:rPr>
        <w:t>Comput. Electron. Agric., 167</w:t>
      </w:r>
      <w:r w:rsidRPr="00750F93">
        <w:rPr>
          <w:noProof/>
        </w:rPr>
        <w:t xml:space="preserve">, 105030. </w:t>
      </w:r>
      <w:r w:rsidRPr="009F018B">
        <w:rPr>
          <w:noProof/>
        </w:rPr>
        <w:t>https://doi.org/10.1016/j.compag.2019.</w:t>
      </w:r>
      <w:commentRangeStart w:id="1820"/>
      <w:r w:rsidRPr="009F018B">
        <w:rPr>
          <w:noProof/>
        </w:rPr>
        <w:t>105030</w:t>
      </w:r>
      <w:commentRangeEnd w:id="1820"/>
      <w:r w:rsidR="00A12018">
        <w:rPr>
          <w:rStyle w:val="Marquedecommentaire"/>
          <w:rFonts w:ascii="Palatino Linotype" w:eastAsia="SimSun" w:hAnsi="Palatino Linotype"/>
          <w:noProof/>
          <w:color w:val="000000"/>
          <w:lang w:eastAsia="zh-CN"/>
        </w:rPr>
        <w:commentReference w:id="1820"/>
      </w:r>
      <w:r w:rsidRPr="00750F93">
        <w:rPr>
          <w:noProof/>
        </w:rPr>
        <w:t>.</w:t>
      </w:r>
    </w:p>
    <w:p w14:paraId="726C179E" w14:textId="77777777" w:rsidR="009F018B" w:rsidRPr="00750F93" w:rsidRDefault="009F018B" w:rsidP="00C6721E">
      <w:pPr>
        <w:pStyle w:val="EndNoteBibliography"/>
        <w:spacing w:after="0"/>
        <w:ind w:left="720" w:hanging="720"/>
        <w:rPr>
          <w:noProof/>
        </w:rPr>
      </w:pPr>
      <w:r w:rsidRPr="00750F93">
        <w:rPr>
          <w:noProof/>
        </w:rPr>
        <w:t xml:space="preserve">OSU. (2021). Potato Variety Identification and Ownership Table: Oregon State University – Oregon Seed Certification Service. Retrieved from </w:t>
      </w:r>
      <w:r w:rsidRPr="009F018B">
        <w:rPr>
          <w:noProof/>
        </w:rPr>
        <w:t>https://seedcert.oregonstate.edu/sites/seedcert.oregonstate.edu/files/potato_varietyratingkey.pdf</w:t>
      </w:r>
    </w:p>
    <w:p w14:paraId="37D2FF89" w14:textId="77777777" w:rsidR="009F018B" w:rsidRPr="00750F93" w:rsidRDefault="009F018B" w:rsidP="00C6721E">
      <w:pPr>
        <w:pStyle w:val="EndNoteBibliography"/>
        <w:spacing w:after="0"/>
        <w:ind w:left="720" w:hanging="720"/>
        <w:rPr>
          <w:noProof/>
        </w:rPr>
      </w:pPr>
      <w:r w:rsidRPr="009C7291">
        <w:rPr>
          <w:noProof/>
          <w:lang w:val="fr-CA"/>
          <w:rPrChange w:id="1821" w:author="Gilles Bélanger" w:date="2022-11-15T14:42:00Z">
            <w:rPr>
              <w:noProof/>
            </w:rPr>
          </w:rPrChange>
        </w:rPr>
        <w:t xml:space="preserve">Plénet, D., and G. Lemaire. </w:t>
      </w:r>
      <w:r w:rsidRPr="00750F93">
        <w:rPr>
          <w:noProof/>
        </w:rPr>
        <w:t xml:space="preserve">(2000). Relationships between Dynamics of Nitrogen Uptake and Dry Matter Accumulation in Maize Crops. Determination of Critical N Concentration. </w:t>
      </w:r>
      <w:r w:rsidRPr="00750F93">
        <w:rPr>
          <w:i/>
          <w:noProof/>
        </w:rPr>
        <w:t>Plant Soil, 216</w:t>
      </w:r>
      <w:r w:rsidRPr="00750F93">
        <w:rPr>
          <w:noProof/>
        </w:rPr>
        <w:t xml:space="preserve">(1/2), 65-82. </w:t>
      </w:r>
      <w:r w:rsidRPr="009F018B">
        <w:rPr>
          <w:noProof/>
        </w:rPr>
        <w:t>https://doi.org/10.1023/a:1004783431055</w:t>
      </w:r>
      <w:r w:rsidRPr="00750F93">
        <w:rPr>
          <w:noProof/>
        </w:rPr>
        <w:t>.</w:t>
      </w:r>
    </w:p>
    <w:p w14:paraId="34A1FD6B" w14:textId="77777777" w:rsidR="009F018B" w:rsidRPr="00750F93" w:rsidRDefault="009F018B" w:rsidP="00C6721E">
      <w:pPr>
        <w:pStyle w:val="EndNoteBibliography"/>
        <w:spacing w:after="0"/>
        <w:ind w:left="720" w:hanging="720"/>
        <w:rPr>
          <w:noProof/>
        </w:rPr>
      </w:pPr>
      <w:r w:rsidRPr="00750F93">
        <w:rPr>
          <w:noProof/>
        </w:rPr>
        <w:t xml:space="preserve">Plummer, M. (2013). Jags: Just Another Gibs Sampler. Retrieved from </w:t>
      </w:r>
      <w:r w:rsidRPr="009F018B">
        <w:rPr>
          <w:noProof/>
        </w:rPr>
        <w:t>http://mcmc-jags.sourceforge.net/</w:t>
      </w:r>
      <w:r w:rsidRPr="00750F93">
        <w:rPr>
          <w:noProof/>
        </w:rPr>
        <w:t>.</w:t>
      </w:r>
    </w:p>
    <w:p w14:paraId="4583B2C2" w14:textId="77777777" w:rsidR="009F018B" w:rsidRPr="00750F93" w:rsidRDefault="009F018B" w:rsidP="00C6721E">
      <w:pPr>
        <w:pStyle w:val="EndNoteBibliography"/>
        <w:spacing w:after="0"/>
        <w:ind w:left="720" w:hanging="720"/>
        <w:rPr>
          <w:noProof/>
        </w:rPr>
      </w:pPr>
      <w:r w:rsidRPr="00750F93">
        <w:rPr>
          <w:noProof/>
        </w:rPr>
        <w:t xml:space="preserve">Plummer, M. (2019). Rjags: Bayesian Graphical Models Using Mcmc. Retrieved from </w:t>
      </w:r>
      <w:r w:rsidRPr="009F018B">
        <w:rPr>
          <w:noProof/>
        </w:rPr>
        <w:t>https://CRAN.R-project.org/package=rjags</w:t>
      </w:r>
    </w:p>
    <w:p w14:paraId="686DA1DA" w14:textId="77777777" w:rsidR="009F018B" w:rsidRPr="00750F93" w:rsidRDefault="009F018B" w:rsidP="00C6721E">
      <w:pPr>
        <w:pStyle w:val="EndNoteBibliography"/>
        <w:spacing w:after="0"/>
        <w:ind w:left="720" w:hanging="720"/>
        <w:rPr>
          <w:noProof/>
        </w:rPr>
      </w:pPr>
      <w:r w:rsidRPr="00750F93">
        <w:rPr>
          <w:noProof/>
        </w:rPr>
        <w:t>Porter, G. (2014). 201400091. USDA PVPO.</w:t>
      </w:r>
    </w:p>
    <w:p w14:paraId="50E71F2E" w14:textId="77777777" w:rsidR="009F018B" w:rsidRPr="00750F93" w:rsidRDefault="009F018B" w:rsidP="00C6721E">
      <w:pPr>
        <w:pStyle w:val="EndNoteBibliography"/>
        <w:spacing w:after="0"/>
        <w:ind w:left="720" w:hanging="720"/>
        <w:rPr>
          <w:noProof/>
        </w:rPr>
      </w:pPr>
      <w:r w:rsidRPr="00750F93">
        <w:rPr>
          <w:noProof/>
        </w:rPr>
        <w:t xml:space="preserve">R Core Team. (2021a). R: A Language and Environment for Statistical Computing. Vienna, Austria: R Foundation for Statistical Computing. Retrieved from </w:t>
      </w:r>
      <w:r w:rsidRPr="009F018B">
        <w:rPr>
          <w:noProof/>
        </w:rPr>
        <w:t>https://www.R-project.org/</w:t>
      </w:r>
    </w:p>
    <w:p w14:paraId="4DA412A2" w14:textId="77777777" w:rsidR="009F018B" w:rsidRPr="00750F93" w:rsidRDefault="009F018B" w:rsidP="00C6721E">
      <w:pPr>
        <w:pStyle w:val="EndNoteBibliography"/>
        <w:spacing w:after="0"/>
        <w:ind w:left="720" w:hanging="720"/>
        <w:rPr>
          <w:noProof/>
        </w:rPr>
      </w:pPr>
      <w:r w:rsidRPr="00750F93">
        <w:rPr>
          <w:noProof/>
        </w:rPr>
        <w:t xml:space="preserve">R Core Team. (2021b). "Stats": The R Stats Package. Retrieved from </w:t>
      </w:r>
      <w:r w:rsidRPr="009F018B">
        <w:rPr>
          <w:noProof/>
        </w:rPr>
        <w:t>https://CRAN.R-project.org/package=stats</w:t>
      </w:r>
    </w:p>
    <w:p w14:paraId="2A6BB269" w14:textId="77777777" w:rsidR="009F018B" w:rsidRPr="00750F93" w:rsidRDefault="009F018B" w:rsidP="00C6721E">
      <w:pPr>
        <w:pStyle w:val="EndNoteBibliography"/>
        <w:spacing w:after="0"/>
        <w:ind w:left="720" w:hanging="720"/>
        <w:rPr>
          <w:noProof/>
        </w:rPr>
      </w:pPr>
      <w:r w:rsidRPr="00750F93">
        <w:rPr>
          <w:noProof/>
        </w:rPr>
        <w:t xml:space="preserve">Rosen, C., D. Birong, and M. Zumwinkle. (1992). Nitrogen Fertilization Studies on Irrigated Potatoes: Nitrogen Use, Soil Nitrate Movement, and Petiole Sap Nitrate Analysis for Predicting Nitrogen Needs. </w:t>
      </w:r>
      <w:r w:rsidRPr="00750F93">
        <w:rPr>
          <w:i/>
          <w:noProof/>
        </w:rPr>
        <w:t>Field Research in Soil Science – Soil Series #134</w:t>
      </w:r>
      <w:r w:rsidRPr="00750F93">
        <w:rPr>
          <w:noProof/>
        </w:rPr>
        <w:t xml:space="preserve">. St. Paul, MN: University of Minnesota. Retrieved from </w:t>
      </w:r>
      <w:r w:rsidRPr="009F018B">
        <w:rPr>
          <w:noProof/>
        </w:rPr>
        <w:t>https://conservancy.umn.edu/handle/11299/121705</w:t>
      </w:r>
    </w:p>
    <w:p w14:paraId="00A82CA8" w14:textId="77777777" w:rsidR="009F018B" w:rsidRPr="00750F93" w:rsidRDefault="009F018B" w:rsidP="00C6721E">
      <w:pPr>
        <w:pStyle w:val="EndNoteBibliography"/>
        <w:spacing w:after="0"/>
        <w:ind w:left="720" w:hanging="720"/>
        <w:rPr>
          <w:noProof/>
        </w:rPr>
      </w:pPr>
      <w:r w:rsidRPr="00750F93">
        <w:rPr>
          <w:noProof/>
        </w:rPr>
        <w:t xml:space="preserve">Rosen, C., J. Crants, B. Bohman, and M. McNearney. (2021). Effects of Banded Versus Broadcast Application of Esn, Turkey Manure, and Different Approaches to Measuring Plant N Status on Tuber Yield and Quality in Russet Burbank Potatoes. </w:t>
      </w:r>
      <w:r w:rsidRPr="00750F93">
        <w:rPr>
          <w:i/>
          <w:noProof/>
        </w:rPr>
        <w:t>Reserach Reports – 2021</w:t>
      </w:r>
      <w:r w:rsidRPr="00750F93">
        <w:rPr>
          <w:noProof/>
        </w:rPr>
        <w:t xml:space="preserve">. Fargo, ND: Minnesota Area II Potato Research and Promotion Council and Northern Plains Potato Growers Association. Retrieved from </w:t>
      </w:r>
      <w:r w:rsidRPr="009F018B">
        <w:rPr>
          <w:noProof/>
        </w:rPr>
        <w:t>https://www.ag.ndsu.edu/potatoextension/research/research_reports_114_4126022392.pdf</w:t>
      </w:r>
    </w:p>
    <w:p w14:paraId="4EC5D996" w14:textId="77777777" w:rsidR="009F018B" w:rsidRPr="00750F93" w:rsidRDefault="009F018B" w:rsidP="00C6721E">
      <w:pPr>
        <w:pStyle w:val="EndNoteBibliography"/>
        <w:spacing w:after="0"/>
        <w:ind w:left="720" w:hanging="720"/>
        <w:rPr>
          <w:noProof/>
        </w:rPr>
      </w:pPr>
      <w:r w:rsidRPr="00750F93">
        <w:rPr>
          <w:noProof/>
        </w:rPr>
        <w:t xml:space="preserve">Rosen, C., M. Errebhi, J. Moncrief, S. Gupta, H.H. Cheng, and D. Birong. (1993). Nitrogen Fertilization Studies on Irrigated Potatoes: Nitrogen Use, Soil Nitrate Movement, and Petiole Sap Nitrate Analysis for Predicting Nitrogen Needs. </w:t>
      </w:r>
      <w:r w:rsidRPr="00750F93">
        <w:rPr>
          <w:i/>
          <w:noProof/>
        </w:rPr>
        <w:t>Field Research in Soil Science – Soil Series #136</w:t>
      </w:r>
      <w:r w:rsidRPr="00750F93">
        <w:rPr>
          <w:noProof/>
        </w:rPr>
        <w:t xml:space="preserve">. St. Paul, MN: University of Minnesota. Retrieved from </w:t>
      </w:r>
      <w:r w:rsidRPr="009F018B">
        <w:rPr>
          <w:noProof/>
        </w:rPr>
        <w:t>https://conservancy.umn.edu/handle/11299/121706</w:t>
      </w:r>
    </w:p>
    <w:p w14:paraId="17391DF2" w14:textId="77777777" w:rsidR="009F018B" w:rsidRPr="00750F93" w:rsidRDefault="009F018B" w:rsidP="00C6721E">
      <w:pPr>
        <w:pStyle w:val="EndNoteBibliography"/>
        <w:spacing w:after="0"/>
        <w:ind w:left="720" w:hanging="720"/>
        <w:rPr>
          <w:noProof/>
        </w:rPr>
      </w:pPr>
      <w:r w:rsidRPr="00750F93">
        <w:rPr>
          <w:noProof/>
        </w:rPr>
        <w:t xml:space="preserve">Rosen, C.J. (2018). Potato Fertilization on Irrigated Soils: University of Minnesota Extension. Retrieved from </w:t>
      </w:r>
      <w:r w:rsidRPr="009F018B">
        <w:rPr>
          <w:noProof/>
        </w:rPr>
        <w:t>https://extension.umn.edu/crop-specific-needs/potato-fertilization-irrigated-soils</w:t>
      </w:r>
    </w:p>
    <w:p w14:paraId="053E92AD" w14:textId="77777777" w:rsidR="009F018B" w:rsidRPr="00750F93" w:rsidRDefault="009F018B" w:rsidP="00C6721E">
      <w:pPr>
        <w:pStyle w:val="EndNoteBibliography"/>
        <w:spacing w:after="0"/>
        <w:ind w:left="720" w:hanging="720"/>
        <w:rPr>
          <w:noProof/>
        </w:rPr>
      </w:pPr>
      <w:r w:rsidRPr="00750F93">
        <w:rPr>
          <w:noProof/>
        </w:rPr>
        <w:t xml:space="preserve">Sadras, V.O., and G. Lemaire. (2014). Quantifying Crop Nitrogen Status for Comparisons of Agronomic Practices and Genotypes. </w:t>
      </w:r>
      <w:r w:rsidRPr="00750F93">
        <w:rPr>
          <w:i/>
          <w:noProof/>
        </w:rPr>
        <w:t>Field Crops Res., 164</w:t>
      </w:r>
      <w:r w:rsidRPr="00750F93">
        <w:rPr>
          <w:noProof/>
        </w:rPr>
        <w:t xml:space="preserve">, 54-64. </w:t>
      </w:r>
      <w:r w:rsidRPr="009F018B">
        <w:rPr>
          <w:noProof/>
        </w:rPr>
        <w:t>https://doi.org/10.1016/j.fcr.2014.05.006</w:t>
      </w:r>
      <w:r w:rsidRPr="00750F93">
        <w:rPr>
          <w:noProof/>
        </w:rPr>
        <w:t>.</w:t>
      </w:r>
    </w:p>
    <w:p w14:paraId="4C8DAE72" w14:textId="77777777" w:rsidR="009F018B" w:rsidRPr="00750F93" w:rsidRDefault="009F018B" w:rsidP="00C6721E">
      <w:pPr>
        <w:pStyle w:val="EndNoteBibliography"/>
        <w:spacing w:after="0"/>
        <w:ind w:left="720" w:hanging="720"/>
        <w:rPr>
          <w:noProof/>
        </w:rPr>
      </w:pPr>
      <w:r w:rsidRPr="00750F93">
        <w:rPr>
          <w:noProof/>
        </w:rPr>
        <w:t xml:space="preserve">Schad, D.J., M. Betancourt, and S. Vasishth. (2021). Toward a Principled Bayesian Workflow in Cognitive Science. </w:t>
      </w:r>
      <w:r w:rsidRPr="00750F93">
        <w:rPr>
          <w:i/>
          <w:noProof/>
        </w:rPr>
        <w:t>Psychol Methods, 26</w:t>
      </w:r>
      <w:r w:rsidRPr="00750F93">
        <w:rPr>
          <w:noProof/>
        </w:rPr>
        <w:t xml:space="preserve">(1), 103-126. </w:t>
      </w:r>
      <w:r w:rsidRPr="009F018B">
        <w:rPr>
          <w:noProof/>
        </w:rPr>
        <w:t>https://doi.org/10.1037/met0000275</w:t>
      </w:r>
      <w:r w:rsidRPr="00750F93">
        <w:rPr>
          <w:noProof/>
        </w:rPr>
        <w:t>.</w:t>
      </w:r>
    </w:p>
    <w:p w14:paraId="726A1CB5" w14:textId="77777777" w:rsidR="009F018B" w:rsidRPr="00750F93" w:rsidRDefault="009F018B" w:rsidP="00C6721E">
      <w:pPr>
        <w:pStyle w:val="EndNoteBibliography"/>
        <w:spacing w:after="0"/>
        <w:ind w:left="720" w:hanging="720"/>
        <w:rPr>
          <w:noProof/>
        </w:rPr>
      </w:pPr>
      <w:r w:rsidRPr="00750F93">
        <w:rPr>
          <w:noProof/>
        </w:rPr>
        <w:t xml:space="preserve">Sinclair, T.R., and R.C. Muchow. (1999). Radiation Use Efficiency. In D. L. Sparks (Ed.), </w:t>
      </w:r>
      <w:r w:rsidRPr="00750F93">
        <w:rPr>
          <w:i/>
          <w:noProof/>
        </w:rPr>
        <w:t>Advances in Agronomy, Volume 65</w:t>
      </w:r>
      <w:r w:rsidRPr="00750F93">
        <w:rPr>
          <w:noProof/>
        </w:rPr>
        <w:t xml:space="preserve"> (Vol. 65, pp. 215-265).</w:t>
      </w:r>
    </w:p>
    <w:p w14:paraId="6BDC4F07" w14:textId="77777777" w:rsidR="009F018B" w:rsidRPr="00750F93" w:rsidRDefault="009F018B" w:rsidP="00C6721E">
      <w:pPr>
        <w:pStyle w:val="EndNoteBibliography"/>
        <w:spacing w:after="0"/>
        <w:ind w:left="720" w:hanging="720"/>
        <w:rPr>
          <w:noProof/>
        </w:rPr>
      </w:pPr>
      <w:r w:rsidRPr="00750F93">
        <w:rPr>
          <w:noProof/>
        </w:rPr>
        <w:t xml:space="preserve">Slater, J.W. (1968). The Effect of Night Temperature on Tuber Initiation of the Potato. </w:t>
      </w:r>
      <w:r w:rsidRPr="00750F93">
        <w:rPr>
          <w:i/>
          <w:noProof/>
        </w:rPr>
        <w:t>European Potato Journal, 11</w:t>
      </w:r>
      <w:r w:rsidRPr="00750F93">
        <w:rPr>
          <w:noProof/>
        </w:rPr>
        <w:t xml:space="preserve">(1), 14-22. </w:t>
      </w:r>
      <w:r w:rsidRPr="009F018B">
        <w:rPr>
          <w:noProof/>
        </w:rPr>
        <w:t>https://doi.org/10.1007/BF02365158</w:t>
      </w:r>
      <w:r w:rsidRPr="00750F93">
        <w:rPr>
          <w:noProof/>
        </w:rPr>
        <w:t>.</w:t>
      </w:r>
    </w:p>
    <w:p w14:paraId="7DD0A25F" w14:textId="77777777" w:rsidR="009F018B" w:rsidRPr="00750F93" w:rsidRDefault="009F018B" w:rsidP="00C6721E">
      <w:pPr>
        <w:pStyle w:val="EndNoteBibliography"/>
        <w:spacing w:after="0"/>
        <w:ind w:left="720" w:hanging="720"/>
        <w:rPr>
          <w:noProof/>
        </w:rPr>
      </w:pPr>
      <w:r w:rsidRPr="00750F93">
        <w:rPr>
          <w:noProof/>
        </w:rPr>
        <w:t xml:space="preserve">Stark, J.C., A.L. Thompson, R. Novy, and S.L. Love. (2020). Variety Selection and Management. In J. C. Stark, M. Thornton, and P. Nolte (Eds.), </w:t>
      </w:r>
      <w:r w:rsidRPr="00750F93">
        <w:rPr>
          <w:i/>
          <w:noProof/>
        </w:rPr>
        <w:t>Potato Production Systems</w:t>
      </w:r>
      <w:r w:rsidRPr="00750F93">
        <w:rPr>
          <w:noProof/>
        </w:rPr>
        <w:t xml:space="preserve"> (pp. 35-64).</w:t>
      </w:r>
    </w:p>
    <w:p w14:paraId="47F206D4" w14:textId="77777777" w:rsidR="009F018B" w:rsidRPr="00750F93" w:rsidRDefault="009F018B" w:rsidP="00C6721E">
      <w:pPr>
        <w:pStyle w:val="EndNoteBibliography"/>
        <w:spacing w:after="0"/>
        <w:ind w:left="720" w:hanging="720"/>
        <w:rPr>
          <w:noProof/>
        </w:rPr>
      </w:pPr>
      <w:r w:rsidRPr="00750F93">
        <w:rPr>
          <w:noProof/>
        </w:rPr>
        <w:t xml:space="preserve">Steele, D.D., T.F. Scherer, J. Wright, D.G. Hopkins, S.R. Tuscherer, and J. Wright. (2010). Spreadsheet Implementation of Irrigation Scheduling by the Checkbook Method for North Dakota and Minnesota. </w:t>
      </w:r>
      <w:r w:rsidRPr="00750F93">
        <w:rPr>
          <w:i/>
          <w:noProof/>
        </w:rPr>
        <w:t>Appl. Eng. Agric., 26</w:t>
      </w:r>
      <w:r w:rsidRPr="00750F93">
        <w:rPr>
          <w:noProof/>
        </w:rPr>
        <w:t xml:space="preserve">, 983-996. </w:t>
      </w:r>
      <w:r w:rsidRPr="009F018B">
        <w:rPr>
          <w:noProof/>
        </w:rPr>
        <w:t>https://doi.org/10.13031/2013.35914</w:t>
      </w:r>
      <w:r w:rsidRPr="00750F93">
        <w:rPr>
          <w:noProof/>
        </w:rPr>
        <w:t>.</w:t>
      </w:r>
    </w:p>
    <w:p w14:paraId="2AFCD7A5" w14:textId="77777777" w:rsidR="009F018B" w:rsidRPr="00750F93" w:rsidRDefault="009F018B" w:rsidP="00C6721E">
      <w:pPr>
        <w:pStyle w:val="EndNoteBibliography"/>
        <w:spacing w:after="0"/>
        <w:ind w:left="720" w:hanging="720"/>
        <w:rPr>
          <w:noProof/>
        </w:rPr>
      </w:pPr>
      <w:r w:rsidRPr="00750F93">
        <w:rPr>
          <w:noProof/>
        </w:rPr>
        <w:t xml:space="preserve">Stefaniak, T.R., S. Fitzcollins, R. Figueroa, A.L. Thompson, C. Schmitz Carley, and L.M. Shannon. (2021). Genotype and Variable Nitrogen Effects on Tuber Yield and Quality for Red Fresh Market Potatoes in Minnesota. </w:t>
      </w:r>
      <w:r w:rsidRPr="00750F93">
        <w:rPr>
          <w:i/>
          <w:noProof/>
        </w:rPr>
        <w:t>Agronomy, 11</w:t>
      </w:r>
      <w:r w:rsidRPr="00750F93">
        <w:rPr>
          <w:noProof/>
        </w:rPr>
        <w:t xml:space="preserve">, 255. </w:t>
      </w:r>
      <w:r w:rsidRPr="009F018B">
        <w:rPr>
          <w:noProof/>
        </w:rPr>
        <w:t>https://doi.org/10.3390/agronomy11020255</w:t>
      </w:r>
      <w:r w:rsidRPr="00750F93">
        <w:rPr>
          <w:noProof/>
        </w:rPr>
        <w:t>.</w:t>
      </w:r>
    </w:p>
    <w:p w14:paraId="40E9AC9C" w14:textId="77777777" w:rsidR="009F018B" w:rsidRPr="00750F93" w:rsidRDefault="009F018B" w:rsidP="00C6721E">
      <w:pPr>
        <w:pStyle w:val="EndNoteBibliography"/>
        <w:spacing w:after="0"/>
        <w:ind w:left="720" w:hanging="720"/>
        <w:rPr>
          <w:noProof/>
        </w:rPr>
      </w:pPr>
      <w:r w:rsidRPr="00750F93">
        <w:rPr>
          <w:noProof/>
        </w:rPr>
        <w:t xml:space="preserve">Sun, N. (2017). </w:t>
      </w:r>
      <w:r w:rsidRPr="00750F93">
        <w:rPr>
          <w:i/>
          <w:noProof/>
        </w:rPr>
        <w:t>Agronomic and Storage Factors Affecting Acrylamide Formation in Processed Potatoes.</w:t>
      </w:r>
      <w:r w:rsidRPr="00750F93">
        <w:rPr>
          <w:noProof/>
        </w:rPr>
        <w:t xml:space="preserve"> (Ph.D.). University of Minnesota, St. Paul, MN. Retrieved from </w:t>
      </w:r>
      <w:r w:rsidRPr="009F018B">
        <w:rPr>
          <w:noProof/>
        </w:rPr>
        <w:t>https://conservancy.umn.edu/handle/11299/190488</w:t>
      </w:r>
      <w:r w:rsidRPr="00750F93">
        <w:rPr>
          <w:noProof/>
        </w:rPr>
        <w:t xml:space="preserve"> </w:t>
      </w:r>
    </w:p>
    <w:p w14:paraId="5F8FA414" w14:textId="77777777" w:rsidR="009F018B" w:rsidRPr="00750F93" w:rsidRDefault="009F018B" w:rsidP="00C6721E">
      <w:pPr>
        <w:pStyle w:val="EndNoteBibliography"/>
        <w:spacing w:after="0"/>
        <w:ind w:left="720" w:hanging="720"/>
        <w:rPr>
          <w:noProof/>
        </w:rPr>
      </w:pPr>
      <w:r w:rsidRPr="00750F93">
        <w:rPr>
          <w:noProof/>
        </w:rPr>
        <w:t xml:space="preserve">Sun, N., Y. Wang, S.K. Gupta, and C.J. Rosen. (2019). Nitrogen Fertility and Cultivar Effects on Potato Agronomic Properties and Acrylamide-Forming Potential. </w:t>
      </w:r>
      <w:r w:rsidRPr="00750F93">
        <w:rPr>
          <w:i/>
          <w:noProof/>
        </w:rPr>
        <w:t>Agron. J., 111</w:t>
      </w:r>
      <w:r w:rsidRPr="00750F93">
        <w:rPr>
          <w:noProof/>
        </w:rPr>
        <w:t xml:space="preserve">(1), 408. </w:t>
      </w:r>
      <w:r w:rsidRPr="009F018B">
        <w:rPr>
          <w:noProof/>
        </w:rPr>
        <w:t>https://doi.org/10.2134/agronj2018.05.0350</w:t>
      </w:r>
      <w:r w:rsidRPr="00750F93">
        <w:rPr>
          <w:noProof/>
        </w:rPr>
        <w:t>.</w:t>
      </w:r>
    </w:p>
    <w:p w14:paraId="24967114" w14:textId="77777777" w:rsidR="009F018B" w:rsidRPr="00750F93" w:rsidRDefault="009F018B" w:rsidP="00C6721E">
      <w:pPr>
        <w:pStyle w:val="EndNoteBibliography"/>
        <w:spacing w:after="0"/>
        <w:ind w:left="720" w:hanging="720"/>
        <w:rPr>
          <w:noProof/>
        </w:rPr>
      </w:pPr>
      <w:r w:rsidRPr="00750F93">
        <w:rPr>
          <w:noProof/>
        </w:rPr>
        <w:t xml:space="preserve">Sun, N., Y. Wang, S.K. Gupta, and C.J. Rosen. (2020). Potato Tuber Chemical Properties in Storage as Affected by Cultivar and Nitrogen Rate: Implications for Acrylamide Formation. </w:t>
      </w:r>
      <w:r w:rsidRPr="00750F93">
        <w:rPr>
          <w:i/>
          <w:noProof/>
        </w:rPr>
        <w:t>Foods, 9</w:t>
      </w:r>
      <w:r w:rsidRPr="00750F93">
        <w:rPr>
          <w:noProof/>
        </w:rPr>
        <w:t xml:space="preserve">(3). </w:t>
      </w:r>
      <w:r w:rsidRPr="009F018B">
        <w:rPr>
          <w:noProof/>
        </w:rPr>
        <w:t>https://doi.org/10.3390/foods9030352</w:t>
      </w:r>
      <w:r w:rsidRPr="00750F93">
        <w:rPr>
          <w:noProof/>
        </w:rPr>
        <w:t>.</w:t>
      </w:r>
    </w:p>
    <w:p w14:paraId="3A7CCFA0" w14:textId="77777777" w:rsidR="009F018B" w:rsidRPr="00750F93" w:rsidRDefault="009F018B" w:rsidP="00C6721E">
      <w:pPr>
        <w:pStyle w:val="EndNoteBibliography"/>
        <w:spacing w:after="0"/>
        <w:ind w:left="720" w:hanging="720"/>
        <w:rPr>
          <w:noProof/>
        </w:rPr>
      </w:pPr>
      <w:r w:rsidRPr="00750F93">
        <w:rPr>
          <w:noProof/>
        </w:rPr>
        <w:t>Thompson, A. (2013). 201300475. USDA PVPO.</w:t>
      </w:r>
    </w:p>
    <w:p w14:paraId="61361247" w14:textId="77777777" w:rsidR="009F018B" w:rsidRPr="00750F93" w:rsidRDefault="009F018B" w:rsidP="00C6721E">
      <w:pPr>
        <w:pStyle w:val="EndNoteBibliography"/>
        <w:spacing w:after="0"/>
        <w:ind w:left="720" w:hanging="720"/>
        <w:rPr>
          <w:noProof/>
        </w:rPr>
      </w:pPr>
      <w:r w:rsidRPr="00750F93">
        <w:rPr>
          <w:noProof/>
        </w:rPr>
        <w:t xml:space="preserve">Thornton, M. (2020). Potato Growth and Development. In J. C. Stark, M. Thornton, and P. Nolte (Eds.), </w:t>
      </w:r>
      <w:r w:rsidRPr="00750F93">
        <w:rPr>
          <w:i/>
          <w:noProof/>
        </w:rPr>
        <w:t>Potato Production Systems</w:t>
      </w:r>
      <w:r w:rsidRPr="00750F93">
        <w:rPr>
          <w:noProof/>
        </w:rPr>
        <w:t xml:space="preserve"> (pp. 19-33).</w:t>
      </w:r>
    </w:p>
    <w:p w14:paraId="72680FDF" w14:textId="77777777" w:rsidR="009F018B" w:rsidRPr="00750F93" w:rsidRDefault="009F018B" w:rsidP="00C6721E">
      <w:pPr>
        <w:pStyle w:val="EndNoteBibliography"/>
        <w:spacing w:after="0"/>
        <w:ind w:left="720" w:hanging="720"/>
        <w:rPr>
          <w:noProof/>
        </w:rPr>
      </w:pPr>
      <w:r w:rsidRPr="00750F93">
        <w:rPr>
          <w:noProof/>
        </w:rPr>
        <w:t xml:space="preserve">Tiwari, J.K., D. Plett, T. Garnett, S.K. Chakrabarti, and R.K. Singh. (2018). Integrated Genomics, Physiology and Breeding Approaches for Improving Nitrogen Use Efficiency in Potato: Translating Knowledge from Other Crops. </w:t>
      </w:r>
      <w:r w:rsidRPr="00750F93">
        <w:rPr>
          <w:i/>
          <w:noProof/>
        </w:rPr>
        <w:t>Funct. Plant Biol., 45</w:t>
      </w:r>
      <w:r w:rsidRPr="00750F93">
        <w:rPr>
          <w:noProof/>
        </w:rPr>
        <w:t xml:space="preserve">(6), 587. </w:t>
      </w:r>
      <w:r w:rsidRPr="009F018B">
        <w:rPr>
          <w:noProof/>
        </w:rPr>
        <w:t>https://doi.org/10.1071/fp17303</w:t>
      </w:r>
      <w:r w:rsidRPr="00750F93">
        <w:rPr>
          <w:noProof/>
        </w:rPr>
        <w:t>.</w:t>
      </w:r>
    </w:p>
    <w:p w14:paraId="1D35D54D" w14:textId="77777777" w:rsidR="009F018B" w:rsidRPr="00750F93" w:rsidRDefault="009F018B" w:rsidP="00C6721E">
      <w:pPr>
        <w:pStyle w:val="EndNoteBibliography"/>
        <w:spacing w:after="0"/>
        <w:ind w:left="720" w:hanging="720"/>
        <w:rPr>
          <w:noProof/>
        </w:rPr>
      </w:pPr>
      <w:r w:rsidRPr="00750F93">
        <w:rPr>
          <w:noProof/>
        </w:rPr>
        <w:t xml:space="preserve">USDA. (1997). United States Standards for Grades of Potatoes for Processing. Retrieved from </w:t>
      </w:r>
      <w:r w:rsidRPr="009F018B">
        <w:rPr>
          <w:noProof/>
        </w:rPr>
        <w:t>https://www.ams.usda.gov/sites/default/files/media/Potatoes_for_Processing_Standard%5B1%5D.pdf</w:t>
      </w:r>
    </w:p>
    <w:p w14:paraId="3544A50B" w14:textId="77777777" w:rsidR="009F018B" w:rsidRPr="00750F93" w:rsidRDefault="009F018B" w:rsidP="00C6721E">
      <w:pPr>
        <w:pStyle w:val="EndNoteBibliography"/>
        <w:spacing w:after="0"/>
        <w:ind w:left="720" w:hanging="720"/>
        <w:rPr>
          <w:noProof/>
        </w:rPr>
      </w:pPr>
      <w:r w:rsidRPr="00750F93">
        <w:rPr>
          <w:noProof/>
        </w:rPr>
        <w:t xml:space="preserve">USDA NRCS. (2013). Soil Series Classification Database – Hubbard Series: United States Department of Agriculture. Retrieved from </w:t>
      </w:r>
      <w:r w:rsidRPr="009F018B">
        <w:rPr>
          <w:noProof/>
        </w:rPr>
        <w:t>https://soilseries.sc.egov.usda.gov/OSD_Docs/H/HUBBARD.html</w:t>
      </w:r>
    </w:p>
    <w:p w14:paraId="257C6812" w14:textId="77777777" w:rsidR="009F018B" w:rsidRPr="00750F93" w:rsidRDefault="009F018B" w:rsidP="00C6721E">
      <w:pPr>
        <w:pStyle w:val="EndNoteBibliography"/>
        <w:spacing w:after="0"/>
        <w:ind w:left="720" w:hanging="720"/>
        <w:rPr>
          <w:noProof/>
        </w:rPr>
      </w:pPr>
      <w:r w:rsidRPr="00750F93">
        <w:rPr>
          <w:noProof/>
        </w:rPr>
        <w:t xml:space="preserve">Ushey, K. (2021). Renv: Project Environments. Retrieved from </w:t>
      </w:r>
      <w:r w:rsidRPr="009F018B">
        <w:rPr>
          <w:noProof/>
        </w:rPr>
        <w:t>https://CRAN.R-project.org/package=renv</w:t>
      </w:r>
    </w:p>
    <w:p w14:paraId="30B1428C" w14:textId="23B6E9F1" w:rsidR="009F018B" w:rsidRDefault="009F018B" w:rsidP="00C6721E">
      <w:pPr>
        <w:pStyle w:val="EndNoteBibliography"/>
        <w:spacing w:after="0"/>
        <w:ind w:left="720" w:hanging="720"/>
        <w:rPr>
          <w:ins w:id="1822" w:author="Brian Bohman" w:date="2022-11-10T19:22:00Z"/>
          <w:noProof/>
        </w:rPr>
      </w:pPr>
      <w:r w:rsidRPr="00750F93">
        <w:rPr>
          <w:noProof/>
        </w:rPr>
        <w:t xml:space="preserve">Vander Zaag, P., A.L. Demagante, and E.E. Ewing. (1990). Influence of Plant Spacing on Potato (Solanum Tuberosum L.) Morphology, Growth and Yield under Two Contrasting Environments. </w:t>
      </w:r>
      <w:r w:rsidRPr="00750F93">
        <w:rPr>
          <w:i/>
          <w:noProof/>
        </w:rPr>
        <w:t>Potato Res., 33</w:t>
      </w:r>
      <w:r w:rsidRPr="00750F93">
        <w:rPr>
          <w:noProof/>
        </w:rPr>
        <w:t xml:space="preserve">(313–323). </w:t>
      </w:r>
      <w:ins w:id="1823" w:author="Brian Bohman" w:date="2022-11-10T19:22:00Z">
        <w:r w:rsidR="00885E46">
          <w:rPr>
            <w:noProof/>
          </w:rPr>
          <w:fldChar w:fldCharType="begin"/>
        </w:r>
        <w:r w:rsidR="00885E46">
          <w:rPr>
            <w:noProof/>
          </w:rPr>
          <w:instrText xml:space="preserve"> HYPERLINK "</w:instrText>
        </w:r>
      </w:ins>
      <w:r w:rsidR="00885E46" w:rsidRPr="009F018B">
        <w:rPr>
          <w:noProof/>
        </w:rPr>
        <w:instrText>https://doi.org/10.1007/BF02359305</w:instrText>
      </w:r>
      <w:ins w:id="1824" w:author="Brian Bohman" w:date="2022-11-10T19:22:00Z">
        <w:r w:rsidR="00885E46">
          <w:rPr>
            <w:noProof/>
          </w:rPr>
          <w:instrText xml:space="preserve">" </w:instrText>
        </w:r>
        <w:r w:rsidR="00885E46">
          <w:rPr>
            <w:noProof/>
          </w:rPr>
          <w:fldChar w:fldCharType="separate"/>
        </w:r>
      </w:ins>
      <w:r w:rsidR="00885E46" w:rsidRPr="0065131F">
        <w:rPr>
          <w:rStyle w:val="Lienhypertexte"/>
          <w:noProof/>
        </w:rPr>
        <w:t>https://doi.org/10.1007/BF02359305</w:t>
      </w:r>
      <w:ins w:id="1825" w:author="Brian Bohman" w:date="2022-11-10T19:22:00Z">
        <w:r w:rsidR="00885E46">
          <w:rPr>
            <w:noProof/>
          </w:rPr>
          <w:fldChar w:fldCharType="end"/>
        </w:r>
      </w:ins>
      <w:r w:rsidRPr="00750F93">
        <w:rPr>
          <w:noProof/>
        </w:rPr>
        <w:t>.</w:t>
      </w:r>
    </w:p>
    <w:p w14:paraId="649CFCD8" w14:textId="5A4A00DC" w:rsidR="00885E46" w:rsidRPr="00750F93" w:rsidRDefault="00885E46" w:rsidP="00C6721E">
      <w:pPr>
        <w:pStyle w:val="EndNoteBibliography"/>
        <w:spacing w:after="0"/>
        <w:ind w:left="720" w:hanging="720"/>
        <w:rPr>
          <w:noProof/>
        </w:rPr>
      </w:pPr>
      <w:ins w:id="1826" w:author="Brian Bohman" w:date="2022-11-10T19:22:00Z">
        <w:r w:rsidRPr="00885E46">
          <w:rPr>
            <w:noProof/>
            <w:lang w:bidi="en-US"/>
          </w:rPr>
          <w:t>Vehtari, A., A. Gelman, D. Simpson, B. Carpenter, and P.-C. Bürkner. (2021). Rank-Normalization, Folding, and Localization: An Improved R-Hat for Assessing Convergence of M</w:t>
        </w:r>
        <w:r>
          <w:rPr>
            <w:noProof/>
            <w:lang w:bidi="en-US"/>
          </w:rPr>
          <w:t>CMC</w:t>
        </w:r>
        <w:r w:rsidRPr="00885E46">
          <w:rPr>
            <w:noProof/>
            <w:lang w:bidi="en-US"/>
          </w:rPr>
          <w:t xml:space="preserve"> (with Discussion). </w:t>
        </w:r>
        <w:r w:rsidRPr="00885E46">
          <w:rPr>
            <w:i/>
            <w:iCs/>
            <w:noProof/>
            <w:lang w:bidi="en-US"/>
          </w:rPr>
          <w:t>Bayesian Anal., 16</w:t>
        </w:r>
        <w:r w:rsidRPr="00885E46">
          <w:rPr>
            <w:noProof/>
            <w:lang w:bidi="en-US"/>
          </w:rPr>
          <w:t xml:space="preserve">(2), 667-718. </w:t>
        </w:r>
        <w:r w:rsidRPr="00885E46">
          <w:rPr>
            <w:noProof/>
            <w:lang w:bidi="en-US"/>
          </w:rPr>
          <w:fldChar w:fldCharType="begin"/>
        </w:r>
        <w:r w:rsidRPr="00885E46">
          <w:rPr>
            <w:noProof/>
            <w:lang w:bidi="en-US"/>
          </w:rPr>
          <w:instrText>HYPERLINK "https://doi.org/10.1214/20-BA1221."</w:instrText>
        </w:r>
        <w:r w:rsidRPr="00885E46">
          <w:rPr>
            <w:noProof/>
            <w:lang w:bidi="en-US"/>
          </w:rPr>
          <w:fldChar w:fldCharType="separate"/>
        </w:r>
        <w:r w:rsidRPr="00885E46">
          <w:rPr>
            <w:rStyle w:val="Lienhypertexte"/>
            <w:noProof/>
            <w:lang w:bidi="en-US"/>
          </w:rPr>
          <w:t>https://doi.org/10.1214/20-BA1221.</w:t>
        </w:r>
        <w:r w:rsidRPr="00885E46">
          <w:rPr>
            <w:noProof/>
          </w:rPr>
          <w:fldChar w:fldCharType="end"/>
        </w:r>
      </w:ins>
    </w:p>
    <w:p w14:paraId="1B52BDB1" w14:textId="77777777" w:rsidR="009F018B" w:rsidRPr="00750F93" w:rsidRDefault="009F018B" w:rsidP="00C6721E">
      <w:pPr>
        <w:pStyle w:val="EndNoteBibliography"/>
        <w:spacing w:after="0"/>
        <w:ind w:left="720" w:hanging="720"/>
        <w:rPr>
          <w:noProof/>
        </w:rPr>
      </w:pPr>
      <w:r w:rsidRPr="00750F93">
        <w:rPr>
          <w:noProof/>
        </w:rPr>
        <w:t xml:space="preserve">Weather Spark. (2021). Compare the Climate and Weather in Becker, Saint-Léonard, Balcarce, and Gembloux. Retrieved from </w:t>
      </w:r>
      <w:r w:rsidRPr="009F018B">
        <w:rPr>
          <w:noProof/>
        </w:rPr>
        <w:t>https://weatherspark.com/compare/y/10443~27617~28950~51092/Comparison-of-the-Average-Weather-in-Becker-Saint-L%C3%A9onard-Balcarce-and-Gembloux</w:t>
      </w:r>
    </w:p>
    <w:p w14:paraId="5043F80E" w14:textId="77777777" w:rsidR="009F018B" w:rsidRPr="00750F93" w:rsidRDefault="009F018B" w:rsidP="00C6721E">
      <w:pPr>
        <w:pStyle w:val="EndNoteBibliography"/>
        <w:spacing w:after="0"/>
        <w:ind w:left="720" w:hanging="720"/>
        <w:rPr>
          <w:noProof/>
        </w:rPr>
      </w:pPr>
      <w:r w:rsidRPr="00750F93">
        <w:rPr>
          <w:noProof/>
        </w:rPr>
        <w:t xml:space="preserve">Wright, J. (2002). Irrigation Scheduling Checkbook Method. </w:t>
      </w:r>
      <w:r w:rsidRPr="00750F93">
        <w:rPr>
          <w:i/>
          <w:noProof/>
        </w:rPr>
        <w:t>BU-FO-01322</w:t>
      </w:r>
      <w:r w:rsidRPr="00750F93">
        <w:rPr>
          <w:noProof/>
        </w:rPr>
        <w:t xml:space="preserve">. St. Paul, MN: University of Minnesota. Retrieved from </w:t>
      </w:r>
      <w:r w:rsidRPr="009F018B">
        <w:rPr>
          <w:noProof/>
        </w:rPr>
        <w:t>https://extension.umn.edu/irrigation/irrigation-scheduling-checkbook-method</w:t>
      </w:r>
    </w:p>
    <w:p w14:paraId="5A90193C" w14:textId="77777777" w:rsidR="009F018B" w:rsidRPr="00750F93" w:rsidRDefault="009F018B" w:rsidP="00C6721E">
      <w:pPr>
        <w:pStyle w:val="EndNoteBibliography"/>
        <w:ind w:left="720" w:hanging="720"/>
        <w:rPr>
          <w:noProof/>
        </w:rPr>
      </w:pPr>
      <w:r w:rsidRPr="00750F93">
        <w:rPr>
          <w:noProof/>
        </w:rPr>
        <w:t xml:space="preserve">Yao, B., X. Wang, G. Lemaire, D. Makowski, Q. Cao, X. Liu, L. Liu, B. Liu, Y. Zhu, W. Cao, and L. Tang. (2021). Uncertainty Analysis of Critical Nitrogen Dilution Curves for Wheat. </w:t>
      </w:r>
      <w:r w:rsidRPr="00750F93">
        <w:rPr>
          <w:i/>
          <w:noProof/>
        </w:rPr>
        <w:t>Eur. J. Agron., 128</w:t>
      </w:r>
      <w:r w:rsidRPr="00750F93">
        <w:rPr>
          <w:noProof/>
        </w:rPr>
        <w:t xml:space="preserve">, 126315. </w:t>
      </w:r>
      <w:r w:rsidRPr="009F018B">
        <w:rPr>
          <w:noProof/>
        </w:rPr>
        <w:t>https://doi.org/10.1016/j.eja.2021.126315</w:t>
      </w:r>
      <w:r w:rsidRPr="00750F93">
        <w:rPr>
          <w:noProof/>
        </w:rPr>
        <w:t>.</w:t>
      </w:r>
    </w:p>
    <w:p w14:paraId="575A1B12" w14:textId="77777777" w:rsidR="00C6721E" w:rsidRDefault="00C6721E"/>
    <w:sectPr w:rsidR="00C6721E" w:rsidSect="00C6721E">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52" w:author="Gilles Bélanger" w:date="2022-11-16T14:00:00Z" w:initials="G">
    <w:p w14:paraId="68C2AE95" w14:textId="0483FD11" w:rsidR="00F814CF" w:rsidRDefault="003E1B82">
      <w:pPr>
        <w:pStyle w:val="Commentaire"/>
      </w:pPr>
      <w:r>
        <w:t xml:space="preserve">I am </w:t>
      </w:r>
      <w:r>
        <w:t>no</w:t>
      </w:r>
      <w:r>
        <w:t xml:space="preserve"> fami</w:t>
      </w:r>
      <w:r>
        <w:t>li</w:t>
      </w:r>
      <w:r>
        <w:t>a</w:t>
      </w:r>
      <w:r>
        <w:t xml:space="preserve">r </w:t>
      </w:r>
      <w:r>
        <w:t>with th</w:t>
      </w:r>
      <w:r>
        <w:t>is</w:t>
      </w:r>
      <w:r>
        <w:t xml:space="preserve"> an</w:t>
      </w:r>
      <w:r>
        <w:t xml:space="preserve">d </w:t>
      </w:r>
      <w:r>
        <w:t xml:space="preserve">it </w:t>
      </w:r>
      <w:r>
        <w:t xml:space="preserve">might </w:t>
      </w:r>
      <w:r>
        <w:t xml:space="preserve">be </w:t>
      </w:r>
      <w:r>
        <w:t>the</w:t>
      </w:r>
      <w:r>
        <w:t xml:space="preserve"> case </w:t>
      </w:r>
      <w:r>
        <w:t>for several</w:t>
      </w:r>
      <w:r>
        <w:t xml:space="preserve"> </w:t>
      </w:r>
      <w:r>
        <w:t>rea</w:t>
      </w:r>
      <w:r>
        <w:t>ders</w:t>
      </w:r>
      <w:r>
        <w:t>.</w:t>
      </w:r>
      <w:r>
        <w:t xml:space="preserve"> </w:t>
      </w:r>
      <w:r>
        <w:t>I su</w:t>
      </w:r>
      <w:r>
        <w:t>g</w:t>
      </w:r>
      <w:r>
        <w:t xml:space="preserve">gest </w:t>
      </w:r>
      <w:r>
        <w:t>pro</w:t>
      </w:r>
      <w:r>
        <w:t xml:space="preserve">viding </w:t>
      </w:r>
      <w:r>
        <w:t>a</w:t>
      </w:r>
      <w:r>
        <w:t xml:space="preserve"> </w:t>
      </w:r>
      <w:r>
        <w:t>more detaile</w:t>
      </w:r>
      <w:r>
        <w:t xml:space="preserve">d </w:t>
      </w:r>
      <w:r>
        <w:t>de</w:t>
      </w:r>
      <w:r>
        <w:t>scri</w:t>
      </w:r>
      <w:r>
        <w:t>ption</w:t>
      </w:r>
      <w:r>
        <w:t>.</w:t>
      </w:r>
      <w:r w:rsidR="00F814CF">
        <w:rPr>
          <w:rStyle w:val="Marquedecommentaire"/>
        </w:rPr>
        <w:annotationRef/>
      </w:r>
    </w:p>
  </w:comment>
  <w:comment w:id="757" w:author="Gilles Bélanger" w:date="2022-11-16T13:59:00Z" w:initials="G">
    <w:p w14:paraId="3FF5E1B4" w14:textId="3FFC8057" w:rsidR="00F814CF" w:rsidRDefault="00F814CF">
      <w:pPr>
        <w:pStyle w:val="Commentaire"/>
      </w:pPr>
      <w:r>
        <w:rPr>
          <w:rStyle w:val="Marquedecommentaire"/>
        </w:rPr>
        <w:annotationRef/>
      </w:r>
      <w:r w:rsidR="003E1B82">
        <w:t xml:space="preserve">The </w:t>
      </w:r>
      <w:r w:rsidR="003E1B82">
        <w:t>bas</w:t>
      </w:r>
      <w:r w:rsidR="003E1B82">
        <w:t>e</w:t>
      </w:r>
      <w:r w:rsidR="003E1B82">
        <w:t xml:space="preserve"> </w:t>
      </w:r>
      <w:r w:rsidR="003E1B82">
        <w:t>temper</w:t>
      </w:r>
      <w:r w:rsidR="003E1B82">
        <w:t>ature</w:t>
      </w:r>
      <w:r w:rsidR="003E1B82">
        <w:t xml:space="preserve"> </w:t>
      </w:r>
      <w:r w:rsidR="003E1B82">
        <w:t xml:space="preserve">for </w:t>
      </w:r>
      <w:r w:rsidR="003E1B82">
        <w:t>G</w:t>
      </w:r>
      <w:r w:rsidR="003E1B82">
        <w:t>DD</w:t>
      </w:r>
      <w:r w:rsidR="003E1B82">
        <w:t xml:space="preserve"> </w:t>
      </w:r>
      <w:r w:rsidR="003E1B82">
        <w:t xml:space="preserve">should </w:t>
      </w:r>
      <w:r w:rsidR="003E1B82">
        <w:t xml:space="preserve">be </w:t>
      </w:r>
      <w:r w:rsidR="003E1B82">
        <w:t>give</w:t>
      </w:r>
      <w:r w:rsidR="003E1B82">
        <w:t>n</w:t>
      </w:r>
      <w:r w:rsidR="003E1B82">
        <w:t>.</w:t>
      </w:r>
    </w:p>
  </w:comment>
  <w:comment w:id="1725" w:author="Gilles Bélanger" w:date="2022-11-16T11:38:00Z" w:initials="G">
    <w:p w14:paraId="76B4639E" w14:textId="26D8C5D9" w:rsidR="0052744F" w:rsidRDefault="0052744F">
      <w:pPr>
        <w:pStyle w:val="Commentaire"/>
      </w:pPr>
      <w:r>
        <w:rPr>
          <w:rStyle w:val="Marquedecommentaire"/>
        </w:rPr>
        <w:annotationRef/>
      </w:r>
      <w:r>
        <w:t>You could provide references for the previous to support this statement.</w:t>
      </w:r>
    </w:p>
  </w:comment>
  <w:comment w:id="1727" w:author="Gilles Bélanger" w:date="2022-11-16T11:40:00Z" w:initials="G">
    <w:p w14:paraId="53FFAD7D" w14:textId="3A7C843A" w:rsidR="0052744F" w:rsidRDefault="0052744F">
      <w:pPr>
        <w:pStyle w:val="Commentaire"/>
      </w:pPr>
      <w:r>
        <w:rPr>
          <w:rStyle w:val="Marquedecommentaire"/>
        </w:rPr>
        <w:annotationRef/>
      </w:r>
      <w:r>
        <w:t>In my my mind, this is not a key limitation; it seems too strong of a statement. You could phrase it differently: Our study, however, did not evaluate if ….</w:t>
      </w:r>
    </w:p>
  </w:comment>
  <w:comment w:id="1820" w:author="Gilles Bélanger" w:date="2022-11-16T11:48:00Z" w:initials="G">
    <w:p w14:paraId="74F63AF4" w14:textId="7EE480C5" w:rsidR="00A12018" w:rsidRDefault="00A12018">
      <w:pPr>
        <w:pStyle w:val="Commentaire"/>
      </w:pPr>
      <w:r>
        <w:rPr>
          <w:rStyle w:val="Marquedecommentaire"/>
        </w:rPr>
        <w:annotationRef/>
      </w:r>
      <w:r>
        <w:t>This reference was deleted in the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8C2AE95" w15:done="0"/>
  <w15:commentEx w15:paraId="3FF5E1B4" w15:done="0"/>
  <w15:commentEx w15:paraId="76B4639E" w15:done="0"/>
  <w15:commentEx w15:paraId="53FFAD7D" w15:done="0"/>
  <w15:commentEx w15:paraId="74F63AF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852593" w14:textId="77777777" w:rsidR="00C6721E" w:rsidRDefault="00C6721E">
      <w:r>
        <w:separator/>
      </w:r>
    </w:p>
  </w:endnote>
  <w:endnote w:type="continuationSeparator" w:id="0">
    <w:p w14:paraId="21AD2C9B" w14:textId="77777777" w:rsidR="00C6721E" w:rsidRDefault="00C672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72D1A" w14:textId="77777777" w:rsidR="00C6721E" w:rsidRDefault="00C6721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3DB3F" w14:textId="74A421AB" w:rsidR="00C6721E" w:rsidRDefault="00C6721E" w:rsidP="00C6721E">
    <w:pPr>
      <w:pStyle w:val="Pieddepage"/>
      <w:framePr w:wrap="none" w:vAnchor="text" w:hAnchor="margin" w:xAlign="right" w:y="1"/>
      <w:rPr>
        <w:rStyle w:val="Numrodepage"/>
      </w:rPr>
    </w:pPr>
    <w:r>
      <w:rPr>
        <w:rStyle w:val="Numrodepage"/>
      </w:rPr>
      <w:t xml:space="preserve">Page </w:t>
    </w:r>
    <w:sdt>
      <w:sdtPr>
        <w:rPr>
          <w:rStyle w:val="Numrodepage"/>
        </w:rPr>
        <w:id w:val="1690099900"/>
        <w:docPartObj>
          <w:docPartGallery w:val="Page Numbers (Bottom of Page)"/>
          <w:docPartUnique/>
        </w:docPartObj>
      </w:sdtPr>
      <w:sdtContent>
        <w:r>
          <w:rPr>
            <w:rStyle w:val="Numrodepage"/>
          </w:rPr>
          <w:fldChar w:fldCharType="begin"/>
        </w:r>
        <w:r>
          <w:rPr>
            <w:rStyle w:val="Numrodepage"/>
          </w:rPr>
          <w:instrText xml:space="preserve"> PAGE </w:instrText>
        </w:r>
        <w:r>
          <w:rPr>
            <w:rStyle w:val="Numrodepage"/>
          </w:rPr>
          <w:fldChar w:fldCharType="separate"/>
        </w:r>
        <w:r w:rsidR="003E1B82">
          <w:rPr>
            <w:rStyle w:val="Numrodepage"/>
            <w:noProof/>
          </w:rPr>
          <w:t>29</w:t>
        </w:r>
        <w:r>
          <w:rPr>
            <w:rStyle w:val="Numrodepage"/>
          </w:rPr>
          <w:fldChar w:fldCharType="end"/>
        </w:r>
      </w:sdtContent>
    </w:sdt>
  </w:p>
  <w:p w14:paraId="720EEBEE" w14:textId="77777777" w:rsidR="00C6721E" w:rsidRDefault="00C6721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2FA33" w14:textId="77777777" w:rsidR="00C6721E" w:rsidRDefault="00C6721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93562D" w14:textId="77777777" w:rsidR="00C6721E" w:rsidRDefault="00C6721E">
      <w:r>
        <w:separator/>
      </w:r>
    </w:p>
  </w:footnote>
  <w:footnote w:type="continuationSeparator" w:id="0">
    <w:p w14:paraId="7B32B904" w14:textId="77777777" w:rsidR="00C6721E" w:rsidRDefault="00C672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3C489D" w14:textId="77777777" w:rsidR="00C6721E" w:rsidRDefault="00C6721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971E7" w14:textId="77777777" w:rsidR="00C6721E" w:rsidRDefault="00C6721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1B98C" w14:textId="77777777" w:rsidR="00C6721E" w:rsidRDefault="00C6721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6CC0F2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34C410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D3E74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4A05D8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EFC52D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9FC496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1F2392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EF80A2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686B8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DA2E6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BE6658"/>
    <w:multiLevelType w:val="multilevel"/>
    <w:tmpl w:val="1B76F65E"/>
    <w:lvl w:ilvl="0">
      <w:start w:val="1"/>
      <w:numFmt w:val="decimal"/>
      <w:suff w:val="space"/>
      <w:lvlText w:val="Chapter %1"/>
      <w:lvlJc w:val="left"/>
      <w:pPr>
        <w:ind w:left="0" w:firstLine="0"/>
      </w:pPr>
      <w:rPr>
        <w:rFonts w:hint="default"/>
        <w:caps/>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09D84EFE"/>
    <w:multiLevelType w:val="multilevel"/>
    <w:tmpl w:val="25602BD2"/>
    <w:styleLink w:val="CurrentList9"/>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Arial" w:hAnsi="Arial"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0"/>
        <w:u w:val="none"/>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19B6077B"/>
    <w:multiLevelType w:val="hybridMultilevel"/>
    <w:tmpl w:val="EB4AF3E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8159DF"/>
    <w:multiLevelType w:val="multilevel"/>
    <w:tmpl w:val="020A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CE4A7C"/>
    <w:multiLevelType w:val="multilevel"/>
    <w:tmpl w:val="3FB449B4"/>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ascii="Times New Roman" w:hAnsi="Times New Roman" w:hint="default"/>
        <w:b w:val="0"/>
        <w:i w:val="0"/>
        <w:caps w:val="0"/>
        <w:strike w:val="0"/>
        <w:dstrike w:val="0"/>
        <w:vanish w:val="0"/>
        <w:color w:val="auto"/>
        <w:sz w:val="24"/>
        <w:u w:val="none"/>
        <w:vertAlign w:val="baseline"/>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5" w15:restartNumberingAfterBreak="0">
    <w:nsid w:val="1F372818"/>
    <w:multiLevelType w:val="hybridMultilevel"/>
    <w:tmpl w:val="B69CF3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4B3F64"/>
    <w:multiLevelType w:val="multilevel"/>
    <w:tmpl w:val="D5D4C3FC"/>
    <w:styleLink w:val="CurrentList1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2.%1."/>
      <w:lvlJc w:val="left"/>
      <w:pPr>
        <w:ind w:left="720" w:hanging="720"/>
      </w:pPr>
      <w:rPr>
        <w:rFonts w:ascii="Times New Roman" w:hAnsi="Times New Roman" w:hint="default"/>
        <w:b w:val="0"/>
        <w:i w:val="0"/>
        <w:caps w:val="0"/>
        <w:strike w:val="0"/>
        <w:dstrike w:val="0"/>
        <w:vanish w:val="0"/>
        <w:color w:val="auto"/>
        <w:sz w:val="24"/>
        <w:u w:val="none"/>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2FE33C3"/>
    <w:multiLevelType w:val="multilevel"/>
    <w:tmpl w:val="87AC6FC4"/>
    <w:styleLink w:val="CurrentList7"/>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268734DD"/>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8015FCE"/>
    <w:multiLevelType w:val="hybridMultilevel"/>
    <w:tmpl w:val="5664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C25132"/>
    <w:multiLevelType w:val="hybridMultilevel"/>
    <w:tmpl w:val="88EEA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2D1A49"/>
    <w:multiLevelType w:val="multilevel"/>
    <w:tmpl w:val="44B42E34"/>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2B6B685D"/>
    <w:multiLevelType w:val="multilevel"/>
    <w:tmpl w:val="50427A6E"/>
    <w:styleLink w:val="CurrentList13"/>
    <w:lvl w:ilvl="0">
      <w:start w:val="1"/>
      <w:numFmt w:val="decimal"/>
      <w:suff w:val="space"/>
      <w:lvlText w:val="Chapter %1"/>
      <w:lvlJc w:val="left"/>
      <w:pPr>
        <w:ind w:left="0" w:firstLine="0"/>
      </w:pPr>
      <w:rPr>
        <w:rFonts w:hint="default"/>
        <w:caps/>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2FA217C6"/>
    <w:multiLevelType w:val="multilevel"/>
    <w:tmpl w:val="13B67F5E"/>
    <w:styleLink w:val="CurrentList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90C31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902697"/>
    <w:multiLevelType w:val="multilevel"/>
    <w:tmpl w:val="F87EACBC"/>
    <w:styleLink w:val="CurrentList1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2.%1."/>
      <w:lvlJc w:val="left"/>
      <w:pPr>
        <w:ind w:left="720" w:hanging="720"/>
      </w:pPr>
      <w:rPr>
        <w:rFonts w:ascii="Arial" w:hAnsi="Arial" w:hint="default"/>
        <w:b w:val="0"/>
        <w:i w:val="0"/>
        <w:caps w:val="0"/>
        <w:strike w:val="0"/>
        <w:dstrike w:val="0"/>
        <w:vanish w:val="0"/>
        <w:color w:val="auto"/>
        <w:sz w:val="24"/>
        <w:u w:val="none"/>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52E560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4CB3E36"/>
    <w:multiLevelType w:val="hybridMultilevel"/>
    <w:tmpl w:val="DF24E8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7D1E02"/>
    <w:multiLevelType w:val="multilevel"/>
    <w:tmpl w:val="04081DDA"/>
    <w:styleLink w:val="CurrentList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D333719"/>
    <w:multiLevelType w:val="hybridMultilevel"/>
    <w:tmpl w:val="E2846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3D2C4D"/>
    <w:multiLevelType w:val="multilevel"/>
    <w:tmpl w:val="8CE47C1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61EA1E3A"/>
    <w:multiLevelType w:val="hybridMultilevel"/>
    <w:tmpl w:val="B7442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842479"/>
    <w:multiLevelType w:val="hybridMultilevel"/>
    <w:tmpl w:val="DBFE4F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3C32BA"/>
    <w:multiLevelType w:val="multilevel"/>
    <w:tmpl w:val="9E00D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597629"/>
    <w:multiLevelType w:val="multilevel"/>
    <w:tmpl w:val="ED186E9C"/>
    <w:styleLink w:val="CurrentList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2.%1."/>
      <w:lvlJc w:val="left"/>
      <w:pPr>
        <w:ind w:left="720" w:hanging="720"/>
      </w:pPr>
      <w:rPr>
        <w:rFonts w:ascii="Arial" w:hAnsi="Arial"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0"/>
        <w:u w:val="none"/>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74D56575"/>
    <w:multiLevelType w:val="multilevel"/>
    <w:tmpl w:val="3A505B16"/>
    <w:styleLink w:val="CurrentList2"/>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6" w15:restartNumberingAfterBreak="0">
    <w:nsid w:val="7A0278E1"/>
    <w:multiLevelType w:val="multilevel"/>
    <w:tmpl w:val="3BDE385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7ED204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4"/>
  </w:num>
  <w:num w:numId="3">
    <w:abstractNumId w:val="18"/>
  </w:num>
  <w:num w:numId="4">
    <w:abstractNumId w:val="32"/>
  </w:num>
  <w:num w:numId="5">
    <w:abstractNumId w:val="27"/>
  </w:num>
  <w:num w:numId="6">
    <w:abstractNumId w:val="15"/>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5"/>
  </w:num>
  <w:num w:numId="9">
    <w:abstractNumId w:val="23"/>
  </w:num>
  <w:num w:numId="10">
    <w:abstractNumId w:val="21"/>
  </w:num>
  <w:num w:numId="11">
    <w:abstractNumId w:val="30"/>
  </w:num>
  <w:num w:numId="12">
    <w:abstractNumId w:val="36"/>
  </w:num>
  <w:num w:numId="13">
    <w:abstractNumId w:val="17"/>
  </w:num>
  <w:num w:numId="14">
    <w:abstractNumId w:val="28"/>
  </w:num>
  <w:num w:numId="15">
    <w:abstractNumId w:val="11"/>
  </w:num>
  <w:num w:numId="16">
    <w:abstractNumId w:val="34"/>
  </w:num>
  <w:num w:numId="17">
    <w:abstractNumId w:val="25"/>
  </w:num>
  <w:num w:numId="18">
    <w:abstractNumId w:val="16"/>
  </w:num>
  <w:num w:numId="19">
    <w:abstractNumId w:val="24"/>
  </w:num>
  <w:num w:numId="20">
    <w:abstractNumId w:val="22"/>
  </w:num>
  <w:num w:numId="21">
    <w:abstractNumId w:val="37"/>
  </w:num>
  <w:num w:numId="22">
    <w:abstractNumId w:val="26"/>
  </w:num>
  <w:num w:numId="23">
    <w:abstractNumId w:val="13"/>
  </w:num>
  <w:num w:numId="24">
    <w:abstractNumId w:val="0"/>
  </w:num>
  <w:num w:numId="25">
    <w:abstractNumId w:val="1"/>
  </w:num>
  <w:num w:numId="26">
    <w:abstractNumId w:val="2"/>
  </w:num>
  <w:num w:numId="27">
    <w:abstractNumId w:val="3"/>
  </w:num>
  <w:num w:numId="28">
    <w:abstractNumId w:val="8"/>
  </w:num>
  <w:num w:numId="29">
    <w:abstractNumId w:val="4"/>
  </w:num>
  <w:num w:numId="30">
    <w:abstractNumId w:val="5"/>
  </w:num>
  <w:num w:numId="31">
    <w:abstractNumId w:val="6"/>
  </w:num>
  <w:num w:numId="32">
    <w:abstractNumId w:val="7"/>
  </w:num>
  <w:num w:numId="33">
    <w:abstractNumId w:val="9"/>
  </w:num>
  <w:num w:numId="34">
    <w:abstractNumId w:val="33"/>
  </w:num>
  <w:num w:numId="35">
    <w:abstractNumId w:val="31"/>
  </w:num>
  <w:num w:numId="36">
    <w:abstractNumId w:val="20"/>
  </w:num>
  <w:num w:numId="37">
    <w:abstractNumId w:val="19"/>
  </w:num>
  <w:num w:numId="38">
    <w:abstractNumId w:val="12"/>
  </w:num>
  <w:num w:numId="39">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ian Bohman">
    <w15:presenceInfo w15:providerId="Windows Live" w15:userId="2ec9490cdff18b5f"/>
  </w15:person>
  <w15:person w15:author="Gilles Bélanger">
    <w15:presenceInfo w15:providerId="None" w15:userId="Gilles Bélan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9F018B"/>
    <w:rsid w:val="00025E0A"/>
    <w:rsid w:val="00044CC6"/>
    <w:rsid w:val="000450E3"/>
    <w:rsid w:val="00046D3B"/>
    <w:rsid w:val="00061F79"/>
    <w:rsid w:val="00064433"/>
    <w:rsid w:val="00066CB4"/>
    <w:rsid w:val="000718FB"/>
    <w:rsid w:val="0007704D"/>
    <w:rsid w:val="00081C9A"/>
    <w:rsid w:val="0008378E"/>
    <w:rsid w:val="000974F1"/>
    <w:rsid w:val="0009771D"/>
    <w:rsid w:val="000A0899"/>
    <w:rsid w:val="000A5762"/>
    <w:rsid w:val="000A5CA6"/>
    <w:rsid w:val="000B09D6"/>
    <w:rsid w:val="000B1230"/>
    <w:rsid w:val="000B6500"/>
    <w:rsid w:val="000C19A9"/>
    <w:rsid w:val="000C5251"/>
    <w:rsid w:val="000C7056"/>
    <w:rsid w:val="000D581D"/>
    <w:rsid w:val="000E47C8"/>
    <w:rsid w:val="000E4A0E"/>
    <w:rsid w:val="000E5DCD"/>
    <w:rsid w:val="000E6490"/>
    <w:rsid w:val="000E7293"/>
    <w:rsid w:val="000F6620"/>
    <w:rsid w:val="00105151"/>
    <w:rsid w:val="00111407"/>
    <w:rsid w:val="00112DAC"/>
    <w:rsid w:val="0011672D"/>
    <w:rsid w:val="00116BCB"/>
    <w:rsid w:val="00120AF8"/>
    <w:rsid w:val="00125B23"/>
    <w:rsid w:val="0013514B"/>
    <w:rsid w:val="00144F82"/>
    <w:rsid w:val="00153674"/>
    <w:rsid w:val="0017417F"/>
    <w:rsid w:val="00181134"/>
    <w:rsid w:val="0018328D"/>
    <w:rsid w:val="00184852"/>
    <w:rsid w:val="00191D13"/>
    <w:rsid w:val="001A01AF"/>
    <w:rsid w:val="001B5371"/>
    <w:rsid w:val="001B6350"/>
    <w:rsid w:val="001B72CC"/>
    <w:rsid w:val="001C0596"/>
    <w:rsid w:val="001C7871"/>
    <w:rsid w:val="001D6288"/>
    <w:rsid w:val="001E013C"/>
    <w:rsid w:val="001F012B"/>
    <w:rsid w:val="001F587F"/>
    <w:rsid w:val="0020590A"/>
    <w:rsid w:val="00212D4B"/>
    <w:rsid w:val="00216D38"/>
    <w:rsid w:val="00222A87"/>
    <w:rsid w:val="00223DC0"/>
    <w:rsid w:val="00223E63"/>
    <w:rsid w:val="00224233"/>
    <w:rsid w:val="00225993"/>
    <w:rsid w:val="0023142D"/>
    <w:rsid w:val="002414C4"/>
    <w:rsid w:val="002515EB"/>
    <w:rsid w:val="00252E56"/>
    <w:rsid w:val="00280D1F"/>
    <w:rsid w:val="00286115"/>
    <w:rsid w:val="0029650C"/>
    <w:rsid w:val="002966A1"/>
    <w:rsid w:val="00296C1E"/>
    <w:rsid w:val="002A32F1"/>
    <w:rsid w:val="002A3C65"/>
    <w:rsid w:val="002B5C12"/>
    <w:rsid w:val="002C3F48"/>
    <w:rsid w:val="002C3F97"/>
    <w:rsid w:val="002D23D3"/>
    <w:rsid w:val="002D426F"/>
    <w:rsid w:val="002E2D4C"/>
    <w:rsid w:val="002E537C"/>
    <w:rsid w:val="002E56C0"/>
    <w:rsid w:val="002F0DAD"/>
    <w:rsid w:val="00303446"/>
    <w:rsid w:val="00306F86"/>
    <w:rsid w:val="00321782"/>
    <w:rsid w:val="00324896"/>
    <w:rsid w:val="00326461"/>
    <w:rsid w:val="00330914"/>
    <w:rsid w:val="00343064"/>
    <w:rsid w:val="003432FE"/>
    <w:rsid w:val="003468DF"/>
    <w:rsid w:val="00350421"/>
    <w:rsid w:val="00353B04"/>
    <w:rsid w:val="00383ADD"/>
    <w:rsid w:val="00385299"/>
    <w:rsid w:val="0039496A"/>
    <w:rsid w:val="003967C2"/>
    <w:rsid w:val="003A5D1B"/>
    <w:rsid w:val="003B7504"/>
    <w:rsid w:val="003D37BF"/>
    <w:rsid w:val="003E1303"/>
    <w:rsid w:val="003E1B82"/>
    <w:rsid w:val="003E7BA7"/>
    <w:rsid w:val="003F1C56"/>
    <w:rsid w:val="003F407D"/>
    <w:rsid w:val="003F4A28"/>
    <w:rsid w:val="003F5A79"/>
    <w:rsid w:val="0040027D"/>
    <w:rsid w:val="00400A19"/>
    <w:rsid w:val="004016DB"/>
    <w:rsid w:val="00410B64"/>
    <w:rsid w:val="00412617"/>
    <w:rsid w:val="00423B7D"/>
    <w:rsid w:val="00424535"/>
    <w:rsid w:val="00424F5E"/>
    <w:rsid w:val="00436410"/>
    <w:rsid w:val="00444EE4"/>
    <w:rsid w:val="00457D24"/>
    <w:rsid w:val="0046581B"/>
    <w:rsid w:val="00472FF6"/>
    <w:rsid w:val="004825EC"/>
    <w:rsid w:val="004828B1"/>
    <w:rsid w:val="004861F8"/>
    <w:rsid w:val="004A6704"/>
    <w:rsid w:val="004A7CE2"/>
    <w:rsid w:val="004B1FB1"/>
    <w:rsid w:val="004B6F99"/>
    <w:rsid w:val="004C0BA2"/>
    <w:rsid w:val="004C1B1B"/>
    <w:rsid w:val="004C59E7"/>
    <w:rsid w:val="004D19C6"/>
    <w:rsid w:val="004D451E"/>
    <w:rsid w:val="004D503B"/>
    <w:rsid w:val="004D5DFF"/>
    <w:rsid w:val="004D7628"/>
    <w:rsid w:val="004D7813"/>
    <w:rsid w:val="004E2159"/>
    <w:rsid w:val="004F0A3F"/>
    <w:rsid w:val="004F6C95"/>
    <w:rsid w:val="0050094D"/>
    <w:rsid w:val="005018D7"/>
    <w:rsid w:val="005041BB"/>
    <w:rsid w:val="00505B92"/>
    <w:rsid w:val="00507D05"/>
    <w:rsid w:val="00507E2A"/>
    <w:rsid w:val="0051248F"/>
    <w:rsid w:val="00514B68"/>
    <w:rsid w:val="00517D47"/>
    <w:rsid w:val="00525F4C"/>
    <w:rsid w:val="0052744F"/>
    <w:rsid w:val="005342B3"/>
    <w:rsid w:val="005351A2"/>
    <w:rsid w:val="005356CF"/>
    <w:rsid w:val="00536E50"/>
    <w:rsid w:val="00542FF1"/>
    <w:rsid w:val="00543A63"/>
    <w:rsid w:val="00544173"/>
    <w:rsid w:val="00545BE6"/>
    <w:rsid w:val="005505A2"/>
    <w:rsid w:val="005748BA"/>
    <w:rsid w:val="00577892"/>
    <w:rsid w:val="00585017"/>
    <w:rsid w:val="00585A99"/>
    <w:rsid w:val="00587F3F"/>
    <w:rsid w:val="00590B44"/>
    <w:rsid w:val="0059237E"/>
    <w:rsid w:val="005A2040"/>
    <w:rsid w:val="005A6F4B"/>
    <w:rsid w:val="005A7595"/>
    <w:rsid w:val="005B4F1C"/>
    <w:rsid w:val="005C4DAD"/>
    <w:rsid w:val="005C5E18"/>
    <w:rsid w:val="005D640C"/>
    <w:rsid w:val="005D6D0B"/>
    <w:rsid w:val="005D7E5F"/>
    <w:rsid w:val="005D7F6C"/>
    <w:rsid w:val="005E2CC3"/>
    <w:rsid w:val="005E456B"/>
    <w:rsid w:val="005F2952"/>
    <w:rsid w:val="005F32EF"/>
    <w:rsid w:val="005F3646"/>
    <w:rsid w:val="00602B8E"/>
    <w:rsid w:val="006046C4"/>
    <w:rsid w:val="006049AC"/>
    <w:rsid w:val="0060609A"/>
    <w:rsid w:val="006119FE"/>
    <w:rsid w:val="006127E6"/>
    <w:rsid w:val="00623F79"/>
    <w:rsid w:val="00624264"/>
    <w:rsid w:val="0063398E"/>
    <w:rsid w:val="00637D21"/>
    <w:rsid w:val="006459A7"/>
    <w:rsid w:val="00654202"/>
    <w:rsid w:val="00654B19"/>
    <w:rsid w:val="00663697"/>
    <w:rsid w:val="00663AB8"/>
    <w:rsid w:val="00665A4E"/>
    <w:rsid w:val="0067128A"/>
    <w:rsid w:val="0067658D"/>
    <w:rsid w:val="006847D3"/>
    <w:rsid w:val="006938CD"/>
    <w:rsid w:val="00695159"/>
    <w:rsid w:val="00695FD9"/>
    <w:rsid w:val="00697EFE"/>
    <w:rsid w:val="006B20A6"/>
    <w:rsid w:val="006B446A"/>
    <w:rsid w:val="006B46C9"/>
    <w:rsid w:val="006B5AEB"/>
    <w:rsid w:val="006D2EEB"/>
    <w:rsid w:val="006E3DD3"/>
    <w:rsid w:val="006F0C13"/>
    <w:rsid w:val="006F4ADF"/>
    <w:rsid w:val="007005B6"/>
    <w:rsid w:val="00702D2A"/>
    <w:rsid w:val="00703016"/>
    <w:rsid w:val="00706E27"/>
    <w:rsid w:val="007169A2"/>
    <w:rsid w:val="0072323B"/>
    <w:rsid w:val="0073688C"/>
    <w:rsid w:val="00737BDD"/>
    <w:rsid w:val="0074157F"/>
    <w:rsid w:val="00742854"/>
    <w:rsid w:val="007443D0"/>
    <w:rsid w:val="007443D5"/>
    <w:rsid w:val="00746030"/>
    <w:rsid w:val="00753F2F"/>
    <w:rsid w:val="0076339F"/>
    <w:rsid w:val="00774DBB"/>
    <w:rsid w:val="00776D7D"/>
    <w:rsid w:val="00784705"/>
    <w:rsid w:val="00784ECC"/>
    <w:rsid w:val="007908E8"/>
    <w:rsid w:val="00790E2D"/>
    <w:rsid w:val="00792B55"/>
    <w:rsid w:val="00795419"/>
    <w:rsid w:val="00797554"/>
    <w:rsid w:val="007A16E1"/>
    <w:rsid w:val="007A2B6A"/>
    <w:rsid w:val="007A4470"/>
    <w:rsid w:val="007B63E7"/>
    <w:rsid w:val="007B6BAE"/>
    <w:rsid w:val="007B760E"/>
    <w:rsid w:val="007C35C7"/>
    <w:rsid w:val="007C69DD"/>
    <w:rsid w:val="007D1126"/>
    <w:rsid w:val="007E342B"/>
    <w:rsid w:val="007E7D9A"/>
    <w:rsid w:val="007F0D6C"/>
    <w:rsid w:val="007F1CBE"/>
    <w:rsid w:val="00804580"/>
    <w:rsid w:val="00806273"/>
    <w:rsid w:val="0080630B"/>
    <w:rsid w:val="00811B55"/>
    <w:rsid w:val="00812606"/>
    <w:rsid w:val="00815473"/>
    <w:rsid w:val="00820D0C"/>
    <w:rsid w:val="00823E8B"/>
    <w:rsid w:val="00833C2F"/>
    <w:rsid w:val="00850470"/>
    <w:rsid w:val="00852CBA"/>
    <w:rsid w:val="00852CBB"/>
    <w:rsid w:val="00852D1F"/>
    <w:rsid w:val="00862BC0"/>
    <w:rsid w:val="008743A9"/>
    <w:rsid w:val="00876A63"/>
    <w:rsid w:val="008811F4"/>
    <w:rsid w:val="00881F82"/>
    <w:rsid w:val="00885E46"/>
    <w:rsid w:val="008865E7"/>
    <w:rsid w:val="008A7333"/>
    <w:rsid w:val="008B3BDF"/>
    <w:rsid w:val="008B41A6"/>
    <w:rsid w:val="008C3CEA"/>
    <w:rsid w:val="008D49FC"/>
    <w:rsid w:val="008E21E7"/>
    <w:rsid w:val="009005E8"/>
    <w:rsid w:val="00901AFD"/>
    <w:rsid w:val="009027CE"/>
    <w:rsid w:val="009110E9"/>
    <w:rsid w:val="009132B4"/>
    <w:rsid w:val="00920E2F"/>
    <w:rsid w:val="00922028"/>
    <w:rsid w:val="00924D20"/>
    <w:rsid w:val="00927E63"/>
    <w:rsid w:val="0093066E"/>
    <w:rsid w:val="00932100"/>
    <w:rsid w:val="00934C34"/>
    <w:rsid w:val="00937716"/>
    <w:rsid w:val="00940DC4"/>
    <w:rsid w:val="009429D0"/>
    <w:rsid w:val="00945FF4"/>
    <w:rsid w:val="00946278"/>
    <w:rsid w:val="00950190"/>
    <w:rsid w:val="00954D7D"/>
    <w:rsid w:val="009551E3"/>
    <w:rsid w:val="0095688A"/>
    <w:rsid w:val="009569C7"/>
    <w:rsid w:val="00962406"/>
    <w:rsid w:val="00963568"/>
    <w:rsid w:val="009643F5"/>
    <w:rsid w:val="00965A4F"/>
    <w:rsid w:val="00965F52"/>
    <w:rsid w:val="009673A7"/>
    <w:rsid w:val="009679A6"/>
    <w:rsid w:val="00973619"/>
    <w:rsid w:val="009753E1"/>
    <w:rsid w:val="009835AF"/>
    <w:rsid w:val="0098471C"/>
    <w:rsid w:val="009853AD"/>
    <w:rsid w:val="0099515F"/>
    <w:rsid w:val="009951EE"/>
    <w:rsid w:val="009B3D71"/>
    <w:rsid w:val="009B5B80"/>
    <w:rsid w:val="009C1AFB"/>
    <w:rsid w:val="009C2CB1"/>
    <w:rsid w:val="009C3EDE"/>
    <w:rsid w:val="009C7291"/>
    <w:rsid w:val="009C7D9C"/>
    <w:rsid w:val="009E2E87"/>
    <w:rsid w:val="009F018B"/>
    <w:rsid w:val="009F5779"/>
    <w:rsid w:val="009F58DA"/>
    <w:rsid w:val="009F7C45"/>
    <w:rsid w:val="00A0029C"/>
    <w:rsid w:val="00A01551"/>
    <w:rsid w:val="00A03BBE"/>
    <w:rsid w:val="00A03FEB"/>
    <w:rsid w:val="00A06B52"/>
    <w:rsid w:val="00A12018"/>
    <w:rsid w:val="00A1208E"/>
    <w:rsid w:val="00A122D8"/>
    <w:rsid w:val="00A13272"/>
    <w:rsid w:val="00A20465"/>
    <w:rsid w:val="00A21DED"/>
    <w:rsid w:val="00A31288"/>
    <w:rsid w:val="00A32D20"/>
    <w:rsid w:val="00A53E70"/>
    <w:rsid w:val="00A55245"/>
    <w:rsid w:val="00A65238"/>
    <w:rsid w:val="00A74381"/>
    <w:rsid w:val="00A83287"/>
    <w:rsid w:val="00AA6069"/>
    <w:rsid w:val="00AB0308"/>
    <w:rsid w:val="00AB1016"/>
    <w:rsid w:val="00AC2F10"/>
    <w:rsid w:val="00AC60F5"/>
    <w:rsid w:val="00AD0A30"/>
    <w:rsid w:val="00AD10AC"/>
    <w:rsid w:val="00AD2BE9"/>
    <w:rsid w:val="00AE1B45"/>
    <w:rsid w:val="00AE2D3D"/>
    <w:rsid w:val="00AE2E1E"/>
    <w:rsid w:val="00AE7076"/>
    <w:rsid w:val="00AF05EE"/>
    <w:rsid w:val="00AF0CB0"/>
    <w:rsid w:val="00AF2AC5"/>
    <w:rsid w:val="00AF4C52"/>
    <w:rsid w:val="00B0002D"/>
    <w:rsid w:val="00B12FDF"/>
    <w:rsid w:val="00B133CD"/>
    <w:rsid w:val="00B242EB"/>
    <w:rsid w:val="00B31100"/>
    <w:rsid w:val="00B31E08"/>
    <w:rsid w:val="00B3565E"/>
    <w:rsid w:val="00B374B0"/>
    <w:rsid w:val="00B42A13"/>
    <w:rsid w:val="00B4499C"/>
    <w:rsid w:val="00B5738C"/>
    <w:rsid w:val="00B6544A"/>
    <w:rsid w:val="00B7082B"/>
    <w:rsid w:val="00B70EDE"/>
    <w:rsid w:val="00B853DC"/>
    <w:rsid w:val="00B86DCB"/>
    <w:rsid w:val="00B900BE"/>
    <w:rsid w:val="00B955FA"/>
    <w:rsid w:val="00B977DA"/>
    <w:rsid w:val="00BA4AFD"/>
    <w:rsid w:val="00BA5E3F"/>
    <w:rsid w:val="00BA6A07"/>
    <w:rsid w:val="00BB169A"/>
    <w:rsid w:val="00BB4582"/>
    <w:rsid w:val="00BB6C07"/>
    <w:rsid w:val="00BB6CA0"/>
    <w:rsid w:val="00BC25EE"/>
    <w:rsid w:val="00BC431D"/>
    <w:rsid w:val="00BC5FB5"/>
    <w:rsid w:val="00BD5565"/>
    <w:rsid w:val="00BD77BD"/>
    <w:rsid w:val="00BF21A8"/>
    <w:rsid w:val="00C21332"/>
    <w:rsid w:val="00C3586D"/>
    <w:rsid w:val="00C374AD"/>
    <w:rsid w:val="00C419D5"/>
    <w:rsid w:val="00C510A6"/>
    <w:rsid w:val="00C513D0"/>
    <w:rsid w:val="00C63C67"/>
    <w:rsid w:val="00C6721E"/>
    <w:rsid w:val="00C70191"/>
    <w:rsid w:val="00C81696"/>
    <w:rsid w:val="00C83BF2"/>
    <w:rsid w:val="00C8596A"/>
    <w:rsid w:val="00C95E13"/>
    <w:rsid w:val="00C9603A"/>
    <w:rsid w:val="00C970FE"/>
    <w:rsid w:val="00CA3884"/>
    <w:rsid w:val="00CA3EA1"/>
    <w:rsid w:val="00CB34D7"/>
    <w:rsid w:val="00CC25F9"/>
    <w:rsid w:val="00CC7D91"/>
    <w:rsid w:val="00CE63B9"/>
    <w:rsid w:val="00CE7E87"/>
    <w:rsid w:val="00CF1726"/>
    <w:rsid w:val="00CF2DB4"/>
    <w:rsid w:val="00D0560E"/>
    <w:rsid w:val="00D162B8"/>
    <w:rsid w:val="00D17380"/>
    <w:rsid w:val="00D432EA"/>
    <w:rsid w:val="00D541AD"/>
    <w:rsid w:val="00D6124D"/>
    <w:rsid w:val="00D615E7"/>
    <w:rsid w:val="00D67B68"/>
    <w:rsid w:val="00D71FE9"/>
    <w:rsid w:val="00D7213F"/>
    <w:rsid w:val="00D74B79"/>
    <w:rsid w:val="00D754A2"/>
    <w:rsid w:val="00D76856"/>
    <w:rsid w:val="00D8677E"/>
    <w:rsid w:val="00D90020"/>
    <w:rsid w:val="00D9278B"/>
    <w:rsid w:val="00D96179"/>
    <w:rsid w:val="00DA1A37"/>
    <w:rsid w:val="00DA3D38"/>
    <w:rsid w:val="00DB54D0"/>
    <w:rsid w:val="00DC0D4F"/>
    <w:rsid w:val="00DC2BA3"/>
    <w:rsid w:val="00DC3874"/>
    <w:rsid w:val="00DC3D5E"/>
    <w:rsid w:val="00DC4A95"/>
    <w:rsid w:val="00DC6A22"/>
    <w:rsid w:val="00DC704C"/>
    <w:rsid w:val="00DD4AAF"/>
    <w:rsid w:val="00DD544B"/>
    <w:rsid w:val="00DE0BD0"/>
    <w:rsid w:val="00DE1161"/>
    <w:rsid w:val="00DE5EF6"/>
    <w:rsid w:val="00DE787C"/>
    <w:rsid w:val="00DF46FF"/>
    <w:rsid w:val="00E0073C"/>
    <w:rsid w:val="00E016DD"/>
    <w:rsid w:val="00E02848"/>
    <w:rsid w:val="00E114A9"/>
    <w:rsid w:val="00E171CE"/>
    <w:rsid w:val="00E249A2"/>
    <w:rsid w:val="00E5347B"/>
    <w:rsid w:val="00E546CB"/>
    <w:rsid w:val="00E55815"/>
    <w:rsid w:val="00E564F7"/>
    <w:rsid w:val="00E62DC7"/>
    <w:rsid w:val="00E64D65"/>
    <w:rsid w:val="00E65C61"/>
    <w:rsid w:val="00E667BA"/>
    <w:rsid w:val="00E75632"/>
    <w:rsid w:val="00E75E6D"/>
    <w:rsid w:val="00E81087"/>
    <w:rsid w:val="00E82763"/>
    <w:rsid w:val="00E86B89"/>
    <w:rsid w:val="00E90CAF"/>
    <w:rsid w:val="00E9310B"/>
    <w:rsid w:val="00E94100"/>
    <w:rsid w:val="00EB0462"/>
    <w:rsid w:val="00EC1C49"/>
    <w:rsid w:val="00EC5D18"/>
    <w:rsid w:val="00EC6569"/>
    <w:rsid w:val="00EC66E0"/>
    <w:rsid w:val="00EE0FE9"/>
    <w:rsid w:val="00EE1EC0"/>
    <w:rsid w:val="00EE6035"/>
    <w:rsid w:val="00EF5EEC"/>
    <w:rsid w:val="00F03AB2"/>
    <w:rsid w:val="00F04D5B"/>
    <w:rsid w:val="00F06D63"/>
    <w:rsid w:val="00F07A1E"/>
    <w:rsid w:val="00F10CDB"/>
    <w:rsid w:val="00F12AE1"/>
    <w:rsid w:val="00F25858"/>
    <w:rsid w:val="00F32E63"/>
    <w:rsid w:val="00F34562"/>
    <w:rsid w:val="00F34AAD"/>
    <w:rsid w:val="00F374E0"/>
    <w:rsid w:val="00F51F34"/>
    <w:rsid w:val="00F52731"/>
    <w:rsid w:val="00F52C09"/>
    <w:rsid w:val="00F608C5"/>
    <w:rsid w:val="00F6285A"/>
    <w:rsid w:val="00F67F21"/>
    <w:rsid w:val="00F76DEF"/>
    <w:rsid w:val="00F814CF"/>
    <w:rsid w:val="00F9246B"/>
    <w:rsid w:val="00F93247"/>
    <w:rsid w:val="00F946E4"/>
    <w:rsid w:val="00F96FC4"/>
    <w:rsid w:val="00FB72B0"/>
    <w:rsid w:val="00FE4F89"/>
    <w:rsid w:val="00FF51C0"/>
    <w:rsid w:val="00FF7A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74E7A"/>
  <w15:chartTrackingRefBased/>
  <w15:docId w15:val="{5209522A-D19A-6F46-93A6-D090EDB9C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018B"/>
    <w:pPr>
      <w:jc w:val="both"/>
    </w:pPr>
    <w:rPr>
      <w:rFonts w:ascii="Times New Roman" w:hAnsi="Times New Roman" w:cs="Times New Roman"/>
      <w:lang w:bidi="en-US"/>
    </w:rPr>
  </w:style>
  <w:style w:type="paragraph" w:styleId="Titre1">
    <w:name w:val="heading 1"/>
    <w:basedOn w:val="Normal"/>
    <w:next w:val="Normal"/>
    <w:link w:val="Titre1Car"/>
    <w:uiPriority w:val="9"/>
    <w:qFormat/>
    <w:rsid w:val="009F018B"/>
    <w:pPr>
      <w:keepNext/>
      <w:keepLines/>
      <w:numPr>
        <w:numId w:val="2"/>
      </w:numPr>
      <w:spacing w:before="480" w:line="480" w:lineRule="auto"/>
      <w:ind w:left="360" w:hanging="360"/>
      <w:outlineLvl w:val="0"/>
    </w:pPr>
    <w:rPr>
      <w:rFonts w:eastAsiaTheme="majorEastAsia" w:cstheme="majorBidi"/>
      <w:b/>
      <w:szCs w:val="32"/>
    </w:rPr>
  </w:style>
  <w:style w:type="paragraph" w:styleId="Titre2">
    <w:name w:val="heading 2"/>
    <w:basedOn w:val="Normal"/>
    <w:next w:val="Normal"/>
    <w:link w:val="Titre2Car"/>
    <w:uiPriority w:val="9"/>
    <w:unhideWhenUsed/>
    <w:qFormat/>
    <w:rsid w:val="009F018B"/>
    <w:pPr>
      <w:numPr>
        <w:ilvl w:val="1"/>
        <w:numId w:val="2"/>
      </w:numPr>
      <w:spacing w:before="240" w:line="480" w:lineRule="auto"/>
      <w:ind w:left="720" w:hanging="360"/>
      <w:outlineLvl w:val="1"/>
    </w:pPr>
    <w:rPr>
      <w:i/>
      <w:iCs/>
    </w:rPr>
  </w:style>
  <w:style w:type="paragraph" w:styleId="Titre3">
    <w:name w:val="heading 3"/>
    <w:basedOn w:val="Normal"/>
    <w:next w:val="Normal"/>
    <w:link w:val="Titre3Car"/>
    <w:uiPriority w:val="9"/>
    <w:unhideWhenUsed/>
    <w:qFormat/>
    <w:rsid w:val="009F018B"/>
    <w:pPr>
      <w:numPr>
        <w:ilvl w:val="2"/>
        <w:numId w:val="2"/>
      </w:numPr>
      <w:spacing w:before="240" w:line="480" w:lineRule="auto"/>
      <w:ind w:left="1080" w:hanging="360"/>
      <w:outlineLvl w:val="2"/>
    </w:pPr>
  </w:style>
  <w:style w:type="paragraph" w:styleId="Titre4">
    <w:name w:val="heading 4"/>
    <w:basedOn w:val="Normal"/>
    <w:next w:val="Normal"/>
    <w:link w:val="Titre4Car"/>
    <w:uiPriority w:val="9"/>
    <w:unhideWhenUsed/>
    <w:qFormat/>
    <w:rsid w:val="009F018B"/>
    <w:pPr>
      <w:keepNext/>
      <w:keepLines/>
      <w:numPr>
        <w:ilvl w:val="3"/>
        <w:numId w:val="2"/>
      </w:numPr>
      <w:ind w:left="1440" w:hanging="360"/>
      <w:outlineLvl w:val="3"/>
    </w:pPr>
    <w:rPr>
      <w:rFonts w:eastAsiaTheme="majorEastAsia" w:cstheme="majorBidi"/>
      <w:iCs/>
    </w:rPr>
  </w:style>
  <w:style w:type="paragraph" w:styleId="Titre5">
    <w:name w:val="heading 5"/>
    <w:basedOn w:val="Normal"/>
    <w:next w:val="Normal"/>
    <w:link w:val="Titre5Car"/>
    <w:uiPriority w:val="9"/>
    <w:semiHidden/>
    <w:unhideWhenUsed/>
    <w:qFormat/>
    <w:rsid w:val="009F018B"/>
    <w:pPr>
      <w:keepNext/>
      <w:keepLines/>
      <w:numPr>
        <w:ilvl w:val="4"/>
        <w:numId w:val="2"/>
      </w:numPr>
      <w:spacing w:before="40"/>
      <w:ind w:left="1800" w:hanging="36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9F018B"/>
    <w:pPr>
      <w:keepNext/>
      <w:keepLines/>
      <w:numPr>
        <w:ilvl w:val="5"/>
        <w:numId w:val="2"/>
      </w:numPr>
      <w:spacing w:before="40"/>
      <w:ind w:left="2160" w:hanging="36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9F018B"/>
    <w:pPr>
      <w:keepNext/>
      <w:keepLines/>
      <w:numPr>
        <w:ilvl w:val="6"/>
        <w:numId w:val="2"/>
      </w:numPr>
      <w:spacing w:before="40"/>
      <w:ind w:left="2520" w:hanging="36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9F018B"/>
    <w:pPr>
      <w:keepNext/>
      <w:keepLines/>
      <w:numPr>
        <w:ilvl w:val="7"/>
        <w:numId w:val="2"/>
      </w:numPr>
      <w:spacing w:before="40"/>
      <w:ind w:left="2880" w:hanging="36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9F018B"/>
    <w:pPr>
      <w:keepNext/>
      <w:keepLines/>
      <w:numPr>
        <w:ilvl w:val="8"/>
        <w:numId w:val="2"/>
      </w:numPr>
      <w:spacing w:before="40"/>
      <w:ind w:left="3240" w:hanging="36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n-Heading1">
    <w:name w:val="non-Heading 1"/>
    <w:basedOn w:val="Titre1"/>
    <w:qFormat/>
    <w:rsid w:val="00E64D65"/>
    <w:pPr>
      <w:spacing w:after="240"/>
      <w:jc w:val="center"/>
    </w:pPr>
    <w:rPr>
      <w:b w:val="0"/>
      <w:caps/>
      <w:sz w:val="28"/>
    </w:rPr>
  </w:style>
  <w:style w:type="character" w:customStyle="1" w:styleId="Titre1Car">
    <w:name w:val="Titre 1 Car"/>
    <w:basedOn w:val="Policepardfaut"/>
    <w:link w:val="Titre1"/>
    <w:uiPriority w:val="9"/>
    <w:rsid w:val="009F018B"/>
    <w:rPr>
      <w:rFonts w:ascii="Times New Roman" w:eastAsiaTheme="majorEastAsia" w:hAnsi="Times New Roman" w:cstheme="majorBidi"/>
      <w:b/>
      <w:szCs w:val="32"/>
      <w:lang w:bidi="en-US"/>
    </w:rPr>
  </w:style>
  <w:style w:type="paragraph" w:customStyle="1" w:styleId="Non-TableContentsHeading1">
    <w:name w:val="Non-Table Contents Heading 1"/>
    <w:basedOn w:val="Non-ChapterHeading1"/>
    <w:qFormat/>
    <w:rsid w:val="009F018B"/>
    <w:pPr>
      <w:outlineLvl w:val="9"/>
    </w:pPr>
  </w:style>
  <w:style w:type="paragraph" w:styleId="TM1">
    <w:name w:val="toc 1"/>
    <w:basedOn w:val="Normal"/>
    <w:next w:val="Normal"/>
    <w:uiPriority w:val="39"/>
    <w:unhideWhenUsed/>
    <w:qFormat/>
    <w:rsid w:val="009F018B"/>
    <w:pPr>
      <w:tabs>
        <w:tab w:val="right" w:leader="dot" w:pos="8640"/>
      </w:tabs>
      <w:spacing w:before="360"/>
      <w:ind w:left="360" w:right="360" w:hanging="360"/>
      <w:jc w:val="left"/>
    </w:pPr>
    <w:rPr>
      <w:rFonts w:eastAsia="Times New Roman"/>
      <w:smallCaps/>
      <w:noProof/>
      <w:lang w:bidi="ar-SA"/>
    </w:rPr>
  </w:style>
  <w:style w:type="character" w:customStyle="1" w:styleId="Titre2Car">
    <w:name w:val="Titre 2 Car"/>
    <w:basedOn w:val="Policepardfaut"/>
    <w:link w:val="Titre2"/>
    <w:uiPriority w:val="9"/>
    <w:rsid w:val="009F018B"/>
    <w:rPr>
      <w:rFonts w:ascii="Times New Roman" w:hAnsi="Times New Roman" w:cs="Times New Roman"/>
      <w:i/>
      <w:iCs/>
      <w:lang w:bidi="en-US"/>
    </w:rPr>
  </w:style>
  <w:style w:type="character" w:customStyle="1" w:styleId="Titre3Car">
    <w:name w:val="Titre 3 Car"/>
    <w:basedOn w:val="Policepardfaut"/>
    <w:link w:val="Titre3"/>
    <w:uiPriority w:val="9"/>
    <w:rsid w:val="009F018B"/>
    <w:rPr>
      <w:rFonts w:ascii="Times New Roman" w:hAnsi="Times New Roman" w:cs="Times New Roman"/>
      <w:lang w:bidi="en-US"/>
    </w:rPr>
  </w:style>
  <w:style w:type="character" w:customStyle="1" w:styleId="Titre4Car">
    <w:name w:val="Titre 4 Car"/>
    <w:basedOn w:val="Policepardfaut"/>
    <w:link w:val="Titre4"/>
    <w:uiPriority w:val="9"/>
    <w:rsid w:val="009F018B"/>
    <w:rPr>
      <w:rFonts w:ascii="Times New Roman" w:eastAsiaTheme="majorEastAsia" w:hAnsi="Times New Roman" w:cstheme="majorBidi"/>
      <w:iCs/>
      <w:lang w:bidi="en-US"/>
    </w:rPr>
  </w:style>
  <w:style w:type="character" w:customStyle="1" w:styleId="Titre5Car">
    <w:name w:val="Titre 5 Car"/>
    <w:basedOn w:val="Policepardfaut"/>
    <w:link w:val="Titre5"/>
    <w:uiPriority w:val="9"/>
    <w:semiHidden/>
    <w:rsid w:val="009F018B"/>
    <w:rPr>
      <w:rFonts w:asciiTheme="majorHAnsi" w:eastAsiaTheme="majorEastAsia" w:hAnsiTheme="majorHAnsi" w:cstheme="majorBidi"/>
      <w:color w:val="2F5496" w:themeColor="accent1" w:themeShade="BF"/>
      <w:lang w:bidi="en-US"/>
    </w:rPr>
  </w:style>
  <w:style w:type="character" w:customStyle="1" w:styleId="Titre6Car">
    <w:name w:val="Titre 6 Car"/>
    <w:basedOn w:val="Policepardfaut"/>
    <w:link w:val="Titre6"/>
    <w:uiPriority w:val="9"/>
    <w:semiHidden/>
    <w:rsid w:val="009F018B"/>
    <w:rPr>
      <w:rFonts w:asciiTheme="majorHAnsi" w:eastAsiaTheme="majorEastAsia" w:hAnsiTheme="majorHAnsi" w:cstheme="majorBidi"/>
      <w:color w:val="1F3763" w:themeColor="accent1" w:themeShade="7F"/>
      <w:lang w:bidi="en-US"/>
    </w:rPr>
  </w:style>
  <w:style w:type="character" w:customStyle="1" w:styleId="Titre7Car">
    <w:name w:val="Titre 7 Car"/>
    <w:basedOn w:val="Policepardfaut"/>
    <w:link w:val="Titre7"/>
    <w:uiPriority w:val="9"/>
    <w:semiHidden/>
    <w:rsid w:val="009F018B"/>
    <w:rPr>
      <w:rFonts w:asciiTheme="majorHAnsi" w:eastAsiaTheme="majorEastAsia" w:hAnsiTheme="majorHAnsi" w:cstheme="majorBidi"/>
      <w:i/>
      <w:iCs/>
      <w:color w:val="1F3763" w:themeColor="accent1" w:themeShade="7F"/>
      <w:lang w:bidi="en-US"/>
    </w:rPr>
  </w:style>
  <w:style w:type="character" w:customStyle="1" w:styleId="Titre8Car">
    <w:name w:val="Titre 8 Car"/>
    <w:basedOn w:val="Policepardfaut"/>
    <w:link w:val="Titre8"/>
    <w:uiPriority w:val="9"/>
    <w:semiHidden/>
    <w:rsid w:val="009F018B"/>
    <w:rPr>
      <w:rFonts w:asciiTheme="majorHAnsi" w:eastAsiaTheme="majorEastAsia" w:hAnsiTheme="majorHAnsi" w:cstheme="majorBidi"/>
      <w:color w:val="272727" w:themeColor="text1" w:themeTint="D8"/>
      <w:sz w:val="21"/>
      <w:szCs w:val="21"/>
      <w:lang w:bidi="en-US"/>
    </w:rPr>
  </w:style>
  <w:style w:type="character" w:customStyle="1" w:styleId="Titre9Car">
    <w:name w:val="Titre 9 Car"/>
    <w:basedOn w:val="Policepardfaut"/>
    <w:link w:val="Titre9"/>
    <w:uiPriority w:val="9"/>
    <w:semiHidden/>
    <w:rsid w:val="009F018B"/>
    <w:rPr>
      <w:rFonts w:asciiTheme="majorHAnsi" w:eastAsiaTheme="majorEastAsia" w:hAnsiTheme="majorHAnsi" w:cstheme="majorBidi"/>
      <w:i/>
      <w:iCs/>
      <w:color w:val="272727" w:themeColor="text1" w:themeTint="D8"/>
      <w:sz w:val="21"/>
      <w:szCs w:val="21"/>
      <w:lang w:bidi="en-US"/>
    </w:rPr>
  </w:style>
  <w:style w:type="character" w:styleId="Numrodeligne">
    <w:name w:val="line number"/>
    <w:basedOn w:val="Policepardfaut"/>
    <w:uiPriority w:val="99"/>
    <w:unhideWhenUsed/>
    <w:rsid w:val="009F018B"/>
  </w:style>
  <w:style w:type="paragraph" w:styleId="En-tte">
    <w:name w:val="header"/>
    <w:basedOn w:val="Normal"/>
    <w:link w:val="En-tteCar"/>
    <w:uiPriority w:val="99"/>
    <w:unhideWhenUsed/>
    <w:rsid w:val="009F018B"/>
    <w:pPr>
      <w:tabs>
        <w:tab w:val="center" w:pos="4680"/>
        <w:tab w:val="right" w:pos="9360"/>
      </w:tabs>
    </w:pPr>
  </w:style>
  <w:style w:type="character" w:customStyle="1" w:styleId="En-tteCar">
    <w:name w:val="En-tête Car"/>
    <w:basedOn w:val="Policepardfaut"/>
    <w:link w:val="En-tte"/>
    <w:uiPriority w:val="99"/>
    <w:rsid w:val="009F018B"/>
    <w:rPr>
      <w:rFonts w:ascii="Times New Roman" w:hAnsi="Times New Roman" w:cs="Times New Roman"/>
      <w:lang w:bidi="en-US"/>
    </w:rPr>
  </w:style>
  <w:style w:type="paragraph" w:styleId="Pieddepage">
    <w:name w:val="footer"/>
    <w:basedOn w:val="Normal"/>
    <w:link w:val="PieddepageCar"/>
    <w:uiPriority w:val="99"/>
    <w:unhideWhenUsed/>
    <w:rsid w:val="009F018B"/>
    <w:pPr>
      <w:tabs>
        <w:tab w:val="center" w:pos="4680"/>
        <w:tab w:val="right" w:pos="9360"/>
      </w:tabs>
    </w:pPr>
  </w:style>
  <w:style w:type="character" w:customStyle="1" w:styleId="PieddepageCar">
    <w:name w:val="Pied de page Car"/>
    <w:basedOn w:val="Policepardfaut"/>
    <w:link w:val="Pieddepage"/>
    <w:uiPriority w:val="99"/>
    <w:rsid w:val="009F018B"/>
    <w:rPr>
      <w:rFonts w:ascii="Times New Roman" w:hAnsi="Times New Roman" w:cs="Times New Roman"/>
      <w:lang w:bidi="en-US"/>
    </w:rPr>
  </w:style>
  <w:style w:type="character" w:styleId="Numrodepage">
    <w:name w:val="page number"/>
    <w:rsid w:val="009F018B"/>
  </w:style>
  <w:style w:type="paragraph" w:customStyle="1" w:styleId="Body">
    <w:name w:val="Body"/>
    <w:basedOn w:val="Normal"/>
    <w:qFormat/>
    <w:rsid w:val="009F018B"/>
    <w:pPr>
      <w:tabs>
        <w:tab w:val="right" w:pos="8640"/>
      </w:tabs>
      <w:spacing w:before="240" w:line="480" w:lineRule="auto"/>
    </w:pPr>
    <w:rPr>
      <w:rFonts w:eastAsia="Times New Roman"/>
      <w:lang w:bidi="ar-SA"/>
    </w:rPr>
  </w:style>
  <w:style w:type="numbering" w:customStyle="1" w:styleId="CurrentList1">
    <w:name w:val="Current List1"/>
    <w:uiPriority w:val="99"/>
    <w:rsid w:val="009F018B"/>
    <w:pPr>
      <w:numPr>
        <w:numId w:val="3"/>
      </w:numPr>
    </w:pPr>
  </w:style>
  <w:style w:type="character" w:styleId="Lienhypertexte">
    <w:name w:val="Hyperlink"/>
    <w:uiPriority w:val="99"/>
    <w:unhideWhenUsed/>
    <w:rsid w:val="009F018B"/>
    <w:rPr>
      <w:color w:val="auto"/>
      <w:u w:val="none"/>
    </w:rPr>
  </w:style>
  <w:style w:type="table" w:styleId="Grilledutableau">
    <w:name w:val="Table Grid"/>
    <w:basedOn w:val="TableauNormal"/>
    <w:uiPriority w:val="59"/>
    <w:rsid w:val="009F01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Normal"/>
    <w:next w:val="Normal"/>
    <w:qFormat/>
    <w:rsid w:val="009F018B"/>
    <w:pPr>
      <w:keepNext/>
      <w:widowControl w:val="0"/>
      <w:tabs>
        <w:tab w:val="center" w:pos="2400"/>
        <w:tab w:val="right" w:pos="4800"/>
        <w:tab w:val="center" w:pos="4920"/>
        <w:tab w:val="right" w:pos="9840"/>
      </w:tabs>
      <w:suppressAutoHyphens/>
      <w:spacing w:before="120" w:after="120"/>
    </w:pPr>
    <w:rPr>
      <w:rFonts w:eastAsia="Times New Roman"/>
      <w:b/>
      <w:kern w:val="24"/>
      <w:sz w:val="20"/>
      <w:szCs w:val="20"/>
      <w:lang w:bidi="ar-SA"/>
    </w:rPr>
  </w:style>
  <w:style w:type="paragraph" w:customStyle="1" w:styleId="TableBody">
    <w:name w:val="Table Body"/>
    <w:basedOn w:val="Normal"/>
    <w:qFormat/>
    <w:rsid w:val="009F018B"/>
    <w:rPr>
      <w:rFonts w:eastAsia="Times New Roman"/>
      <w:sz w:val="20"/>
      <w:szCs w:val="20"/>
    </w:rPr>
  </w:style>
  <w:style w:type="paragraph" w:customStyle="1" w:styleId="TableFootnote">
    <w:name w:val="Table Footnote"/>
    <w:basedOn w:val="TableBody"/>
    <w:qFormat/>
    <w:rsid w:val="009F018B"/>
    <w:pPr>
      <w:spacing w:before="60" w:after="60"/>
    </w:pPr>
    <w:rPr>
      <w:bCs/>
    </w:rPr>
  </w:style>
  <w:style w:type="paragraph" w:styleId="Titre">
    <w:name w:val="Title"/>
    <w:basedOn w:val="Normal"/>
    <w:next w:val="Normal"/>
    <w:link w:val="TitreCar"/>
    <w:uiPriority w:val="10"/>
    <w:qFormat/>
    <w:rsid w:val="009F018B"/>
    <w:pPr>
      <w:contextualSpacing/>
      <w:jc w:val="center"/>
    </w:pPr>
    <w:rPr>
      <w:rFonts w:eastAsiaTheme="majorEastAsia" w:cstheme="majorBidi"/>
      <w:b/>
      <w:smallCaps/>
      <w:spacing w:val="-10"/>
      <w:kern w:val="28"/>
      <w:sz w:val="32"/>
      <w:szCs w:val="56"/>
      <w:lang w:bidi="ar-SA"/>
    </w:rPr>
  </w:style>
  <w:style w:type="character" w:customStyle="1" w:styleId="TitreCar">
    <w:name w:val="Titre Car"/>
    <w:basedOn w:val="Policepardfaut"/>
    <w:link w:val="Titre"/>
    <w:uiPriority w:val="10"/>
    <w:rsid w:val="009F018B"/>
    <w:rPr>
      <w:rFonts w:ascii="Times New Roman" w:eastAsiaTheme="majorEastAsia" w:hAnsi="Times New Roman" w:cstheme="majorBidi"/>
      <w:b/>
      <w:smallCaps/>
      <w:spacing w:val="-10"/>
      <w:kern w:val="28"/>
      <w:sz w:val="32"/>
      <w:szCs w:val="56"/>
    </w:rPr>
  </w:style>
  <w:style w:type="paragraph" w:styleId="Sous-titre">
    <w:name w:val="Subtitle"/>
    <w:basedOn w:val="Normal"/>
    <w:next w:val="Normal"/>
    <w:link w:val="Sous-titreCar"/>
    <w:uiPriority w:val="11"/>
    <w:qFormat/>
    <w:rsid w:val="009F018B"/>
    <w:pPr>
      <w:numPr>
        <w:ilvl w:val="1"/>
      </w:numPr>
      <w:jc w:val="center"/>
    </w:pPr>
    <w:rPr>
      <w:rFonts w:eastAsiaTheme="minorEastAsia"/>
      <w:smallCaps/>
      <w:color w:val="000000" w:themeColor="text1"/>
      <w:szCs w:val="22"/>
      <w:lang w:bidi="ar-SA"/>
    </w:rPr>
  </w:style>
  <w:style w:type="character" w:customStyle="1" w:styleId="Sous-titreCar">
    <w:name w:val="Sous-titre Car"/>
    <w:basedOn w:val="Policepardfaut"/>
    <w:link w:val="Sous-titre"/>
    <w:uiPriority w:val="11"/>
    <w:rsid w:val="009F018B"/>
    <w:rPr>
      <w:rFonts w:ascii="Times New Roman" w:eastAsiaTheme="minorEastAsia" w:hAnsi="Times New Roman" w:cs="Times New Roman"/>
      <w:smallCaps/>
      <w:color w:val="000000" w:themeColor="text1"/>
      <w:szCs w:val="22"/>
    </w:rPr>
  </w:style>
  <w:style w:type="character" w:styleId="Lienhypertextesuivivisit">
    <w:name w:val="FollowedHyperlink"/>
    <w:unhideWhenUsed/>
    <w:rsid w:val="009F018B"/>
    <w:rPr>
      <w:color w:val="auto"/>
      <w:u w:val="none"/>
    </w:rPr>
  </w:style>
  <w:style w:type="paragraph" w:styleId="Corpsdetexte">
    <w:name w:val="Body Text"/>
    <w:basedOn w:val="Normal"/>
    <w:link w:val="CorpsdetexteCar"/>
    <w:unhideWhenUsed/>
    <w:rsid w:val="009F018B"/>
    <w:pPr>
      <w:spacing w:line="480" w:lineRule="auto"/>
      <w:jc w:val="left"/>
    </w:pPr>
    <w:rPr>
      <w:rFonts w:eastAsia="Times New Roman"/>
      <w:lang w:bidi="ar-SA"/>
    </w:rPr>
  </w:style>
  <w:style w:type="character" w:customStyle="1" w:styleId="CorpsdetexteCar">
    <w:name w:val="Corps de texte Car"/>
    <w:basedOn w:val="Policepardfaut"/>
    <w:link w:val="Corpsdetexte"/>
    <w:rsid w:val="009F018B"/>
    <w:rPr>
      <w:rFonts w:ascii="Times New Roman" w:eastAsia="Times New Roman" w:hAnsi="Times New Roman" w:cs="Times New Roman"/>
    </w:rPr>
  </w:style>
  <w:style w:type="paragraph" w:customStyle="1" w:styleId="Tablecontents">
    <w:name w:val="Table contents"/>
    <w:basedOn w:val="Normal"/>
    <w:qFormat/>
    <w:rsid w:val="009F018B"/>
    <w:pPr>
      <w:widowControl w:val="0"/>
      <w:tabs>
        <w:tab w:val="center" w:pos="2400"/>
        <w:tab w:val="right" w:pos="4800"/>
        <w:tab w:val="center" w:pos="4920"/>
        <w:tab w:val="right" w:pos="9840"/>
      </w:tabs>
      <w:spacing w:line="180" w:lineRule="atLeast"/>
      <w:jc w:val="center"/>
    </w:pPr>
    <w:rPr>
      <w:rFonts w:ascii="Arial" w:eastAsia="Times New Roman" w:hAnsi="Arial"/>
      <w:kern w:val="24"/>
      <w:sz w:val="16"/>
      <w:lang w:bidi="ar-SA"/>
    </w:rPr>
  </w:style>
  <w:style w:type="paragraph" w:customStyle="1" w:styleId="EndNoteBibliography">
    <w:name w:val="EndNote Bibliography"/>
    <w:basedOn w:val="Normal"/>
    <w:link w:val="EndNoteBibliographyChar"/>
    <w:rsid w:val="009F018B"/>
    <w:pPr>
      <w:spacing w:after="120"/>
    </w:pPr>
    <w:rPr>
      <w:rFonts w:eastAsia="Times New Roman"/>
      <w:lang w:bidi="ar-SA"/>
    </w:rPr>
  </w:style>
  <w:style w:type="paragraph" w:styleId="Textedebulles">
    <w:name w:val="Balloon Text"/>
    <w:basedOn w:val="Normal"/>
    <w:link w:val="TextedebullesCar"/>
    <w:uiPriority w:val="99"/>
    <w:unhideWhenUsed/>
    <w:rsid w:val="009F018B"/>
    <w:pPr>
      <w:jc w:val="left"/>
    </w:pPr>
    <w:rPr>
      <w:rFonts w:ascii="Tahoma" w:eastAsia="Times New Roman" w:hAnsi="Tahoma" w:cs="Tahoma"/>
      <w:sz w:val="16"/>
      <w:szCs w:val="16"/>
      <w:lang w:bidi="ar-SA"/>
    </w:rPr>
  </w:style>
  <w:style w:type="character" w:customStyle="1" w:styleId="TextedebullesCar">
    <w:name w:val="Texte de bulles Car"/>
    <w:basedOn w:val="Policepardfaut"/>
    <w:link w:val="Textedebulles"/>
    <w:uiPriority w:val="99"/>
    <w:rsid w:val="009F018B"/>
    <w:rPr>
      <w:rFonts w:ascii="Tahoma" w:eastAsia="Times New Roman" w:hAnsi="Tahoma" w:cs="Tahoma"/>
      <w:sz w:val="16"/>
      <w:szCs w:val="16"/>
    </w:rPr>
  </w:style>
  <w:style w:type="paragraph" w:styleId="Corpsdetexte2">
    <w:name w:val="Body Text 2"/>
    <w:aliases w:val="Reference List"/>
    <w:basedOn w:val="EndNoteBibliography"/>
    <w:next w:val="Corpsdetexte3"/>
    <w:link w:val="Corpsdetexte2Car"/>
    <w:uiPriority w:val="99"/>
    <w:unhideWhenUsed/>
    <w:qFormat/>
    <w:rsid w:val="009F018B"/>
    <w:pPr>
      <w:ind w:left="720" w:hanging="720"/>
    </w:pPr>
  </w:style>
  <w:style w:type="character" w:customStyle="1" w:styleId="Corpsdetexte2Car">
    <w:name w:val="Corps de texte 2 Car"/>
    <w:aliases w:val="Reference List Car"/>
    <w:basedOn w:val="Policepardfaut"/>
    <w:link w:val="Corpsdetexte2"/>
    <w:uiPriority w:val="99"/>
    <w:rsid w:val="009F018B"/>
    <w:rPr>
      <w:rFonts w:ascii="Times New Roman" w:eastAsia="Times New Roman" w:hAnsi="Times New Roman" w:cs="Times New Roman"/>
    </w:rPr>
  </w:style>
  <w:style w:type="paragraph" w:customStyle="1" w:styleId="EndNoteBibliographyTitle">
    <w:name w:val="EndNote Bibliography Title"/>
    <w:basedOn w:val="Normal"/>
    <w:link w:val="EndNoteBibliographyTitleChar"/>
    <w:rsid w:val="009F018B"/>
    <w:pPr>
      <w:jc w:val="center"/>
    </w:pPr>
    <w:rPr>
      <w:rFonts w:eastAsia="Times New Roman"/>
    </w:rPr>
  </w:style>
  <w:style w:type="character" w:customStyle="1" w:styleId="EndNoteBibliographyTitleChar">
    <w:name w:val="EndNote Bibliography Title Char"/>
    <w:basedOn w:val="Titre2Car"/>
    <w:link w:val="EndNoteBibliographyTitle"/>
    <w:rsid w:val="009F018B"/>
    <w:rPr>
      <w:rFonts w:ascii="Times New Roman" w:eastAsia="Times New Roman" w:hAnsi="Times New Roman" w:cs="Times New Roman"/>
      <w:i w:val="0"/>
      <w:iCs w:val="0"/>
      <w:lang w:bidi="en-US"/>
    </w:rPr>
  </w:style>
  <w:style w:type="character" w:customStyle="1" w:styleId="UnresolvedMention">
    <w:name w:val="Unresolved Mention"/>
    <w:basedOn w:val="Policepardfaut"/>
    <w:uiPriority w:val="99"/>
    <w:semiHidden/>
    <w:unhideWhenUsed/>
    <w:rsid w:val="009F018B"/>
    <w:rPr>
      <w:color w:val="605E5C"/>
      <w:shd w:val="clear" w:color="auto" w:fill="E1DFDD"/>
    </w:rPr>
  </w:style>
  <w:style w:type="paragraph" w:styleId="NormalWeb">
    <w:name w:val="Normal (Web)"/>
    <w:basedOn w:val="Normal"/>
    <w:uiPriority w:val="99"/>
    <w:unhideWhenUsed/>
    <w:rsid w:val="009F018B"/>
    <w:pPr>
      <w:spacing w:before="100" w:beforeAutospacing="1" w:after="100" w:afterAutospacing="1"/>
      <w:jc w:val="left"/>
    </w:pPr>
    <w:rPr>
      <w:rFonts w:eastAsia="Times New Roman"/>
      <w:lang w:bidi="ar-SA"/>
    </w:rPr>
  </w:style>
  <w:style w:type="paragraph" w:styleId="Corpsdetexte3">
    <w:name w:val="Body Text 3"/>
    <w:basedOn w:val="Normal"/>
    <w:link w:val="Corpsdetexte3Car"/>
    <w:uiPriority w:val="99"/>
    <w:semiHidden/>
    <w:unhideWhenUsed/>
    <w:rsid w:val="009F018B"/>
    <w:pPr>
      <w:spacing w:after="120"/>
      <w:jc w:val="left"/>
    </w:pPr>
    <w:rPr>
      <w:rFonts w:eastAsia="Times New Roman"/>
      <w:sz w:val="16"/>
      <w:szCs w:val="16"/>
      <w:lang w:bidi="ar-SA"/>
    </w:rPr>
  </w:style>
  <w:style w:type="character" w:customStyle="1" w:styleId="Corpsdetexte3Car">
    <w:name w:val="Corps de texte 3 Car"/>
    <w:basedOn w:val="Policepardfaut"/>
    <w:link w:val="Corpsdetexte3"/>
    <w:uiPriority w:val="99"/>
    <w:semiHidden/>
    <w:rsid w:val="009F018B"/>
    <w:rPr>
      <w:rFonts w:ascii="Times New Roman" w:eastAsia="Times New Roman" w:hAnsi="Times New Roman" w:cs="Times New Roman"/>
      <w:sz w:val="16"/>
      <w:szCs w:val="16"/>
    </w:rPr>
  </w:style>
  <w:style w:type="paragraph" w:styleId="Lgende">
    <w:name w:val="caption"/>
    <w:basedOn w:val="Normal"/>
    <w:next w:val="Normal"/>
    <w:uiPriority w:val="35"/>
    <w:unhideWhenUsed/>
    <w:qFormat/>
    <w:rsid w:val="009F018B"/>
    <w:pPr>
      <w:spacing w:after="200"/>
      <w:jc w:val="left"/>
    </w:pPr>
    <w:rPr>
      <w:rFonts w:eastAsia="Times New Roman"/>
      <w:i/>
      <w:iCs/>
      <w:color w:val="44546A" w:themeColor="text2"/>
      <w:sz w:val="18"/>
      <w:szCs w:val="18"/>
      <w:lang w:bidi="ar-SA"/>
    </w:rPr>
  </w:style>
  <w:style w:type="paragraph" w:styleId="Tabledesillustrations">
    <w:name w:val="table of figures"/>
    <w:basedOn w:val="TM1"/>
    <w:next w:val="Normal"/>
    <w:uiPriority w:val="99"/>
    <w:unhideWhenUsed/>
    <w:rsid w:val="009F018B"/>
    <w:pPr>
      <w:spacing w:before="240"/>
      <w:jc w:val="both"/>
    </w:pPr>
  </w:style>
  <w:style w:type="paragraph" w:styleId="Paragraphedeliste">
    <w:name w:val="List Paragraph"/>
    <w:basedOn w:val="Normal"/>
    <w:uiPriority w:val="34"/>
    <w:qFormat/>
    <w:rsid w:val="009F018B"/>
    <w:pPr>
      <w:ind w:left="720"/>
      <w:contextualSpacing/>
      <w:jc w:val="left"/>
    </w:pPr>
    <w:rPr>
      <w:rFonts w:eastAsia="Times New Roman"/>
      <w:lang w:bidi="ar-SA"/>
    </w:rPr>
  </w:style>
  <w:style w:type="paragraph" w:styleId="En-ttedetabledesmatires">
    <w:name w:val="TOC Heading"/>
    <w:basedOn w:val="Titre1"/>
    <w:next w:val="Normal"/>
    <w:uiPriority w:val="39"/>
    <w:unhideWhenUsed/>
    <w:qFormat/>
    <w:rsid w:val="009F018B"/>
    <w:pPr>
      <w:numPr>
        <w:numId w:val="0"/>
      </w:numPr>
      <w:spacing w:line="276" w:lineRule="auto"/>
      <w:jc w:val="left"/>
      <w:outlineLvl w:val="9"/>
    </w:pPr>
    <w:rPr>
      <w:rFonts w:asciiTheme="majorHAnsi" w:hAnsiTheme="majorHAnsi" w:cs="Times New Roman (Headings CS)"/>
      <w:bCs/>
      <w:caps/>
      <w:smallCaps/>
      <w:color w:val="2F5496" w:themeColor="accent1" w:themeShade="BF"/>
      <w:sz w:val="28"/>
      <w:szCs w:val="28"/>
      <w:lang w:bidi="ar-SA"/>
    </w:rPr>
  </w:style>
  <w:style w:type="paragraph" w:styleId="TM2">
    <w:name w:val="toc 2"/>
    <w:basedOn w:val="Normal"/>
    <w:next w:val="Normal"/>
    <w:autoRedefine/>
    <w:uiPriority w:val="39"/>
    <w:unhideWhenUsed/>
    <w:rsid w:val="009F018B"/>
    <w:pPr>
      <w:spacing w:before="120"/>
      <w:ind w:left="240"/>
      <w:jc w:val="left"/>
    </w:pPr>
    <w:rPr>
      <w:rFonts w:asciiTheme="minorHAnsi" w:eastAsia="Times New Roman" w:hAnsiTheme="minorHAnsi"/>
      <w:b/>
      <w:bCs/>
      <w:sz w:val="22"/>
      <w:szCs w:val="22"/>
      <w:lang w:bidi="ar-SA"/>
    </w:rPr>
  </w:style>
  <w:style w:type="paragraph" w:styleId="TM3">
    <w:name w:val="toc 3"/>
    <w:basedOn w:val="Normal"/>
    <w:next w:val="Normal"/>
    <w:autoRedefine/>
    <w:uiPriority w:val="39"/>
    <w:unhideWhenUsed/>
    <w:rsid w:val="009F018B"/>
    <w:pPr>
      <w:ind w:left="480"/>
      <w:jc w:val="left"/>
    </w:pPr>
    <w:rPr>
      <w:rFonts w:asciiTheme="minorHAnsi" w:eastAsia="Times New Roman" w:hAnsiTheme="minorHAnsi"/>
      <w:sz w:val="20"/>
      <w:szCs w:val="20"/>
      <w:lang w:bidi="ar-SA"/>
    </w:rPr>
  </w:style>
  <w:style w:type="paragraph" w:styleId="TM4">
    <w:name w:val="toc 4"/>
    <w:basedOn w:val="Normal"/>
    <w:next w:val="Normal"/>
    <w:autoRedefine/>
    <w:uiPriority w:val="39"/>
    <w:semiHidden/>
    <w:unhideWhenUsed/>
    <w:rsid w:val="009F018B"/>
    <w:pPr>
      <w:ind w:left="720"/>
      <w:jc w:val="left"/>
    </w:pPr>
    <w:rPr>
      <w:rFonts w:asciiTheme="minorHAnsi" w:eastAsia="Times New Roman" w:hAnsiTheme="minorHAnsi"/>
      <w:sz w:val="20"/>
      <w:szCs w:val="20"/>
      <w:lang w:bidi="ar-SA"/>
    </w:rPr>
  </w:style>
  <w:style w:type="paragraph" w:styleId="TM5">
    <w:name w:val="toc 5"/>
    <w:basedOn w:val="Normal"/>
    <w:next w:val="Normal"/>
    <w:autoRedefine/>
    <w:uiPriority w:val="39"/>
    <w:semiHidden/>
    <w:unhideWhenUsed/>
    <w:rsid w:val="009F018B"/>
    <w:pPr>
      <w:ind w:left="960"/>
      <w:jc w:val="left"/>
    </w:pPr>
    <w:rPr>
      <w:rFonts w:asciiTheme="minorHAnsi" w:eastAsia="Times New Roman" w:hAnsiTheme="minorHAnsi"/>
      <w:sz w:val="20"/>
      <w:szCs w:val="20"/>
      <w:lang w:bidi="ar-SA"/>
    </w:rPr>
  </w:style>
  <w:style w:type="paragraph" w:styleId="TM6">
    <w:name w:val="toc 6"/>
    <w:basedOn w:val="Normal"/>
    <w:next w:val="Normal"/>
    <w:autoRedefine/>
    <w:uiPriority w:val="39"/>
    <w:semiHidden/>
    <w:unhideWhenUsed/>
    <w:rsid w:val="009F018B"/>
    <w:pPr>
      <w:ind w:left="1200"/>
      <w:jc w:val="left"/>
    </w:pPr>
    <w:rPr>
      <w:rFonts w:asciiTheme="minorHAnsi" w:eastAsia="Times New Roman" w:hAnsiTheme="minorHAnsi"/>
      <w:sz w:val="20"/>
      <w:szCs w:val="20"/>
      <w:lang w:bidi="ar-SA"/>
    </w:rPr>
  </w:style>
  <w:style w:type="paragraph" w:styleId="TM7">
    <w:name w:val="toc 7"/>
    <w:basedOn w:val="Normal"/>
    <w:next w:val="Normal"/>
    <w:autoRedefine/>
    <w:uiPriority w:val="39"/>
    <w:semiHidden/>
    <w:unhideWhenUsed/>
    <w:rsid w:val="009F018B"/>
    <w:pPr>
      <w:ind w:left="1440"/>
      <w:jc w:val="left"/>
    </w:pPr>
    <w:rPr>
      <w:rFonts w:asciiTheme="minorHAnsi" w:eastAsia="Times New Roman" w:hAnsiTheme="minorHAnsi"/>
      <w:sz w:val="20"/>
      <w:szCs w:val="20"/>
      <w:lang w:bidi="ar-SA"/>
    </w:rPr>
  </w:style>
  <w:style w:type="paragraph" w:styleId="TM8">
    <w:name w:val="toc 8"/>
    <w:basedOn w:val="Normal"/>
    <w:next w:val="Normal"/>
    <w:autoRedefine/>
    <w:uiPriority w:val="39"/>
    <w:semiHidden/>
    <w:unhideWhenUsed/>
    <w:rsid w:val="009F018B"/>
    <w:pPr>
      <w:ind w:left="1680"/>
      <w:jc w:val="left"/>
    </w:pPr>
    <w:rPr>
      <w:rFonts w:asciiTheme="minorHAnsi" w:eastAsia="Times New Roman" w:hAnsiTheme="minorHAnsi"/>
      <w:sz w:val="20"/>
      <w:szCs w:val="20"/>
      <w:lang w:bidi="ar-SA"/>
    </w:rPr>
  </w:style>
  <w:style w:type="paragraph" w:styleId="TM9">
    <w:name w:val="toc 9"/>
    <w:basedOn w:val="Normal"/>
    <w:next w:val="Normal"/>
    <w:autoRedefine/>
    <w:uiPriority w:val="39"/>
    <w:semiHidden/>
    <w:unhideWhenUsed/>
    <w:rsid w:val="009F018B"/>
    <w:pPr>
      <w:ind w:left="1920"/>
      <w:jc w:val="left"/>
    </w:pPr>
    <w:rPr>
      <w:rFonts w:asciiTheme="minorHAnsi" w:eastAsia="Times New Roman" w:hAnsiTheme="minorHAnsi"/>
      <w:sz w:val="20"/>
      <w:szCs w:val="20"/>
      <w:lang w:bidi="ar-SA"/>
    </w:rPr>
  </w:style>
  <w:style w:type="paragraph" w:customStyle="1" w:styleId="Non-ChapterHeading1">
    <w:name w:val="Non-Chapter Heading 1"/>
    <w:basedOn w:val="Titre1"/>
    <w:qFormat/>
    <w:rsid w:val="009F018B"/>
    <w:pPr>
      <w:numPr>
        <w:numId w:val="0"/>
      </w:numPr>
      <w:spacing w:after="240" w:line="240" w:lineRule="auto"/>
      <w:jc w:val="center"/>
    </w:pPr>
    <w:rPr>
      <w:rFonts w:cs="Times New Roman (Headings CS)"/>
      <w:smallCaps/>
      <w:sz w:val="28"/>
      <w:lang w:bidi="ar-SA"/>
    </w:rPr>
  </w:style>
  <w:style w:type="paragraph" w:customStyle="1" w:styleId="Equation">
    <w:name w:val="Equation"/>
    <w:basedOn w:val="Normal"/>
    <w:qFormat/>
    <w:rsid w:val="009F018B"/>
    <w:pPr>
      <w:tabs>
        <w:tab w:val="right" w:pos="9270"/>
      </w:tabs>
      <w:spacing w:after="240" w:line="480" w:lineRule="auto"/>
      <w:ind w:left="720"/>
    </w:pPr>
    <w:rPr>
      <w:rFonts w:eastAsia="Times New Roman"/>
    </w:rPr>
  </w:style>
  <w:style w:type="numbering" w:customStyle="1" w:styleId="CurrentList2">
    <w:name w:val="Current List2"/>
    <w:uiPriority w:val="99"/>
    <w:rsid w:val="009F018B"/>
    <w:pPr>
      <w:numPr>
        <w:numId w:val="8"/>
      </w:numPr>
    </w:pPr>
  </w:style>
  <w:style w:type="paragraph" w:customStyle="1" w:styleId="TableHeader">
    <w:name w:val="Table Header"/>
    <w:basedOn w:val="Normal"/>
    <w:qFormat/>
    <w:rsid w:val="009F018B"/>
    <w:pPr>
      <w:spacing w:before="120" w:after="120"/>
    </w:pPr>
    <w:rPr>
      <w:rFonts w:eastAsia="Times New Roman"/>
      <w:sz w:val="20"/>
    </w:rPr>
  </w:style>
  <w:style w:type="paragraph" w:customStyle="1" w:styleId="FigureCaption">
    <w:name w:val="Figure Caption"/>
    <w:basedOn w:val="TableHeader"/>
    <w:qFormat/>
    <w:rsid w:val="009F018B"/>
    <w:pPr>
      <w:spacing w:after="480"/>
    </w:pPr>
    <w:rPr>
      <w:b/>
      <w:bCs/>
    </w:rPr>
  </w:style>
  <w:style w:type="paragraph" w:customStyle="1" w:styleId="Figure">
    <w:name w:val="Figure"/>
    <w:basedOn w:val="TableBody"/>
    <w:qFormat/>
    <w:rsid w:val="009F018B"/>
    <w:rPr>
      <w:noProof/>
    </w:rPr>
  </w:style>
  <w:style w:type="paragraph" w:styleId="Bibliographie">
    <w:name w:val="Bibliography"/>
    <w:basedOn w:val="Normal"/>
    <w:next w:val="Normal"/>
    <w:uiPriority w:val="37"/>
    <w:semiHidden/>
    <w:unhideWhenUsed/>
    <w:rsid w:val="009F018B"/>
    <w:pPr>
      <w:jc w:val="left"/>
    </w:pPr>
    <w:rPr>
      <w:rFonts w:eastAsia="Times New Roman"/>
      <w:lang w:bidi="ar-SA"/>
    </w:rPr>
  </w:style>
  <w:style w:type="character" w:customStyle="1" w:styleId="EndNoteBibliographyChar">
    <w:name w:val="EndNote Bibliography Char"/>
    <w:basedOn w:val="Policepardfaut"/>
    <w:link w:val="EndNoteBibliography"/>
    <w:rsid w:val="009F018B"/>
    <w:rPr>
      <w:rFonts w:ascii="Times New Roman" w:eastAsia="Times New Roman" w:hAnsi="Times New Roman" w:cs="Times New Roman"/>
    </w:rPr>
  </w:style>
  <w:style w:type="table" w:customStyle="1" w:styleId="Mdeck5tablebodythreelines">
    <w:name w:val="M_deck_5_table_body_three_lines"/>
    <w:basedOn w:val="TableauNormal"/>
    <w:uiPriority w:val="99"/>
    <w:rsid w:val="009F018B"/>
    <w:pPr>
      <w:adjustRightInd w:val="0"/>
      <w:snapToGrid w:val="0"/>
      <w:spacing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customStyle="1" w:styleId="MDPI41threelinetable">
    <w:name w:val="MDPI_4.1_three_line_table"/>
    <w:basedOn w:val="TableauNormal"/>
    <w:uiPriority w:val="99"/>
    <w:rsid w:val="009F018B"/>
    <w:pPr>
      <w:adjustRightInd w:val="0"/>
      <w:snapToGrid w:val="0"/>
      <w:jc w:val="center"/>
    </w:pPr>
    <w:rPr>
      <w:rFonts w:ascii="Palatino Linotype" w:eastAsia="SimSun" w:hAnsi="Palatino Linotype" w:cs="Times New Roman"/>
      <w:color w:val="000000"/>
      <w:sz w:val="20"/>
      <w:szCs w:val="2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table" w:styleId="Tableausimple4">
    <w:name w:val="Plain Table 4"/>
    <w:basedOn w:val="TableauNormal"/>
    <w:uiPriority w:val="44"/>
    <w:rsid w:val="009F018B"/>
    <w:rPr>
      <w:rFonts w:ascii="Calibri" w:eastAsia="SimSun" w:hAnsi="Calibri"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MDPITable">
    <w:name w:val="MDPI_Table"/>
    <w:basedOn w:val="TableauNormal"/>
    <w:uiPriority w:val="99"/>
    <w:rsid w:val="009F018B"/>
    <w:rPr>
      <w:rFonts w:ascii="Palatino Linotype" w:eastAsia="SimSun" w:hAnsi="Palatino Linotype" w:cs="Times New Roman"/>
      <w:color w:val="000000"/>
      <w:sz w:val="20"/>
      <w:szCs w:val="20"/>
      <w:lang w:val="en-CA"/>
    </w:rPr>
    <w:tblPr>
      <w:tblCellMar>
        <w:left w:w="0" w:type="dxa"/>
        <w:right w:w="0" w:type="dxa"/>
      </w:tblCellMar>
    </w:tblPr>
  </w:style>
  <w:style w:type="paragraph" w:customStyle="1" w:styleId="msonormal0">
    <w:name w:val="msonormal"/>
    <w:basedOn w:val="Normal"/>
    <w:rsid w:val="009F018B"/>
    <w:pPr>
      <w:spacing w:before="100" w:beforeAutospacing="1" w:after="100" w:afterAutospacing="1"/>
      <w:jc w:val="left"/>
    </w:pPr>
    <w:rPr>
      <w:rFonts w:eastAsia="Times New Roman"/>
      <w:lang w:bidi="ar-SA"/>
    </w:rPr>
  </w:style>
  <w:style w:type="character" w:customStyle="1" w:styleId="apple-converted-space">
    <w:name w:val="apple-converted-space"/>
    <w:rsid w:val="009F018B"/>
  </w:style>
  <w:style w:type="character" w:styleId="Marquedecommentaire">
    <w:name w:val="annotation reference"/>
    <w:uiPriority w:val="99"/>
    <w:rsid w:val="009F018B"/>
    <w:rPr>
      <w:sz w:val="21"/>
      <w:szCs w:val="21"/>
    </w:rPr>
  </w:style>
  <w:style w:type="paragraph" w:styleId="Commentaire">
    <w:name w:val="annotation text"/>
    <w:basedOn w:val="Normal"/>
    <w:link w:val="CommentaireCar"/>
    <w:uiPriority w:val="99"/>
    <w:rsid w:val="009F018B"/>
    <w:pPr>
      <w:spacing w:line="260" w:lineRule="atLeast"/>
    </w:pPr>
    <w:rPr>
      <w:rFonts w:ascii="Palatino Linotype" w:eastAsia="SimSun" w:hAnsi="Palatino Linotype"/>
      <w:noProof/>
      <w:color w:val="000000"/>
      <w:sz w:val="20"/>
      <w:szCs w:val="20"/>
      <w:lang w:eastAsia="zh-CN" w:bidi="ar-SA"/>
    </w:rPr>
  </w:style>
  <w:style w:type="character" w:customStyle="1" w:styleId="CommentaireCar">
    <w:name w:val="Commentaire Car"/>
    <w:basedOn w:val="Policepardfaut"/>
    <w:link w:val="Commentaire"/>
    <w:uiPriority w:val="99"/>
    <w:rsid w:val="009F018B"/>
    <w:rPr>
      <w:rFonts w:ascii="Palatino Linotype" w:eastAsia="SimSun" w:hAnsi="Palatino Linotype" w:cs="Times New Roman"/>
      <w:noProof/>
      <w:color w:val="000000"/>
      <w:sz w:val="20"/>
      <w:szCs w:val="20"/>
      <w:lang w:eastAsia="zh-CN"/>
    </w:rPr>
  </w:style>
  <w:style w:type="paragraph" w:styleId="Objetducommentaire">
    <w:name w:val="annotation subject"/>
    <w:basedOn w:val="Commentaire"/>
    <w:next w:val="Commentaire"/>
    <w:link w:val="ObjetducommentaireCar"/>
    <w:rsid w:val="009F018B"/>
    <w:rPr>
      <w:b/>
      <w:bCs/>
    </w:rPr>
  </w:style>
  <w:style w:type="character" w:customStyle="1" w:styleId="ObjetducommentaireCar">
    <w:name w:val="Objet du commentaire Car"/>
    <w:basedOn w:val="CommentaireCar"/>
    <w:link w:val="Objetducommentaire"/>
    <w:rsid w:val="009F018B"/>
    <w:rPr>
      <w:rFonts w:ascii="Palatino Linotype" w:eastAsia="SimSun" w:hAnsi="Palatino Linotype" w:cs="Times New Roman"/>
      <w:b/>
      <w:bCs/>
      <w:noProof/>
      <w:color w:val="000000"/>
      <w:sz w:val="20"/>
      <w:szCs w:val="20"/>
      <w:lang w:eastAsia="zh-CN"/>
    </w:rPr>
  </w:style>
  <w:style w:type="character" w:styleId="Appeldenotedefin">
    <w:name w:val="endnote reference"/>
    <w:rsid w:val="009F018B"/>
    <w:rPr>
      <w:vertAlign w:val="superscript"/>
    </w:rPr>
  </w:style>
  <w:style w:type="paragraph" w:styleId="Notedefin">
    <w:name w:val="endnote text"/>
    <w:basedOn w:val="Normal"/>
    <w:link w:val="NotedefinCar"/>
    <w:semiHidden/>
    <w:unhideWhenUsed/>
    <w:rsid w:val="009F018B"/>
    <w:rPr>
      <w:rFonts w:ascii="Palatino Linotype" w:eastAsia="SimSun" w:hAnsi="Palatino Linotype"/>
      <w:noProof/>
      <w:color w:val="000000"/>
      <w:sz w:val="20"/>
      <w:szCs w:val="20"/>
      <w:lang w:eastAsia="zh-CN" w:bidi="ar-SA"/>
    </w:rPr>
  </w:style>
  <w:style w:type="character" w:customStyle="1" w:styleId="NotedefinCar">
    <w:name w:val="Note de fin Car"/>
    <w:basedOn w:val="Policepardfaut"/>
    <w:link w:val="Notedefin"/>
    <w:semiHidden/>
    <w:rsid w:val="009F018B"/>
    <w:rPr>
      <w:rFonts w:ascii="Palatino Linotype" w:eastAsia="SimSun" w:hAnsi="Palatino Linotype" w:cs="Times New Roman"/>
      <w:noProof/>
      <w:color w:val="000000"/>
      <w:sz w:val="20"/>
      <w:szCs w:val="20"/>
      <w:lang w:eastAsia="zh-CN"/>
    </w:rPr>
  </w:style>
  <w:style w:type="paragraph" w:styleId="Notedebasdepage">
    <w:name w:val="footnote text"/>
    <w:basedOn w:val="Normal"/>
    <w:link w:val="NotedebasdepageCar"/>
    <w:semiHidden/>
    <w:unhideWhenUsed/>
    <w:rsid w:val="009F018B"/>
    <w:rPr>
      <w:rFonts w:ascii="Palatino Linotype" w:eastAsia="SimSun" w:hAnsi="Palatino Linotype"/>
      <w:noProof/>
      <w:color w:val="000000"/>
      <w:sz w:val="20"/>
      <w:szCs w:val="20"/>
      <w:lang w:eastAsia="zh-CN" w:bidi="ar-SA"/>
    </w:rPr>
  </w:style>
  <w:style w:type="character" w:customStyle="1" w:styleId="NotedebasdepageCar">
    <w:name w:val="Note de bas de page Car"/>
    <w:basedOn w:val="Policepardfaut"/>
    <w:link w:val="Notedebasdepage"/>
    <w:semiHidden/>
    <w:rsid w:val="009F018B"/>
    <w:rPr>
      <w:rFonts w:ascii="Palatino Linotype" w:eastAsia="SimSun" w:hAnsi="Palatino Linotype" w:cs="Times New Roman"/>
      <w:noProof/>
      <w:color w:val="000000"/>
      <w:sz w:val="20"/>
      <w:szCs w:val="20"/>
      <w:lang w:eastAsia="zh-CN"/>
    </w:rPr>
  </w:style>
  <w:style w:type="character" w:styleId="Textedelespacerserv">
    <w:name w:val="Placeholder Text"/>
    <w:uiPriority w:val="99"/>
    <w:semiHidden/>
    <w:rsid w:val="009F018B"/>
    <w:rPr>
      <w:color w:val="808080"/>
    </w:rPr>
  </w:style>
  <w:style w:type="paragraph" w:styleId="Rvision">
    <w:name w:val="Revision"/>
    <w:hidden/>
    <w:uiPriority w:val="99"/>
    <w:semiHidden/>
    <w:rsid w:val="009F018B"/>
    <w:rPr>
      <w:rFonts w:ascii="Palatino Linotype" w:eastAsia="SimSun" w:hAnsi="Palatino Linotype" w:cs="Times New Roman"/>
      <w:noProof/>
      <w:color w:val="000000"/>
      <w:sz w:val="20"/>
      <w:szCs w:val="20"/>
      <w:lang w:eastAsia="zh-CN"/>
    </w:rPr>
  </w:style>
  <w:style w:type="numbering" w:customStyle="1" w:styleId="CurrentList3">
    <w:name w:val="Current List3"/>
    <w:uiPriority w:val="99"/>
    <w:rsid w:val="009F018B"/>
    <w:pPr>
      <w:numPr>
        <w:numId w:val="9"/>
      </w:numPr>
    </w:pPr>
  </w:style>
  <w:style w:type="numbering" w:customStyle="1" w:styleId="CurrentList4">
    <w:name w:val="Current List4"/>
    <w:uiPriority w:val="99"/>
    <w:rsid w:val="009F018B"/>
    <w:pPr>
      <w:numPr>
        <w:numId w:val="10"/>
      </w:numPr>
    </w:pPr>
  </w:style>
  <w:style w:type="numbering" w:customStyle="1" w:styleId="CurrentList5">
    <w:name w:val="Current List5"/>
    <w:uiPriority w:val="99"/>
    <w:rsid w:val="009F018B"/>
    <w:pPr>
      <w:numPr>
        <w:numId w:val="11"/>
      </w:numPr>
    </w:pPr>
  </w:style>
  <w:style w:type="numbering" w:customStyle="1" w:styleId="CurrentList6">
    <w:name w:val="Current List6"/>
    <w:uiPriority w:val="99"/>
    <w:rsid w:val="009F018B"/>
    <w:pPr>
      <w:numPr>
        <w:numId w:val="12"/>
      </w:numPr>
    </w:pPr>
  </w:style>
  <w:style w:type="numbering" w:customStyle="1" w:styleId="NoList1">
    <w:name w:val="No List1"/>
    <w:next w:val="Aucuneliste"/>
    <w:uiPriority w:val="99"/>
    <w:semiHidden/>
    <w:unhideWhenUsed/>
    <w:rsid w:val="009F018B"/>
  </w:style>
  <w:style w:type="table" w:styleId="Grilledetableauclaire">
    <w:name w:val="Grid Table Light"/>
    <w:basedOn w:val="TableauNormal"/>
    <w:uiPriority w:val="40"/>
    <w:rsid w:val="009F018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CurrentList7">
    <w:name w:val="Current List7"/>
    <w:uiPriority w:val="99"/>
    <w:rsid w:val="009F018B"/>
    <w:pPr>
      <w:numPr>
        <w:numId w:val="13"/>
      </w:numPr>
    </w:pPr>
  </w:style>
  <w:style w:type="numbering" w:customStyle="1" w:styleId="CurrentList8">
    <w:name w:val="Current List8"/>
    <w:uiPriority w:val="99"/>
    <w:rsid w:val="009F018B"/>
    <w:pPr>
      <w:numPr>
        <w:numId w:val="14"/>
      </w:numPr>
    </w:pPr>
  </w:style>
  <w:style w:type="numbering" w:customStyle="1" w:styleId="CurrentList9">
    <w:name w:val="Current List9"/>
    <w:uiPriority w:val="99"/>
    <w:rsid w:val="009F018B"/>
    <w:pPr>
      <w:numPr>
        <w:numId w:val="15"/>
      </w:numPr>
    </w:pPr>
  </w:style>
  <w:style w:type="numbering" w:customStyle="1" w:styleId="CurrentList10">
    <w:name w:val="Current List10"/>
    <w:uiPriority w:val="99"/>
    <w:rsid w:val="009F018B"/>
    <w:pPr>
      <w:numPr>
        <w:numId w:val="16"/>
      </w:numPr>
    </w:pPr>
  </w:style>
  <w:style w:type="numbering" w:customStyle="1" w:styleId="CurrentList11">
    <w:name w:val="Current List11"/>
    <w:uiPriority w:val="99"/>
    <w:rsid w:val="009F018B"/>
    <w:pPr>
      <w:numPr>
        <w:numId w:val="17"/>
      </w:numPr>
    </w:pPr>
  </w:style>
  <w:style w:type="numbering" w:customStyle="1" w:styleId="CurrentList12">
    <w:name w:val="Current List12"/>
    <w:uiPriority w:val="99"/>
    <w:rsid w:val="009F018B"/>
    <w:pPr>
      <w:numPr>
        <w:numId w:val="18"/>
      </w:numPr>
    </w:pPr>
  </w:style>
  <w:style w:type="paragraph" w:customStyle="1" w:styleId="Heading3NoNumbers">
    <w:name w:val="Heading 3 No Numbers"/>
    <w:basedOn w:val="Titre3"/>
    <w:rsid w:val="009F018B"/>
    <w:pPr>
      <w:keepNext/>
      <w:keepLines/>
      <w:numPr>
        <w:ilvl w:val="0"/>
        <w:numId w:val="0"/>
      </w:numPr>
      <w:jc w:val="left"/>
    </w:pPr>
    <w:rPr>
      <w:rFonts w:eastAsiaTheme="majorEastAsia" w:cstheme="majorBidi"/>
      <w:smallCaps/>
      <w:u w:val="single"/>
      <w:lang w:bidi="ar-SA"/>
    </w:rPr>
  </w:style>
  <w:style w:type="numbering" w:customStyle="1" w:styleId="CurrentList13">
    <w:name w:val="Current List13"/>
    <w:uiPriority w:val="99"/>
    <w:rsid w:val="009F018B"/>
    <w:pPr>
      <w:numPr>
        <w:numId w:val="20"/>
      </w:numPr>
    </w:pPr>
  </w:style>
  <w:style w:type="character" w:customStyle="1" w:styleId="number">
    <w:name w:val="number"/>
    <w:basedOn w:val="Policepardfaut"/>
    <w:rsid w:val="009F018B"/>
  </w:style>
  <w:style w:type="character" w:customStyle="1" w:styleId="figurelink">
    <w:name w:val="figurelink"/>
    <w:basedOn w:val="Policepardfaut"/>
    <w:rsid w:val="009F018B"/>
  </w:style>
  <w:style w:type="paragraph" w:customStyle="1" w:styleId="BibliographyList">
    <w:name w:val="Bibliography List"/>
    <w:basedOn w:val="Corpsdetexte2"/>
    <w:qFormat/>
    <w:rsid w:val="009F018B"/>
    <w:rPr>
      <w:noProof/>
    </w:rPr>
  </w:style>
  <w:style w:type="character" w:customStyle="1" w:styleId="UnresolvedMention1">
    <w:name w:val="Unresolved Mention1"/>
    <w:basedOn w:val="Policepardfaut"/>
    <w:uiPriority w:val="99"/>
    <w:rsid w:val="009F018B"/>
    <w:rPr>
      <w:color w:val="605E5C"/>
      <w:shd w:val="clear" w:color="auto" w:fill="E1DFDD"/>
    </w:rPr>
  </w:style>
  <w:style w:type="paragraph" w:customStyle="1" w:styleId="References">
    <w:name w:val="References"/>
    <w:basedOn w:val="EndNoteBibliography"/>
    <w:qFormat/>
    <w:rsid w:val="009F018B"/>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91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yperlink" Target="https://github.com/bohm0072/bayesian-cndc-potato" TargetMode="External"/><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2.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hyperlink" Target="https://doi.org/10.1016/j.eja.2022.126568."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hyperlink" Target="https://doi.org/10.1016/j.eja.2021.12638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AF8F1749C906F4BB05BAACB63DB97E6" ma:contentTypeVersion="11" ma:contentTypeDescription="Create a new document." ma:contentTypeScope="" ma:versionID="f4be32d628580957d6e960b48aed8afb">
  <xsd:schema xmlns:xsd="http://www.w3.org/2001/XMLSchema" xmlns:xs="http://www.w3.org/2001/XMLSchema" xmlns:p="http://schemas.microsoft.com/office/2006/metadata/properties" xmlns:ns3="5108e6fb-b53e-4952-850e-64635d476030" targetNamespace="http://schemas.microsoft.com/office/2006/metadata/properties" ma:root="true" ma:fieldsID="5844b5360d958006354d31a53489f1e3" ns3:_="">
    <xsd:import namespace="5108e6fb-b53e-4952-850e-64635d47603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08e6fb-b53e-4952-850e-64635d4760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535E0-FD83-4592-9A7D-E5BD1852C5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08e6fb-b53e-4952-850e-64635d4760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7FD7DD5-710B-4206-A09C-BA7E2DCEA590}">
  <ds:schemaRefs>
    <ds:schemaRef ds:uri="http://schemas.microsoft.com/sharepoint/v3/contenttype/forms"/>
  </ds:schemaRefs>
</ds:datastoreItem>
</file>

<file path=customXml/itemProps3.xml><?xml version="1.0" encoding="utf-8"?>
<ds:datastoreItem xmlns:ds="http://schemas.openxmlformats.org/officeDocument/2006/customXml" ds:itemID="{80A52F24-587A-41C9-B10D-7F7BA63AAC08}">
  <ds:schemaRefs>
    <ds:schemaRef ds:uri="5108e6fb-b53e-4952-850e-64635d476030"/>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4.xml><?xml version="1.0" encoding="utf-8"?>
<ds:datastoreItem xmlns:ds="http://schemas.openxmlformats.org/officeDocument/2006/customXml" ds:itemID="{A3A4D38A-4DB0-4EB9-9362-2D1C67F9C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17206</Words>
  <Characters>98076</Characters>
  <Application>Microsoft Office Word</Application>
  <DocSecurity>0</DocSecurity>
  <Lines>817</Lines>
  <Paragraphs>230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115052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Bohman</dc:creator>
  <cp:keywords/>
  <dc:description/>
  <cp:lastModifiedBy>Gilles Bélanger</cp:lastModifiedBy>
  <cp:revision>2</cp:revision>
  <dcterms:created xsi:type="dcterms:W3CDTF">2022-11-16T19:37:00Z</dcterms:created>
  <dcterms:modified xsi:type="dcterms:W3CDTF">2022-11-16T19:37:00Z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0x0101008AF8F1749C906F4BB05BAACB63DB97E6</vt:lpwstr>
  </property>
</Properties>
</file>