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125F" w14:textId="30BAA249" w:rsidR="009F018B" w:rsidRPr="00AB1016" w:rsidRDefault="009F018B" w:rsidP="003561D2">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w:t>
      </w:r>
      <w:proofErr w:type="gramStart"/>
      <w:r>
        <w:rPr>
          <w:b/>
          <w:bCs/>
        </w:rPr>
        <w:t>partially-pooled</w:t>
      </w:r>
      <w:proofErr w:type="gramEnd"/>
      <w:r>
        <w:rPr>
          <w:b/>
          <w:bCs/>
        </w:rPr>
        <w:t xml:space="preserve"> </w:t>
      </w:r>
      <w:r w:rsidRPr="006423F7">
        <w:rPr>
          <w:b/>
          <w:bCs/>
        </w:rPr>
        <w:t xml:space="preserve">Bayesian </w:t>
      </w:r>
      <w:r>
        <w:rPr>
          <w:b/>
          <w:bCs/>
        </w:rPr>
        <w:t xml:space="preserve">hierarchical </w:t>
      </w:r>
      <w:r w:rsidRPr="006423F7">
        <w:rPr>
          <w:b/>
          <w:bCs/>
        </w:rPr>
        <w:t>method</w:t>
      </w:r>
    </w:p>
    <w:p w14:paraId="2F697A83" w14:textId="5ACE9878" w:rsidR="009F018B" w:rsidRDefault="009F018B" w:rsidP="003561D2">
      <w:pPr>
        <w:pStyle w:val="Body"/>
      </w:pPr>
      <w:r w:rsidRPr="00E2096D">
        <w:t>Brian J. Bohman</w:t>
      </w:r>
      <w:r w:rsidRPr="00D76AB3">
        <w:rPr>
          <w:vertAlign w:val="superscript"/>
        </w:rPr>
        <w:t>1</w:t>
      </w:r>
      <w:r w:rsidR="00153674">
        <w:rPr>
          <w:vertAlign w:val="superscript"/>
        </w:rPr>
        <w:t>*</w:t>
      </w:r>
      <w:r w:rsidRPr="00E2096D">
        <w:t>, Michael J. Culshaw-Maurer</w:t>
      </w:r>
      <w:r>
        <w:rPr>
          <w:vertAlign w:val="superscript"/>
        </w:rPr>
        <w:t>2</w:t>
      </w:r>
      <w:r w:rsidRPr="00E2096D">
        <w:t xml:space="preserve">, </w:t>
      </w:r>
      <w:proofErr w:type="spellStart"/>
      <w:r w:rsidRPr="00E2096D">
        <w:t>Feriel</w:t>
      </w:r>
      <w:proofErr w:type="spellEnd"/>
      <w:r w:rsidRPr="00E2096D">
        <w:t xml:space="preserve">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xml:space="preserve">, </w:t>
      </w:r>
      <w:proofErr w:type="spellStart"/>
      <w:r w:rsidRPr="00E2096D">
        <w:t>Yuxin</w:t>
      </w:r>
      <w:proofErr w:type="spellEnd"/>
      <w:r w:rsidRPr="00E2096D">
        <w:t xml:space="preserve">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3D97FC15" w:rsidR="009F018B" w:rsidRDefault="009F018B" w:rsidP="00F138CF">
      <w:pPr>
        <w:pStyle w:val="Body"/>
        <w:numPr>
          <w:ilvl w:val="0"/>
          <w:numId w:val="35"/>
        </w:numPr>
      </w:pPr>
      <w:proofErr w:type="spellStart"/>
      <w:r>
        <w:t>CyVerse</w:t>
      </w:r>
      <w:proofErr w:type="spellEnd"/>
      <w:r>
        <w:t>, University of Arizona</w:t>
      </w:r>
      <w:r w:rsidR="00153674">
        <w:t xml:space="preserve">, </w:t>
      </w:r>
      <w:proofErr w:type="spellStart"/>
      <w:r w:rsidR="00153674">
        <w:t>Tuscon</w:t>
      </w:r>
      <w:proofErr w:type="spellEnd"/>
      <w:r w:rsidR="00153674">
        <w:t>, AZ</w:t>
      </w:r>
    </w:p>
    <w:p w14:paraId="1CD9D228" w14:textId="5D2A120E" w:rsidR="00153674" w:rsidRDefault="000C7056" w:rsidP="00F138CF">
      <w:pPr>
        <w:pStyle w:val="Body"/>
        <w:numPr>
          <w:ilvl w:val="0"/>
          <w:numId w:val="35"/>
        </w:numPr>
      </w:pPr>
      <w:r>
        <w:t>Productions in Agriculture Department</w:t>
      </w:r>
      <w:r w:rsidR="00153674" w:rsidRPr="00153674">
        <w:t>, Crop Production Unit, Walloon Agricultural Research Centre (CRA-W), Gembloux, Belgium</w:t>
      </w:r>
    </w:p>
    <w:p w14:paraId="6A0B94D4" w14:textId="29D649CC" w:rsidR="009F018B" w:rsidRDefault="009F018B" w:rsidP="00F138CF">
      <w:pPr>
        <w:pStyle w:val="Body"/>
        <w:numPr>
          <w:ilvl w:val="0"/>
          <w:numId w:val="35"/>
        </w:numPr>
      </w:pPr>
      <w:r w:rsidRPr="00F138CF">
        <w:t xml:space="preserve">Unidad </w:t>
      </w:r>
      <w:proofErr w:type="spellStart"/>
      <w:r w:rsidRPr="00F138CF">
        <w:t>Integrada</w:t>
      </w:r>
      <w:proofErr w:type="spellEnd"/>
      <w:r w:rsidRPr="00F138CF">
        <w:t xml:space="preserve"> </w:t>
      </w:r>
      <w:proofErr w:type="spellStart"/>
      <w:r w:rsidRPr="00F138CF">
        <w:t>Balcarce</w:t>
      </w:r>
      <w:proofErr w:type="spellEnd"/>
      <w:r w:rsidRPr="00F138CF">
        <w:t xml:space="preserve">, </w:t>
      </w:r>
      <w:proofErr w:type="spellStart"/>
      <w:r w:rsidRPr="00F138CF">
        <w:t>Facultad</w:t>
      </w:r>
      <w:proofErr w:type="spellEnd"/>
      <w:r w:rsidRPr="00F138CF">
        <w:t xml:space="preserve"> de </w:t>
      </w:r>
      <w:proofErr w:type="spellStart"/>
      <w:r w:rsidRPr="00F138CF">
        <w:t>Ciencias</w:t>
      </w:r>
      <w:proofErr w:type="spellEnd"/>
      <w:r w:rsidRPr="00F138CF">
        <w:t xml:space="preserve"> </w:t>
      </w:r>
      <w:proofErr w:type="spellStart"/>
      <w:r w:rsidRPr="00F138CF">
        <w:t>Agrarias</w:t>
      </w:r>
      <w:proofErr w:type="spellEnd"/>
      <w:r w:rsidRPr="00F138CF">
        <w:t xml:space="preserve"> (</w:t>
      </w:r>
      <w:proofErr w:type="spellStart"/>
      <w:r w:rsidRPr="00F138CF">
        <w:t>UNMdP</w:t>
      </w:r>
      <w:proofErr w:type="spellEnd"/>
      <w:r w:rsidRPr="00F138CF">
        <w:t xml:space="preserve">)-INTA </w:t>
      </w:r>
      <w:proofErr w:type="spellStart"/>
      <w:r w:rsidRPr="00F138CF">
        <w:t>Balcarce</w:t>
      </w:r>
      <w:proofErr w:type="spellEnd"/>
      <w:r>
        <w:t>.</w:t>
      </w:r>
      <w:r w:rsidRPr="00F138CF">
        <w:t xml:space="preserve"> </w:t>
      </w:r>
      <w:proofErr w:type="spellStart"/>
      <w:r w:rsidRPr="00F138CF">
        <w:t>Ruta</w:t>
      </w:r>
      <w:proofErr w:type="spellEnd"/>
      <w:r w:rsidRPr="00F138CF">
        <w:t xml:space="preserve"> 226 km 73,5 (7620) </w:t>
      </w:r>
      <w:proofErr w:type="spellStart"/>
      <w:r w:rsidRPr="00F138CF">
        <w:t>Balcarce</w:t>
      </w:r>
      <w:proofErr w:type="spellEnd"/>
      <w:r w:rsidRPr="00F138CF">
        <w:t>,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6DABFF68" w:rsidR="009F018B" w:rsidRPr="00E2096D" w:rsidRDefault="009F018B" w:rsidP="003561D2">
      <w:pPr>
        <w:pStyle w:val="Body"/>
      </w:pPr>
      <w:r>
        <w:t xml:space="preserve">* Corresponding Author: </w:t>
      </w:r>
      <w:r w:rsidR="00153674">
        <w:t>bohm0072</w:t>
      </w:r>
      <w:r>
        <w:t>@umn.edu</w:t>
      </w:r>
    </w:p>
    <w:p w14:paraId="5B29FC9F" w14:textId="77777777" w:rsidR="009F018B" w:rsidRDefault="009F018B" w:rsidP="008970F9">
      <w:r>
        <w:br w:type="page"/>
      </w:r>
    </w:p>
    <w:p w14:paraId="74CD3D1F" w14:textId="125C84E2" w:rsidR="009F018B" w:rsidRDefault="009F018B" w:rsidP="003561D2">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w:t>
      </w:r>
      <w:r w:rsidR="00153674">
        <w:t xml:space="preserve"> the</w:t>
      </w:r>
      <w:r w:rsidRPr="008970F9">
        <w:t xml:space="preserve"> critical N concentration [%N</w:t>
      </w:r>
      <w:r w:rsidRPr="008970F9">
        <w:rPr>
          <w:vertAlign w:val="subscript"/>
        </w:rPr>
        <w:t>c</w:t>
      </w:r>
      <w:r w:rsidRPr="008970F9">
        <w:t xml:space="preserve">]. This study implements a </w:t>
      </w:r>
      <w:proofErr w:type="gramStart"/>
      <w:r>
        <w:t>partially-pooled</w:t>
      </w:r>
      <w:proofErr w:type="gramEnd"/>
      <w:r>
        <w:t xml:space="preserve">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w:t>
      </w:r>
      <w:r w:rsidR="00153674">
        <w:t>[∆%N</w:t>
      </w:r>
      <w:r w:rsidR="00153674" w:rsidRPr="008970F9">
        <w:rPr>
          <w:vertAlign w:val="subscript"/>
        </w:rPr>
        <w:t>c</w:t>
      </w:r>
      <w:r w:rsidR="00153674">
        <w:t xml:space="preserve">] </w:t>
      </w:r>
      <w:r w:rsidRPr="008970F9">
        <w:t xml:space="preserve">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w:t>
      </w:r>
      <w:proofErr w:type="gramStart"/>
      <w:r>
        <w:t>partially-pooled</w:t>
      </w:r>
      <w:proofErr w:type="gramEnd"/>
      <w:r>
        <w:t xml:space="preserve">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t>
      </w:r>
      <w:r w:rsidR="00153674">
        <w:t>that</w:t>
      </w:r>
      <w:r>
        <w:t xml:space="preserve"> result from</w:t>
      </w:r>
      <w:r>
        <w:rPr>
          <w:rStyle w:val="CommentReferenc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t>
      </w:r>
      <w:del w:id="0" w:author="Brian Bohman" w:date="2022-11-09T09:52:00Z">
        <w:r w:rsidDel="00536E50">
          <w:delText>was attributed to</w:delText>
        </w:r>
      </w:del>
      <w:ins w:id="1" w:author="Brian Bohman" w:date="2022-11-09T09:52:00Z">
        <w:r w:rsidR="00536E50">
          <w:t>was hypothesized to be related to</w:t>
        </w:r>
      </w:ins>
      <w:r>
        <w:t xml:space="preserve">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w:t>
      </w:r>
      <w:r w:rsidR="00153674">
        <w:t xml:space="preserve">lower and upper </w:t>
      </w:r>
      <w:r w:rsidRPr="008970F9">
        <w:t xml:space="preserve">boundary values for the credible region (i.e., </w:t>
      </w:r>
      <w:proofErr w:type="spellStart"/>
      <w:r w:rsidRPr="008970F9">
        <w:t>CNDC</w:t>
      </w:r>
      <w:r w:rsidRPr="008970F9">
        <w:rPr>
          <w:vertAlign w:val="subscript"/>
        </w:rPr>
        <w:t>lo</w:t>
      </w:r>
      <w:proofErr w:type="spellEnd"/>
      <w:r w:rsidRPr="008970F9">
        <w:t xml:space="preserve"> and </w:t>
      </w:r>
      <w:proofErr w:type="spellStart"/>
      <w:r w:rsidRPr="008970F9">
        <w:t>CNDC</w:t>
      </w:r>
      <w:r w:rsidRPr="008970F9">
        <w:rPr>
          <w:vertAlign w:val="subscript"/>
        </w:rPr>
        <w:t>up</w:t>
      </w:r>
      <w:proofErr w:type="spellEnd"/>
      <w:r w:rsidRPr="008970F9">
        <w:t xml:space="preserve">) </w:t>
      </w:r>
      <w:r>
        <w:t xml:space="preserve">derived using the Bayesian framework </w:t>
      </w:r>
      <w:r w:rsidRPr="008970F9">
        <w:t>should be used in calculation of N nutrition index (and other calculations) to account for uncertainty</w:t>
      </w:r>
      <w:r w:rsidR="00444EE4">
        <w:t xml:space="preserve"> in </w:t>
      </w:r>
      <w:r w:rsidR="00444EE4" w:rsidRPr="008970F9">
        <w:t>%N</w:t>
      </w:r>
      <w:r w:rsidR="00444EE4" w:rsidRPr="008970F9">
        <w:rPr>
          <w:vertAlign w:val="subscript"/>
        </w:rPr>
        <w:t>c</w:t>
      </w:r>
      <w:r w:rsidRPr="008970F9">
        <w:t>.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7F3FDE58" w:rsidR="001D6288" w:rsidRDefault="009F018B" w:rsidP="00CB3F3E">
      <w:pPr>
        <w:pStyle w:val="Body"/>
      </w:pPr>
      <w:r w:rsidRPr="00B5307A">
        <w:rPr>
          <w:b/>
          <w:u w:val="single"/>
        </w:rPr>
        <w:lastRenderedPageBreak/>
        <w:t>Keywords</w:t>
      </w:r>
      <w:r w:rsidRPr="00B5307A">
        <w:rPr>
          <w:bCs/>
        </w:rPr>
        <w:t>:</w:t>
      </w:r>
      <w:r w:rsidRPr="00261370">
        <w:rPr>
          <w:b/>
        </w:rPr>
        <w:t xml:space="preserve"> </w:t>
      </w:r>
      <w:r w:rsidR="00153674">
        <w:rPr>
          <w:bCs/>
        </w:rPr>
        <w:t xml:space="preserve">critical N concentration;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B3F3E">
      <w:pPr>
        <w:pStyle w:val="Body"/>
      </w:pPr>
    </w:p>
    <w:p w14:paraId="51334280" w14:textId="408B8B18" w:rsidR="003F1C56" w:rsidRDefault="003F1C56" w:rsidP="00CB3F3E">
      <w:pPr>
        <w:pStyle w:val="Body"/>
      </w:pPr>
      <w:r>
        <w:rPr>
          <w:b/>
          <w:bCs/>
          <w:u w:val="single"/>
        </w:rPr>
        <w:t>Abbreviations</w:t>
      </w:r>
      <w:r>
        <w:t>:</w:t>
      </w:r>
      <w:r w:rsidRPr="003F1C56">
        <w:t xml:space="preserve"> </w:t>
      </w:r>
      <w:r w:rsidRPr="00A10A58">
        <w:t xml:space="preserve">NUE, nitrogen use efficiency; NUpE, nitrogen uptake efficiency; NUtE, nitrogen utilization efficiency; NNI, nitrogen nutrition index; CNDC, critical nitrogen dilution curve; CNUC, critical nitrogen uptake curve; </w:t>
      </w:r>
      <w:proofErr w:type="spellStart"/>
      <w:r w:rsidRPr="00A10A58">
        <w:t>CNUtEC</w:t>
      </w:r>
      <w:proofErr w:type="spellEnd"/>
      <w:r w:rsidRPr="00A10A58">
        <w:t>, critical nitrogen utilization efficiency curve; W, total dry weight plant biomass;</w:t>
      </w:r>
      <w:r>
        <w:t xml:space="preserve"> </w:t>
      </w:r>
      <w:proofErr w:type="spellStart"/>
      <w:r w:rsidRPr="00A10A58">
        <w:t>N</w:t>
      </w:r>
      <w:r w:rsidRPr="00A10A58">
        <w:rPr>
          <w:vertAlign w:val="subscript"/>
        </w:rPr>
        <w:t>Plant</w:t>
      </w:r>
      <w:proofErr w:type="spellEnd"/>
      <w:r w:rsidRPr="00A10A58">
        <w:t xml:space="preserve">, plant nitrogen </w:t>
      </w:r>
      <w:r>
        <w:t xml:space="preserve">content, </w:t>
      </w:r>
      <w:r w:rsidRPr="00A10A58">
        <w:t>%</w:t>
      </w:r>
      <w:proofErr w:type="spellStart"/>
      <w:r w:rsidRPr="00A10A58">
        <w:t>N</w:t>
      </w:r>
      <w:r w:rsidRPr="00A10A58">
        <w:rPr>
          <w:vertAlign w:val="subscript"/>
        </w:rPr>
        <w:t>Plant</w:t>
      </w:r>
      <w:proofErr w:type="spellEnd"/>
      <w:r w:rsidRPr="00A10A58">
        <w:t>, plant nitrogen concentration; %N</w:t>
      </w:r>
      <w:r>
        <w:rPr>
          <w:vertAlign w:val="subscript"/>
        </w:rPr>
        <w:t>c</w:t>
      </w:r>
      <w:r w:rsidRPr="00A10A58">
        <w:t xml:space="preserve">, critical plant nitrogen concentration; </w:t>
      </w:r>
      <w:proofErr w:type="spellStart"/>
      <w:r w:rsidRPr="00A10A58">
        <w:t>NUtE</w:t>
      </w:r>
      <w:r w:rsidR="00330914">
        <w:rPr>
          <w:vertAlign w:val="subscript"/>
        </w:rPr>
        <w:t>c</w:t>
      </w:r>
      <w:proofErr w:type="spellEnd"/>
      <w:r w:rsidRPr="00A10A58">
        <w:t>, critical nitrogen utilization efficiency</w:t>
      </w:r>
      <w:r>
        <w:t>; ∆%N</w:t>
      </w:r>
      <w:r>
        <w:rPr>
          <w:vertAlign w:val="subscript"/>
        </w:rPr>
        <w:t>c</w:t>
      </w:r>
      <w:r>
        <w:t xml:space="preserve">, difference in critical nitrogen concentration; </w:t>
      </w:r>
      <w:r w:rsidRPr="00DB66FC">
        <w:t>%</w:t>
      </w:r>
      <w:proofErr w:type="spellStart"/>
      <w:r w:rsidRPr="00DB66FC">
        <w:t>N</w:t>
      </w:r>
      <w:r w:rsidRPr="00DB66FC">
        <w:rPr>
          <w:vertAlign w:val="subscript"/>
        </w:rPr>
        <w:t>c,up</w:t>
      </w:r>
      <w:proofErr w:type="spellEnd"/>
      <w:r>
        <w:t xml:space="preserve">, upper bounds of credible </w:t>
      </w:r>
      <w:r w:rsidR="00505B92">
        <w:t>interval</w:t>
      </w:r>
      <w:r>
        <w:t xml:space="preserve"> for critical nitrogen concentration; </w:t>
      </w:r>
      <w:r w:rsidRPr="00DB66FC">
        <w:t>%</w:t>
      </w:r>
      <w:proofErr w:type="spellStart"/>
      <w:r w:rsidRPr="00DB66FC">
        <w:t>N</w:t>
      </w:r>
      <w:r w:rsidRPr="00DB66FC">
        <w:rPr>
          <w:vertAlign w:val="subscript"/>
        </w:rPr>
        <w:t>c,</w:t>
      </w:r>
      <w:r>
        <w:rPr>
          <w:vertAlign w:val="subscript"/>
        </w:rPr>
        <w:t>lo</w:t>
      </w:r>
      <w:proofErr w:type="spellEnd"/>
      <w:r>
        <w:t xml:space="preserve">, lower bounds of credible </w:t>
      </w:r>
      <w:r w:rsidR="00505B92">
        <w:t>interval</w:t>
      </w:r>
      <w:r>
        <w:t xml:space="preserve"> for critical nitrogen concentration; </w:t>
      </w:r>
      <w:proofErr w:type="spellStart"/>
      <w:r>
        <w:t>NNI</w:t>
      </w:r>
      <w:r>
        <w:rPr>
          <w:vertAlign w:val="subscript"/>
        </w:rPr>
        <w:t>up</w:t>
      </w:r>
      <w:proofErr w:type="spellEnd"/>
      <w:r>
        <w:t xml:space="preserve">, upper bound of </w:t>
      </w:r>
      <w:r w:rsidR="00505B92">
        <w:t xml:space="preserve">credible interval for </w:t>
      </w:r>
      <w:r>
        <w:t xml:space="preserve">nitrogen nutrition index value; </w:t>
      </w:r>
      <w:proofErr w:type="spellStart"/>
      <w:r>
        <w:t>NNI</w:t>
      </w:r>
      <w:r>
        <w:rPr>
          <w:vertAlign w:val="subscript"/>
        </w:rPr>
        <w:t>lo</w:t>
      </w:r>
      <w:proofErr w:type="spellEnd"/>
      <w:r>
        <w:t xml:space="preserve">, lower bound of </w:t>
      </w:r>
      <w:r w:rsidR="00505B92">
        <w:t xml:space="preserve">credible interval for </w:t>
      </w:r>
      <w:r>
        <w:t xml:space="preserve">nitrogen nutrition index value; </w:t>
      </w:r>
      <w:proofErr w:type="spellStart"/>
      <w:r>
        <w:t>CNDC</w:t>
      </w:r>
      <w:r>
        <w:rPr>
          <w:vertAlign w:val="subscript"/>
        </w:rPr>
        <w:t>lo</w:t>
      </w:r>
      <w:proofErr w:type="spellEnd"/>
      <w:r>
        <w:t xml:space="preserve">, lower boundary of </w:t>
      </w:r>
      <w:r w:rsidR="00505B92">
        <w:t xml:space="preserve">credible region for </w:t>
      </w:r>
      <w:r>
        <w:t xml:space="preserve">critical nitrogen dilution curve; </w:t>
      </w:r>
      <w:proofErr w:type="spellStart"/>
      <w:r>
        <w:t>CNDC</w:t>
      </w:r>
      <w:r>
        <w:rPr>
          <w:vertAlign w:val="subscript"/>
        </w:rPr>
        <w:t>up</w:t>
      </w:r>
      <w:proofErr w:type="spellEnd"/>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B3F3E">
      <w:pPr>
        <w:pStyle w:val="Body"/>
      </w:pPr>
      <w:r>
        <w:br w:type="page"/>
      </w:r>
    </w:p>
    <w:p w14:paraId="4950E9B9" w14:textId="77777777" w:rsidR="009F018B" w:rsidRDefault="009F018B" w:rsidP="009F018B">
      <w:pPr>
        <w:pStyle w:val="Heading1"/>
        <w:ind w:left="432" w:hanging="432"/>
        <w:rPr>
          <w:lang w:eastAsia="zh-CN"/>
        </w:rPr>
      </w:pPr>
      <w:r w:rsidRPr="007F2582">
        <w:rPr>
          <w:lang w:eastAsia="zh-CN"/>
        </w:rPr>
        <w:lastRenderedPageBreak/>
        <w:t>Introduction</w:t>
      </w:r>
    </w:p>
    <w:p w14:paraId="40234503" w14:textId="7248FDED" w:rsidR="009F018B" w:rsidRDefault="009F018B" w:rsidP="00E072BF">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w:t>
      </w:r>
      <w:del w:id="2" w:author="Brian Bohman" w:date="2022-11-09T18:02:00Z">
        <w:r w:rsidDel="002B5C12">
          <w:delText xml:space="preserve">Unlike the yield-goal or rate-response approach where the optimal N fertilizer rate is empirically based on the marginal economic returns to yield from N fertilizer (i.e., economic optimum N rate [EONR]) under a given set of genotype [G], environment [E], and management [M] factors </w:delText>
        </w:r>
        <w:r w:rsidDel="002B5C12">
          <w:rPr>
            <w:noProof/>
          </w:rPr>
          <w:delText>(Morris et al., 2018; Nigon et al., 2019)</w:delText>
        </w:r>
        <w:r w:rsidDel="002B5C12">
          <w:delText>, t</w:delText>
        </w:r>
      </w:del>
      <w:ins w:id="3" w:author="Brian Bohman" w:date="2022-11-09T18:02:00Z">
        <w:r w:rsidR="002B5C12">
          <w:t>T</w:t>
        </w:r>
      </w:ins>
      <w:r>
        <w:t xml:space="preserve">he NNI framework has conventionally been considered generalizable across E × M effects (e.g., year-to-year, geographic, or cultural practices variability) and can be defined for any </w:t>
      </w:r>
      <w:proofErr w:type="gramStart"/>
      <w:r>
        <w:t>particular G</w:t>
      </w:r>
      <w:proofErr w:type="gramEnd"/>
      <w:r>
        <w:t xml:space="preserve"> effect (e.g., crop species or cultivar). In this manner, NNI </w:t>
      </w:r>
      <w:ins w:id="4" w:author="Brian Bohman" w:date="2022-11-09T09:39:00Z">
        <w:r w:rsidR="000E47C8">
          <w:t xml:space="preserve">reflects intrinsic physiological properties and </w:t>
        </w:r>
      </w:ins>
      <w:del w:id="5" w:author="Brian Bohman" w:date="2022-11-09T09:40:00Z">
        <w:r w:rsidDel="000E47C8">
          <w:delText xml:space="preserve">is </w:delText>
        </w:r>
      </w:del>
      <w:del w:id="6" w:author="Brian Bohman" w:date="2022-11-09T09:39:00Z">
        <w:r w:rsidDel="000E47C8">
          <w:delText xml:space="preserve">considered to </w:delText>
        </w:r>
      </w:del>
      <w:del w:id="7" w:author="Brian Bohman" w:date="2022-11-09T09:40:00Z">
        <w:r w:rsidDel="000E47C8">
          <w:delText xml:space="preserve">represent </w:delText>
        </w:r>
      </w:del>
      <w:del w:id="8" w:author="Brian Bohman" w:date="2022-11-09T09:39:00Z">
        <w:r w:rsidDel="000E47C8">
          <w:delText xml:space="preserve">intrinsic physiological properties </w:delText>
        </w:r>
      </w:del>
      <w:del w:id="9" w:author="Brian Bohman" w:date="2022-11-09T09:41:00Z">
        <w:r w:rsidDel="000E47C8">
          <w:rPr>
            <w:noProof/>
          </w:rPr>
          <w:delText>(Sadras &amp; Lemaire, 2014)</w:delText>
        </w:r>
        <w:r w:rsidDel="000E47C8">
          <w:delText xml:space="preserve"> </w:delText>
        </w:r>
      </w:del>
      <w:ins w:id="10" w:author="Brian Bohman" w:date="2022-11-09T09:40:00Z">
        <w:r w:rsidR="000E47C8">
          <w:t xml:space="preserve">reflects absolute crop N status across </w:t>
        </w:r>
      </w:ins>
      <w:del w:id="11" w:author="Brian Bohman" w:date="2022-11-09T09:40:00Z">
        <w:r w:rsidDel="000E47C8">
          <w:delText xml:space="preserve">rather than a parameter otherwise subject to </w:delText>
        </w:r>
      </w:del>
      <w:r>
        <w:t xml:space="preserve">variation </w:t>
      </w:r>
      <w:ins w:id="12" w:author="Brian Bohman" w:date="2022-11-09T09:40:00Z">
        <w:r w:rsidR="000E47C8">
          <w:t>in</w:t>
        </w:r>
      </w:ins>
      <w:del w:id="13" w:author="Brian Bohman" w:date="2022-11-09T09:40:00Z">
        <w:r w:rsidDel="000E47C8">
          <w:delText>under</w:delText>
        </w:r>
      </w:del>
      <w:r>
        <w:t xml:space="preserve"> environmental conditions (e.g., net soil N supply) or management practices (e.g., rate, source, timing, and placement of N fertilizer)</w:t>
      </w:r>
      <w:ins w:id="14" w:author="Brian Bohman" w:date="2022-11-09T09:41:00Z">
        <w:r w:rsidR="000E47C8">
          <w:t xml:space="preserve"> </w:t>
        </w:r>
        <w:r w:rsidR="000E47C8">
          <w:rPr>
            <w:noProof/>
          </w:rPr>
          <w:t>(Sadras &amp; Lemaire, 2014)</w:t>
        </w:r>
      </w:ins>
      <w:r>
        <w:t>.</w:t>
      </w:r>
    </w:p>
    <w:p w14:paraId="241B4B20" w14:textId="77777777" w:rsidR="009F018B" w:rsidRDefault="009F018B" w:rsidP="00E072BF">
      <w:pPr>
        <w:pStyle w:val="Body"/>
        <w:spacing w:after="240"/>
      </w:pPr>
      <w:r>
        <w:t>The NNI approach is defined based on the allometric relationship of declining plant N concentration [%</w:t>
      </w:r>
      <w:proofErr w:type="spellStart"/>
      <w:r>
        <w:t>N</w:t>
      </w:r>
      <w:r>
        <w:rPr>
          <w:vertAlign w:val="subscript"/>
        </w:rPr>
        <w:t>Plant</w:t>
      </w:r>
      <w:proofErr w:type="spellEnd"/>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E072BF">
      <w:pPr>
        <w:pStyle w:val="Body"/>
        <w:spacing w:after="240"/>
      </w:pPr>
      <w:bookmarkStart w:id="15"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15"/>
      <w:r>
        <w:t>1]</w:t>
      </w:r>
    </w:p>
    <w:p w14:paraId="7F32302E" w14:textId="238CC47D" w:rsidR="009F018B" w:rsidRDefault="009F018B" w:rsidP="00E072BF">
      <w:pPr>
        <w:pStyle w:val="Body"/>
        <w:spacing w:after="240"/>
      </w:pPr>
      <w:r>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del w:id="16" w:author="Brian Bohman" w:date="2022-11-09T09:45:00Z">
        <w:r w:rsidDel="000E47C8">
          <w:delText xml:space="preserve">effectively </w:delText>
        </w:r>
      </w:del>
      <w:r>
        <w:t>represents the</w:t>
      </w:r>
      <w:ins w:id="17" w:author="Brian Bohman" w:date="2022-11-09T09:43:00Z">
        <w:r w:rsidR="000E47C8">
          <w:t xml:space="preserve"> ratio of the relative</w:t>
        </w:r>
      </w:ins>
      <w:r>
        <w:t xml:space="preserve"> rate of decline in %N</w:t>
      </w:r>
      <w:r>
        <w:rPr>
          <w:vertAlign w:val="subscript"/>
        </w:rPr>
        <w:t>c</w:t>
      </w:r>
      <w:r>
        <w:t xml:space="preserve"> </w:t>
      </w:r>
      <w:ins w:id="18" w:author="Brian Bohman" w:date="2022-11-09T09:43:00Z">
        <w:r w:rsidR="000E47C8">
          <w:t xml:space="preserve">to the </w:t>
        </w:r>
        <w:r w:rsidR="000E47C8">
          <w:lastRenderedPageBreak/>
          <w:t xml:space="preserve">relative rate of increase </w:t>
        </w:r>
      </w:ins>
      <w:ins w:id="19" w:author="Brian Bohman" w:date="2022-11-09T09:44:00Z">
        <w:r w:rsidR="000E47C8">
          <w:t>in</w:t>
        </w:r>
      </w:ins>
      <w:del w:id="20" w:author="Brian Bohman" w:date="2022-11-09T09:44:00Z">
        <w:r w:rsidDel="000E47C8">
          <w:delText>a</w:delText>
        </w:r>
      </w:del>
      <w:del w:id="21" w:author="Brian Bohman" w:date="2022-11-09T09:43:00Z">
        <w:r w:rsidDel="000E47C8">
          <w:delText>s</w:delText>
        </w:r>
      </w:del>
      <w:r>
        <w:t xml:space="preserve"> W</w:t>
      </w:r>
      <w:del w:id="22" w:author="Brian Bohman" w:date="2022-11-09T09:44:00Z">
        <w:r w:rsidDel="000E47C8">
          <w:delText xml:space="preserve"> increases</w:delText>
        </w:r>
      </w:del>
      <w:r>
        <w:t>. Using the CNDC, NNI values are then calculated as ratio of %</w:t>
      </w:r>
      <w:proofErr w:type="spellStart"/>
      <w:r>
        <w:t>N</w:t>
      </w:r>
      <w:r>
        <w:rPr>
          <w:vertAlign w:val="subscript"/>
        </w:rPr>
        <w:t>Plant</w:t>
      </w:r>
      <w:proofErr w:type="spellEnd"/>
      <w:r w:rsidRPr="00CE618F">
        <w:t xml:space="preserve"> </w:t>
      </w:r>
      <w:r>
        <w:t>and %N</w:t>
      </w:r>
      <w:r>
        <w:rPr>
          <w:vertAlign w:val="subscript"/>
        </w:rPr>
        <w:t>c</w:t>
      </w:r>
      <w:r>
        <w:t>:</w:t>
      </w:r>
    </w:p>
    <w:p w14:paraId="436F5E5B" w14:textId="77777777" w:rsidR="009F018B" w:rsidRPr="00AA73E4" w:rsidRDefault="009F018B" w:rsidP="00E072BF">
      <w:pPr>
        <w:pStyle w:val="Body"/>
        <w:spacing w:after="240"/>
      </w:pPr>
      <w:r>
        <w:t>NNI = %</w:t>
      </w:r>
      <w:proofErr w:type="spellStart"/>
      <w:r>
        <w:t>N</w:t>
      </w:r>
      <w:r>
        <w:rPr>
          <w:vertAlign w:val="subscript"/>
        </w:rPr>
        <w:t>Plant</w:t>
      </w:r>
      <w:proofErr w:type="spellEnd"/>
      <w:r>
        <w:t xml:space="preserve"> / %N</w:t>
      </w:r>
      <w:r w:rsidRPr="00BB1EA6">
        <w:rPr>
          <w:vertAlign w:val="subscript"/>
        </w:rPr>
        <w:t>c</w:t>
      </w:r>
      <w:r>
        <w:tab/>
        <w:t>[2]</w:t>
      </w:r>
    </w:p>
    <w:p w14:paraId="22839676" w14:textId="77777777" w:rsidR="009F018B" w:rsidRPr="00EC2BA2" w:rsidRDefault="009F018B" w:rsidP="00E072BF">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E072BF">
      <w:pPr>
        <w:pStyle w:val="Body"/>
        <w:spacing w:after="240"/>
      </w:pPr>
      <w:r>
        <w:t xml:space="preserve">A robust theoretical framework has been developed to explain decline in N concentration as biomass increases, but the application of this theory is </w:t>
      </w:r>
      <w:proofErr w:type="gramStart"/>
      <w:r>
        <w:t>most commonly restricted</w:t>
      </w:r>
      <w:proofErr w:type="gramEnd"/>
      <w:r>
        <w:t xml:space="preserve">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113C8616" w:rsidR="009F018B" w:rsidRPr="009F4200" w:rsidRDefault="009F018B" w:rsidP="00E072BF">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w:t>
      </w:r>
      <w:ins w:id="23" w:author="Brian Bohman" w:date="2022-11-09T09:46:00Z">
        <w:r w:rsidR="000E47C8">
          <w:t>Acceleration of d</w:t>
        </w:r>
      </w:ins>
      <w:del w:id="24" w:author="Brian Bohman" w:date="2022-11-09T09:46:00Z">
        <w:r w:rsidDel="000E47C8">
          <w:delText>D</w:delText>
        </w:r>
      </w:del>
      <w:r>
        <w:t xml:space="preserve">ilution of N beyond the vegetative period primarily occurs as low N biomass (i.e., starch) accumulates in storage tissues such as grain or tubers, and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observed that as an increasing proportion of biomass accumulates in tubers, the rate of decline in N concentration increases with increasing biomass. Certain crops, such as potato, </w:t>
      </w:r>
      <w:r>
        <w:lastRenderedPageBreak/>
        <w:t xml:space="preserve">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E072BF">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E072BF">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7C25BCA7" w:rsidR="009F018B" w:rsidRDefault="002B5C12" w:rsidP="002B5C12">
      <w:pPr>
        <w:pStyle w:val="Body"/>
        <w:spacing w:after="240"/>
      </w:pPr>
      <w:ins w:id="25" w:author="Brian Bohman" w:date="2022-11-09T18:09:00Z">
        <w:r w:rsidRPr="002B5C12">
          <w:rPr>
            <w:lang w:bidi="en-US"/>
          </w:rPr>
          <w:t>Previous CNDCs for potato have been developed with different statistical methods and limited quantification of their uncertainty</w:t>
        </w:r>
      </w:ins>
      <w:del w:id="26" w:author="Brian Bohman" w:date="2022-11-09T18:09:00Z">
        <w:r w:rsidR="009F018B" w:rsidDel="002B5C12">
          <w:delText>Previous development of CNDCs for potato</w:delText>
        </w:r>
      </w:del>
      <w:r w:rsidR="009F018B">
        <w:t xml:space="preserve"> </w:t>
      </w:r>
      <w:r w:rsidR="009F018B">
        <w:rPr>
          <w:noProof/>
        </w:rPr>
        <w:t>(Duchenne et al., 1997; Bélanger et al., 2001a; Giletto &amp; Echeverría, 2015; Ben Abdallah et al., 2016)</w:t>
      </w:r>
      <w:ins w:id="27" w:author="Brian Bohman" w:date="2022-11-09T18:09:00Z">
        <w:r>
          <w:t xml:space="preserve">. </w:t>
        </w:r>
      </w:ins>
      <w:del w:id="28" w:author="Brian Bohman" w:date="2022-11-09T18:09:00Z">
        <w:r w:rsidR="009F018B" w:rsidDel="002B5C12">
          <w:delText xml:space="preserve"> has been conducted using a non-uniform set of statistical methods and with limited quantification of uncertainty in either the range of plausible </w:delText>
        </w:r>
        <w:r w:rsidR="009F018B" w:rsidDel="002B5C12">
          <w:rPr>
            <w:szCs w:val="18"/>
          </w:rPr>
          <w:delText>%N</w:delText>
        </w:r>
        <w:r w:rsidR="009F018B" w:rsidDel="002B5C12">
          <w:rPr>
            <w:szCs w:val="18"/>
            <w:vertAlign w:val="subscript"/>
          </w:rPr>
          <w:delText>c</w:delText>
        </w:r>
        <w:r w:rsidR="009F018B" w:rsidDel="002B5C12">
          <w:delText xml:space="preserve"> values or the fitted parameter values themselves. </w:delText>
        </w:r>
      </w:del>
      <w:r w:rsidR="009F018B">
        <w:t xml:space="preserve">This makes it difficult to ascertain whether observed differences in CNDCs result from underlying G × E × M effects, are confounded by the limitations </w:t>
      </w:r>
      <w:r w:rsidR="009F018B">
        <w:lastRenderedPageBreak/>
        <w:t xml:space="preserve">of the statistical approach, or biased due to insufficient quantity or quality of experimental data </w:t>
      </w:r>
      <w:r w:rsidR="009F018B" w:rsidRPr="008970F9">
        <w:t>(</w:t>
      </w:r>
      <w:r w:rsidR="009F018B">
        <w:t>e.g.</w:t>
      </w:r>
      <w:r w:rsidR="009F018B" w:rsidRPr="008970F9">
        <w:t>, unbalanced distribution of N limiting and non-N limiting observations)</w:t>
      </w:r>
      <w:r w:rsidR="009F018B">
        <w:t>.</w:t>
      </w:r>
    </w:p>
    <w:p w14:paraId="19123712" w14:textId="677EA0F3" w:rsidR="009F018B" w:rsidDel="002B5C12" w:rsidRDefault="009F018B" w:rsidP="00E072BF">
      <w:pPr>
        <w:pStyle w:val="Body"/>
        <w:spacing w:after="240"/>
        <w:rPr>
          <w:del w:id="29" w:author="Brian Bohman" w:date="2022-11-09T18:11:00Z"/>
        </w:rPr>
      </w:pPr>
      <w:r>
        <w:t>The conventional approach to fit a CNDC consists of a two-step process: first, the critical points from the relationship of %</w:t>
      </w:r>
      <w:proofErr w:type="spellStart"/>
      <w:r>
        <w:t>N</w:t>
      </w:r>
      <w:r>
        <w:rPr>
          <w:vertAlign w:val="subscript"/>
        </w:rPr>
        <w:t>Plant</w:t>
      </w:r>
      <w:proofErr w:type="spellEnd"/>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ins w:id="30" w:author="Brian Bohman" w:date="2022-11-09T18:11:00Z">
        <w:r w:rsidR="002B5C12">
          <w:t xml:space="preserve"> </w:t>
        </w:r>
      </w:ins>
    </w:p>
    <w:p w14:paraId="6AD76309" w14:textId="34B0D559" w:rsidR="009F018B" w:rsidDel="002B5C12" w:rsidRDefault="009F018B" w:rsidP="00E072BF">
      <w:pPr>
        <w:pStyle w:val="Body"/>
        <w:spacing w:after="240"/>
        <w:rPr>
          <w:del w:id="31" w:author="Brian Bohman" w:date="2022-11-09T18:11:00Z"/>
        </w:rPr>
      </w:pP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ins w:id="32" w:author="Brian Bohman" w:date="2022-11-09T18:11:00Z">
        <w:r w:rsidR="002B5C12">
          <w:t xml:space="preserve"> </w:t>
        </w:r>
      </w:ins>
    </w:p>
    <w:p w14:paraId="63FF44A2" w14:textId="7BBD3089" w:rsidR="009F018B" w:rsidRDefault="009F018B" w:rsidP="00450527">
      <w:pPr>
        <w:pStyle w:val="Body"/>
        <w:spacing w:after="240"/>
      </w:pPr>
      <w:r>
        <w:t xml:space="preserve">In contrast, many studies use methods </w:t>
      </w:r>
      <w:proofErr w:type="gramStart"/>
      <w:r>
        <w:t>similar to</w:t>
      </w:r>
      <w:proofErr w:type="gramEnd"/>
      <w:r>
        <w:t xml:space="preserve">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cannot resolve deficiencies in the underlying empirical data (e.g., insufficient level of N treatments, interactions with environmental conditions)</w:t>
      </w:r>
      <w:del w:id="33" w:author="Brian Bohman" w:date="2022-11-09T18:13:00Z">
        <w:r w:rsidDel="00B12FDF">
          <w:delText xml:space="preserve"> that the linear-plateau method was designed to discriminate against</w:delText>
        </w:r>
      </w:del>
      <w:r>
        <w:t>. Therefore, the critical points selected using the simplified method may be biased due to inherent deficiencies of the underlying experimental data used.</w:t>
      </w:r>
    </w:p>
    <w:p w14:paraId="713B3A2C" w14:textId="297A9396" w:rsidR="00EE1EC0" w:rsidRDefault="009F018B" w:rsidP="00E072BF">
      <w:pPr>
        <w:pStyle w:val="Body"/>
        <w:spacing w:after="240"/>
      </w:pPr>
      <w:r>
        <w:lastRenderedPageBreak/>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46F3F5AC" w14:textId="6B521356" w:rsidR="00881F82" w:rsidRDefault="00AE7076" w:rsidP="00AE7076">
      <w:pPr>
        <w:pStyle w:val="Body"/>
        <w:spacing w:after="240"/>
      </w:pPr>
      <w:r>
        <w:t xml:space="preserve">The Bayesian hierarchical method, however, remains subject to inferential bias due to both limited quantity and quality of experimental data </w:t>
      </w:r>
      <w:r>
        <w:rPr>
          <w:noProof/>
        </w:rPr>
        <w:t>(Fernández et al., 2021</w:t>
      </w:r>
      <w:r w:rsidR="00280D1F">
        <w:rPr>
          <w:noProof/>
        </w:rPr>
        <w:t>; Fernandez et al., 2022</w:t>
      </w:r>
      <w:r>
        <w:rPr>
          <w:noProof/>
        </w:rPr>
        <w:t>)</w:t>
      </w:r>
      <w:r>
        <w:t>. With respect to quantity, having an insufficient number of observations from a limited number of experimental trials to derive an individual CNDC will result in increased bias in %N</w:t>
      </w:r>
      <w:r>
        <w:rPr>
          <w:vertAlign w:val="subscript"/>
        </w:rPr>
        <w:t>c</w:t>
      </w:r>
      <w:r>
        <w:t>. With respect to quality, using experimental data that does not reflect a full range of biomass values or does not sufficiently represent both limiting and non-limiting N conditions will result in increased bias in %N</w:t>
      </w:r>
      <w:r w:rsidRPr="00CB3F3E">
        <w:rPr>
          <w:vertAlign w:val="subscript"/>
        </w:rPr>
        <w:t>c</w:t>
      </w:r>
      <w:r w:rsidRPr="00CB3F3E">
        <w:t>.</w:t>
      </w:r>
      <w:r w:rsidR="006938CD">
        <w:t xml:space="preserve"> </w:t>
      </w:r>
      <w:r w:rsidR="00804580">
        <w:t>Datasets used</w:t>
      </w:r>
      <w:r w:rsidR="00881F82">
        <w:t xml:space="preserve"> </w:t>
      </w:r>
      <w:r w:rsidR="00804580">
        <w:t xml:space="preserve">to derive the </w:t>
      </w:r>
      <w:r w:rsidR="00881F82">
        <w:t>CNDC using the Bayesian hierarchical method</w:t>
      </w:r>
      <w:r w:rsidR="00804580">
        <w:t xml:space="preserve"> </w:t>
      </w:r>
      <w:r w:rsidR="00881F82">
        <w:t>should contain at least eight experimental trials containing at least three N treatments and at least three sampling dates</w:t>
      </w:r>
      <w:r w:rsidR="00804580">
        <w:t xml:space="preserve"> (Fernández et al., 2022)</w:t>
      </w:r>
      <w:r w:rsidR="00623F79">
        <w:t>.</w:t>
      </w:r>
    </w:p>
    <w:p w14:paraId="4A50CDDE" w14:textId="6EA72808" w:rsidR="006938CD" w:rsidDel="00B12FDF" w:rsidRDefault="00B7082B" w:rsidP="00AE7076">
      <w:pPr>
        <w:pStyle w:val="Body"/>
        <w:spacing w:after="240"/>
        <w:rPr>
          <w:del w:id="34" w:author="Brian Bohman" w:date="2022-11-09T18:13:00Z"/>
        </w:rPr>
      </w:pPr>
      <w:r>
        <w:lastRenderedPageBreak/>
        <w:t xml:space="preserve">However, there are </w:t>
      </w:r>
      <w:r w:rsidR="006938CD">
        <w:t>multiple</w:t>
      </w:r>
      <w:r>
        <w:t xml:space="preserve"> approaches to pooling across G × E × M interactions within the Bayesian hierarchical method</w:t>
      </w:r>
      <w:r w:rsidR="006938CD">
        <w:t xml:space="preserve"> to address this </w:t>
      </w:r>
      <w:r w:rsidR="0067128A">
        <w:t>bias due to experimental data limitations</w:t>
      </w:r>
      <w:r>
        <w:t xml:space="preserve">: no pooling, </w:t>
      </w:r>
      <w:r w:rsidR="00833C2F">
        <w:t>full</w:t>
      </w:r>
      <w:r>
        <w:t xml:space="preserve"> pooling, and partial pooling</w:t>
      </w:r>
      <w:r w:rsidR="00833C2F">
        <w:t>.</w:t>
      </w:r>
      <w:ins w:id="35" w:author="Brian Bohman" w:date="2022-11-09T18:13:00Z">
        <w:r w:rsidR="00B12FDF">
          <w:t xml:space="preserve"> </w:t>
        </w:r>
      </w:ins>
    </w:p>
    <w:p w14:paraId="2AE03237" w14:textId="1E14D187" w:rsidR="00F07A1E" w:rsidDel="00B12FDF" w:rsidRDefault="00B7082B" w:rsidP="00AE7076">
      <w:pPr>
        <w:pStyle w:val="Body"/>
        <w:spacing w:after="240"/>
        <w:rPr>
          <w:del w:id="36" w:author="Brian Bohman" w:date="2022-11-09T18:14:00Z"/>
          <w:noProof/>
        </w:rPr>
      </w:pPr>
      <w:r>
        <w:t xml:space="preserve">The no pooling approach treats each </w:t>
      </w:r>
      <w:r w:rsidR="00AE7076">
        <w:t xml:space="preserve">experimental data </w:t>
      </w:r>
      <w:r w:rsidR="00833C2F">
        <w:t xml:space="preserve">level </w:t>
      </w:r>
      <w:r>
        <w:t>independ</w:t>
      </w:r>
      <w:r w:rsidR="00833C2F">
        <w:t xml:space="preserve">ently where experimental data from one level is not used in inference for any other level </w:t>
      </w:r>
      <w:r w:rsidR="00833C2F">
        <w:rPr>
          <w:noProof/>
        </w:rPr>
        <w:t>(McElreath, 2020)</w:t>
      </w:r>
      <w:r w:rsidR="00833C2F">
        <w:t xml:space="preserve">. The no pooling approach </w:t>
      </w:r>
      <w:r>
        <w:t xml:space="preserve">was used by </w:t>
      </w:r>
      <w:r>
        <w:rPr>
          <w:noProof/>
        </w:rPr>
        <w:t>Makowski et al. (2020), Ciampitti et al. (2021)</w:t>
      </w:r>
      <w:r>
        <w:t xml:space="preserve">, </w:t>
      </w:r>
      <w:r>
        <w:rPr>
          <w:noProof/>
        </w:rPr>
        <w:t>Yao et al. (2021)</w:t>
      </w:r>
      <w:r>
        <w:t xml:space="preserve">, and </w:t>
      </w:r>
      <w:r>
        <w:rPr>
          <w:noProof/>
        </w:rPr>
        <w:t>Fernández et al. (2021)</w:t>
      </w:r>
      <w:r w:rsidR="00AE7076">
        <w:rPr>
          <w:noProof/>
        </w:rPr>
        <w:t xml:space="preserve"> to develop independent models for each </w:t>
      </w:r>
      <w:r w:rsidR="00AE7076">
        <w:t>G × E × M interaction</w:t>
      </w:r>
      <w:r w:rsidR="00833C2F">
        <w:rPr>
          <w:noProof/>
        </w:rPr>
        <w:t>.</w:t>
      </w:r>
      <w:r w:rsidR="00F07A1E">
        <w:rPr>
          <w:noProof/>
        </w:rPr>
        <w:t xml:space="preserve"> For the </w:t>
      </w:r>
      <w:r w:rsidR="00F07A1E">
        <w:t>Bayesian hierarchical method, the no pooling approach is</w:t>
      </w:r>
      <w:r w:rsidR="006938CD">
        <w:t xml:space="preserve"> </w:t>
      </w:r>
      <w:r w:rsidR="0067128A">
        <w:t>directly</w:t>
      </w:r>
      <w:r w:rsidR="00F07A1E">
        <w:t xml:space="preserve"> limited by the quantity and quality of e</w:t>
      </w:r>
      <w:r w:rsidR="006938CD">
        <w:t>xperimental data for each G × E × M interaction level.</w:t>
      </w:r>
      <w:ins w:id="37" w:author="Brian Bohman" w:date="2022-11-09T18:14:00Z">
        <w:r w:rsidR="00B12FDF">
          <w:rPr>
            <w:noProof/>
          </w:rPr>
          <w:t xml:space="preserve"> </w:t>
        </w:r>
      </w:ins>
    </w:p>
    <w:p w14:paraId="2F889606" w14:textId="05E4F33B" w:rsidR="009F018B" w:rsidDel="00B12FDF" w:rsidRDefault="00833C2F" w:rsidP="006938CD">
      <w:pPr>
        <w:pStyle w:val="Body"/>
        <w:spacing w:after="240"/>
        <w:rPr>
          <w:del w:id="38" w:author="Brian Bohman" w:date="2022-11-09T18:14:00Z"/>
        </w:rPr>
      </w:pPr>
      <w:r>
        <w:rPr>
          <w:noProof/>
        </w:rPr>
        <w:t xml:space="preserve">The full pooling approach, in contrast, treats each </w:t>
      </w:r>
      <w:r w:rsidR="00AE7076">
        <w:rPr>
          <w:noProof/>
        </w:rPr>
        <w:t xml:space="preserve">experimental </w:t>
      </w:r>
      <w:r w:rsidR="00AE7076">
        <w:t>data</w:t>
      </w:r>
      <w:r>
        <w:t xml:space="preserve"> level in an equivalent manner where the experimental data from all levels</w:t>
      </w:r>
      <w:r w:rsidR="00AE7076">
        <w:t xml:space="preserve"> are used simultaneously for inference </w:t>
      </w:r>
      <w:r w:rsidR="00AE7076">
        <w:rPr>
          <w:noProof/>
        </w:rPr>
        <w:t>(McElreath, 2020)</w:t>
      </w:r>
      <w:r w:rsidR="00AE7076">
        <w:t xml:space="preserve">. The full pooling approach was used by </w:t>
      </w:r>
      <w:r w:rsidR="00AE7076">
        <w:rPr>
          <w:noProof/>
        </w:rPr>
        <w:t>Fernández et al. (2021) to develop a single model</w:t>
      </w:r>
      <w:r w:rsidR="00F07A1E">
        <w:rPr>
          <w:noProof/>
        </w:rPr>
        <w:t xml:space="preserve"> </w:t>
      </w:r>
      <w:r w:rsidR="006938CD">
        <w:rPr>
          <w:noProof/>
        </w:rPr>
        <w:t xml:space="preserve">across </w:t>
      </w:r>
      <w:r w:rsidR="006938CD">
        <w:t>G × E × M interaction levels. While this approach</w:t>
      </w:r>
      <w:r w:rsidR="00AE7076">
        <w:t xml:space="preserve"> was found </w:t>
      </w:r>
      <w:r w:rsidR="0067128A">
        <w:t xml:space="preserve">by </w:t>
      </w:r>
      <w:r w:rsidR="0067128A">
        <w:rPr>
          <w:noProof/>
        </w:rPr>
        <w:t xml:space="preserve">Fernández et al. (2021) </w:t>
      </w:r>
      <w:r w:rsidR="00AE7076">
        <w:t xml:space="preserve">to potentially </w:t>
      </w:r>
      <w:r w:rsidR="009F018B">
        <w:t xml:space="preserve">reduced inferential bias from the Bayesian hierarchical method </w:t>
      </w:r>
      <w:r w:rsidR="006938CD">
        <w:t xml:space="preserve">(i.e., by </w:t>
      </w:r>
      <w:r w:rsidR="009F018B">
        <w:t>increasing the combined quantity and quality of data used to fit a given CNDC</w:t>
      </w:r>
      <w:r w:rsidR="006938CD">
        <w:t xml:space="preserve">), </w:t>
      </w:r>
      <w:r w:rsidR="00D7213F">
        <w:t>the fully pooled approach has</w:t>
      </w:r>
      <w:r w:rsidR="001E013C">
        <w:t xml:space="preserve"> the</w:t>
      </w:r>
      <w:r w:rsidR="00517D47">
        <w:t xml:space="preserve"> explicit </w:t>
      </w:r>
      <w:r w:rsidR="001E013C">
        <w:t>tradeoff that inference at individual levels of G × E × M interactions is not possible.</w:t>
      </w:r>
      <w:ins w:id="39" w:author="Brian Bohman" w:date="2022-11-09T18:14:00Z">
        <w:r w:rsidR="00B12FDF">
          <w:t xml:space="preserve"> </w:t>
        </w:r>
      </w:ins>
    </w:p>
    <w:p w14:paraId="6A6A5AAF" w14:textId="339C40E7" w:rsidR="0067128A" w:rsidRDefault="006938CD" w:rsidP="0067128A">
      <w:pPr>
        <w:pStyle w:val="Body"/>
        <w:spacing w:after="240"/>
      </w:pPr>
      <w:r>
        <w:t>The partial pooling approach</w:t>
      </w:r>
      <w:r w:rsidR="009F018B">
        <w:t xml:space="preserve"> </w:t>
      </w:r>
      <w:r>
        <w:t xml:space="preserve">balances the tradeoffs between fitting a single population-level model (i.e., full pooling) and fitting multiple independent group-level models (i.e., no pooling) by using the entire set of experimental data to fit a single model with where the data from all other levels of an effect influence the inference for a particular level and reduce inferential bias </w:t>
      </w:r>
      <w:r>
        <w:rPr>
          <w:noProof/>
        </w:rPr>
        <w:t>(McElreath, 2020)</w:t>
      </w:r>
      <w:r>
        <w:t>.</w:t>
      </w:r>
      <w:r w:rsidR="0067128A">
        <w:t xml:space="preserve"> In this manner, individual effect levels are said to be “borrowing strength” through the process of “shrinkage”, where more extreme values are pulled toward the average </w:t>
      </w:r>
      <w:r w:rsidR="0067128A">
        <w:rPr>
          <w:noProof/>
        </w:rPr>
        <w:t>(Lindstrom &amp; Bates, 1990; Bates, 2010)</w:t>
      </w:r>
      <w:r w:rsidR="0067128A">
        <w:t xml:space="preserve">. </w:t>
      </w:r>
      <w:r w:rsidR="009F018B">
        <w:t xml:space="preserve">Therefore, using a </w:t>
      </w:r>
      <w:proofErr w:type="gramStart"/>
      <w:r w:rsidR="009F018B">
        <w:t>partially</w:t>
      </w:r>
      <w:r w:rsidR="0067128A">
        <w:t>-</w:t>
      </w:r>
      <w:r w:rsidR="009F018B">
        <w:t>pooled</w:t>
      </w:r>
      <w:proofErr w:type="gramEnd"/>
      <w:r w:rsidR="009F018B">
        <w:t xml:space="preserve"> Bayesian hierarchical method should reduce</w:t>
      </w:r>
      <w:del w:id="40" w:author="Brian Bohman" w:date="2022-11-09T09:47:00Z">
        <w:r w:rsidR="009F018B" w:rsidDel="000E47C8">
          <w:delText xml:space="preserve"> </w:delText>
        </w:r>
        <w:r w:rsidR="0067128A" w:rsidDel="000E47C8">
          <w:delText>both reduce</w:delText>
        </w:r>
      </w:del>
      <w:r w:rsidR="0067128A">
        <w:t xml:space="preserve"> </w:t>
      </w:r>
      <w:r w:rsidR="009F018B">
        <w:t xml:space="preserve">the inferential bias for a given G × E × M interaction level where the quantity and </w:t>
      </w:r>
      <w:r w:rsidR="009F018B">
        <w:lastRenderedPageBreak/>
        <w:t>quality of experimental data are not otherwise sufficient</w:t>
      </w:r>
      <w:r w:rsidR="0067128A">
        <w:t xml:space="preserve"> and enable inference for each </w:t>
      </w:r>
      <w:r w:rsidR="00E546CB">
        <w:t>individual</w:t>
      </w:r>
      <w:r w:rsidR="0067128A">
        <w:t xml:space="preserve"> G × E × M interaction level. </w:t>
      </w:r>
      <w:r w:rsidR="00E546CB">
        <w:t>However, t</w:t>
      </w:r>
      <w:r w:rsidR="0067128A">
        <w:t xml:space="preserve">he partial pooling approach has not yet been implemented </w:t>
      </w:r>
      <w:r w:rsidR="00E546CB">
        <w:t xml:space="preserve">within </w:t>
      </w:r>
      <w:r w:rsidR="0067128A">
        <w:t>in the Bayesian hierarchical method</w:t>
      </w:r>
      <w:r w:rsidR="00E546CB">
        <w:t xml:space="preserve"> to derive CNDCs</w:t>
      </w:r>
      <w:r w:rsidR="0067128A">
        <w:t>.</w:t>
      </w:r>
    </w:p>
    <w:p w14:paraId="0CCD1463" w14:textId="77777777" w:rsidR="009F018B" w:rsidRDefault="009F018B" w:rsidP="00E072BF">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and 4) compare CNDCs developed with the hierarchical Bayesian framework methods to previously published CNDCs for the same data with different statistical methods.</w:t>
      </w:r>
    </w:p>
    <w:p w14:paraId="3293DD2D" w14:textId="77777777" w:rsidR="009F018B" w:rsidRDefault="009F018B" w:rsidP="009F018B">
      <w:pPr>
        <w:pStyle w:val="Heading1"/>
        <w:ind w:left="432" w:hanging="432"/>
      </w:pPr>
      <w:r>
        <w:t>Materials and Methods</w:t>
      </w:r>
    </w:p>
    <w:p w14:paraId="6D98DE90" w14:textId="77777777" w:rsidR="009F018B" w:rsidRPr="003C7B57" w:rsidRDefault="009F018B" w:rsidP="009F018B">
      <w:pPr>
        <w:pStyle w:val="Heading2"/>
        <w:ind w:left="576" w:hanging="576"/>
      </w:pPr>
      <w:r w:rsidRPr="003C7B57">
        <w:t>Experimental Data</w:t>
      </w:r>
    </w:p>
    <w:p w14:paraId="2A7EF9A7" w14:textId="70F983F1" w:rsidR="009B5B80" w:rsidRDefault="009F018B" w:rsidP="00E072BF">
      <w:pPr>
        <w:pStyle w:val="Body"/>
      </w:pPr>
      <w:r>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914A0F">
        <w:trPr>
          <w:trHeight w:val="288"/>
        </w:trPr>
        <w:tc>
          <w:tcPr>
            <w:tcW w:w="7830" w:type="dxa"/>
            <w:gridSpan w:val="6"/>
            <w:tcBorders>
              <w:top w:val="nil"/>
              <w:left w:val="nil"/>
              <w:bottom w:val="single" w:sz="4" w:space="0" w:color="auto"/>
              <w:right w:val="nil"/>
            </w:tcBorders>
            <w:vAlign w:val="center"/>
          </w:tcPr>
          <w:p w14:paraId="1F40D458" w14:textId="77777777" w:rsidR="00DC704C" w:rsidDel="0093066E" w:rsidRDefault="00DC704C" w:rsidP="00DC704C">
            <w:pPr>
              <w:rPr>
                <w:del w:id="41" w:author="Brian Bohman" w:date="2022-11-09T10:02:00Z"/>
              </w:rPr>
            </w:pPr>
            <w:bookmarkStart w:id="42" w:name="_Ref78279859"/>
            <w:bookmarkStart w:id="43" w:name="_Toc78909886"/>
            <w:bookmarkStart w:id="44" w:name="_Toc80706202"/>
          </w:p>
          <w:p w14:paraId="17A9AB1B" w14:textId="7629E616" w:rsidR="00DC704C" w:rsidRPr="008829F1" w:rsidRDefault="00DC704C" w:rsidP="00914A0F">
            <w:pPr>
              <w:pStyle w:val="TableCaption"/>
              <w:jc w:val="left"/>
            </w:pPr>
            <w:r w:rsidRPr="005F07EF">
              <w:t xml:space="preserve">Table </w:t>
            </w:r>
            <w:del w:id="45" w:author="Brian Bohman" w:date="2022-11-10T06:59:00Z">
              <w:r w:rsidRPr="005F07EF" w:rsidDel="00FF51C0">
                <w:fldChar w:fldCharType="begin"/>
              </w:r>
              <w:r w:rsidRPr="005F07EF" w:rsidDel="00FF51C0">
                <w:delInstrText xml:space="preserve"> SEQ Table \* ARABIC </w:delInstrText>
              </w:r>
              <w:r w:rsidDel="00FF51C0">
                <w:delInstrText xml:space="preserve">\s 1 </w:delInstrText>
              </w:r>
              <w:r w:rsidRPr="005F07EF" w:rsidDel="00FF51C0">
                <w:fldChar w:fldCharType="separate"/>
              </w:r>
              <w:r w:rsidDel="00FF51C0">
                <w:rPr>
                  <w:noProof/>
                </w:rPr>
                <w:delText>1</w:delText>
              </w:r>
              <w:r w:rsidRPr="005F07EF" w:rsidDel="00FF51C0">
                <w:fldChar w:fldCharType="end"/>
              </w:r>
            </w:del>
            <w:bookmarkEnd w:id="42"/>
            <w:ins w:id="46" w:author="Brian Bohman" w:date="2022-11-10T06:59:00Z">
              <w:r w:rsidR="00FF51C0">
                <w:t>1</w:t>
              </w:r>
            </w:ins>
            <w:r w:rsidRPr="005F07EF">
              <w:t>.</w:t>
            </w:r>
            <w:r w:rsidRPr="001C4E6C">
              <w:rPr>
                <w:b w:val="0"/>
                <w:bCs/>
              </w:rPr>
              <w:t xml:space="preserve"> Summary of experimental data used in this study</w:t>
            </w:r>
            <w:r>
              <w:rPr>
                <w:b w:val="0"/>
                <w:bCs/>
              </w:rPr>
              <w:t>.</w:t>
            </w:r>
            <w:bookmarkEnd w:id="43"/>
            <w:bookmarkEnd w:id="44"/>
          </w:p>
        </w:tc>
      </w:tr>
      <w:tr w:rsidR="00DC704C" w14:paraId="0F69069A" w14:textId="77777777" w:rsidTr="00914A0F">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914A0F">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914A0F">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914A0F">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914A0F">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914A0F">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914A0F">
            <w:pPr>
              <w:pStyle w:val="TableBody"/>
              <w:jc w:val="left"/>
              <w:rPr>
                <w:b/>
                <w:bCs/>
              </w:rPr>
            </w:pPr>
            <w:r w:rsidRPr="008829F1">
              <w:rPr>
                <w:b/>
                <w:bCs/>
              </w:rPr>
              <w:t>Samples</w:t>
            </w:r>
          </w:p>
        </w:tc>
      </w:tr>
      <w:tr w:rsidR="00DC704C" w14:paraId="24A2D1BF" w14:textId="77777777" w:rsidTr="00914A0F">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914A0F">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914A0F">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914A0F">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914A0F">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914A0F">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914A0F">
            <w:pPr>
              <w:pStyle w:val="TableBody"/>
            </w:pPr>
            <w:r w:rsidRPr="003F07FD">
              <w:t>30</w:t>
            </w:r>
          </w:p>
        </w:tc>
      </w:tr>
      <w:tr w:rsidR="00DC704C" w14:paraId="62405589" w14:textId="77777777" w:rsidTr="00914A0F">
        <w:tc>
          <w:tcPr>
            <w:tcW w:w="2252" w:type="dxa"/>
            <w:vMerge/>
            <w:tcBorders>
              <w:top w:val="nil"/>
              <w:left w:val="nil"/>
              <w:bottom w:val="nil"/>
              <w:right w:val="nil"/>
            </w:tcBorders>
            <w:vAlign w:val="center"/>
          </w:tcPr>
          <w:p w14:paraId="1555406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914A0F">
            <w:pPr>
              <w:pStyle w:val="TableBody"/>
            </w:pPr>
          </w:p>
        </w:tc>
        <w:tc>
          <w:tcPr>
            <w:tcW w:w="1440" w:type="dxa"/>
            <w:tcBorders>
              <w:top w:val="nil"/>
              <w:left w:val="nil"/>
              <w:bottom w:val="nil"/>
              <w:right w:val="nil"/>
            </w:tcBorders>
            <w:vAlign w:val="center"/>
          </w:tcPr>
          <w:p w14:paraId="00B9BFA2" w14:textId="77777777" w:rsidR="00DC704C" w:rsidRPr="003F07FD" w:rsidRDefault="00DC704C" w:rsidP="00914A0F">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914A0F">
            <w:pPr>
              <w:pStyle w:val="TableBody"/>
            </w:pPr>
            <w:r w:rsidRPr="003F07FD">
              <w:t>70</w:t>
            </w:r>
          </w:p>
        </w:tc>
      </w:tr>
      <w:tr w:rsidR="00DC704C" w14:paraId="0396D8F6" w14:textId="77777777" w:rsidTr="00914A0F">
        <w:tc>
          <w:tcPr>
            <w:tcW w:w="2252" w:type="dxa"/>
            <w:vMerge/>
            <w:tcBorders>
              <w:top w:val="nil"/>
              <w:left w:val="nil"/>
              <w:bottom w:val="nil"/>
              <w:right w:val="nil"/>
            </w:tcBorders>
            <w:vAlign w:val="center"/>
          </w:tcPr>
          <w:p w14:paraId="591E441B"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914A0F">
            <w:pPr>
              <w:pStyle w:val="TableBody"/>
            </w:pPr>
          </w:p>
        </w:tc>
        <w:tc>
          <w:tcPr>
            <w:tcW w:w="1440" w:type="dxa"/>
            <w:tcBorders>
              <w:top w:val="nil"/>
              <w:left w:val="nil"/>
              <w:bottom w:val="nil"/>
              <w:right w:val="nil"/>
            </w:tcBorders>
            <w:vAlign w:val="center"/>
          </w:tcPr>
          <w:p w14:paraId="01A84B2D" w14:textId="77777777" w:rsidR="00DC704C" w:rsidRPr="003F07FD" w:rsidRDefault="00DC704C" w:rsidP="00914A0F">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914A0F">
            <w:pPr>
              <w:pStyle w:val="TableBody"/>
            </w:pPr>
            <w:r w:rsidRPr="003F07FD">
              <w:t>70</w:t>
            </w:r>
          </w:p>
        </w:tc>
      </w:tr>
      <w:tr w:rsidR="00DC704C" w14:paraId="6F8DD46B" w14:textId="77777777" w:rsidTr="00914A0F">
        <w:tc>
          <w:tcPr>
            <w:tcW w:w="2252" w:type="dxa"/>
            <w:vMerge/>
            <w:tcBorders>
              <w:top w:val="nil"/>
              <w:left w:val="nil"/>
              <w:bottom w:val="nil"/>
              <w:right w:val="nil"/>
            </w:tcBorders>
            <w:vAlign w:val="center"/>
          </w:tcPr>
          <w:p w14:paraId="4D0E102F"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914A0F">
            <w:pPr>
              <w:pStyle w:val="TableBody"/>
            </w:pPr>
          </w:p>
        </w:tc>
        <w:tc>
          <w:tcPr>
            <w:tcW w:w="1440" w:type="dxa"/>
            <w:tcBorders>
              <w:top w:val="nil"/>
              <w:left w:val="nil"/>
              <w:bottom w:val="nil"/>
              <w:right w:val="nil"/>
            </w:tcBorders>
            <w:vAlign w:val="center"/>
          </w:tcPr>
          <w:p w14:paraId="3A7D7FC1" w14:textId="77777777" w:rsidR="00DC704C" w:rsidRPr="003F07FD" w:rsidRDefault="00DC704C" w:rsidP="00914A0F">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914A0F">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914A0F">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914A0F">
            <w:pPr>
              <w:pStyle w:val="TableBody"/>
            </w:pPr>
            <w:r w:rsidRPr="003F07FD">
              <w:t>32</w:t>
            </w:r>
            <w:r>
              <w:t>8</w:t>
            </w:r>
          </w:p>
        </w:tc>
      </w:tr>
      <w:tr w:rsidR="00DC704C" w14:paraId="238AF3D9" w14:textId="77777777" w:rsidTr="00914A0F">
        <w:tc>
          <w:tcPr>
            <w:tcW w:w="2252" w:type="dxa"/>
            <w:vMerge/>
            <w:tcBorders>
              <w:top w:val="nil"/>
              <w:left w:val="nil"/>
              <w:bottom w:val="dotted" w:sz="4" w:space="0" w:color="auto"/>
              <w:right w:val="nil"/>
            </w:tcBorders>
            <w:vAlign w:val="center"/>
          </w:tcPr>
          <w:p w14:paraId="2F1B0B5A"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914A0F">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914A0F">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914A0F">
            <w:pPr>
              <w:pStyle w:val="TableBody"/>
            </w:pPr>
            <w:r w:rsidRPr="003F07FD">
              <w:t>30</w:t>
            </w:r>
          </w:p>
        </w:tc>
      </w:tr>
      <w:tr w:rsidR="00DC704C" w14:paraId="4541359F" w14:textId="77777777" w:rsidTr="00914A0F">
        <w:tc>
          <w:tcPr>
            <w:tcW w:w="2252" w:type="dxa"/>
            <w:vMerge w:val="restart"/>
            <w:tcBorders>
              <w:top w:val="dotted" w:sz="4" w:space="0" w:color="auto"/>
              <w:left w:val="nil"/>
              <w:right w:val="nil"/>
            </w:tcBorders>
            <w:vAlign w:val="center"/>
          </w:tcPr>
          <w:p w14:paraId="24B9902B" w14:textId="77777777" w:rsidR="00DC704C" w:rsidRPr="003F07FD" w:rsidRDefault="00DC704C" w:rsidP="00914A0F">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914A0F">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914A0F">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914A0F">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914A0F">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914A0F">
            <w:pPr>
              <w:pStyle w:val="TableBody"/>
            </w:pPr>
            <w:r w:rsidRPr="003F07FD">
              <w:t>52</w:t>
            </w:r>
          </w:p>
        </w:tc>
      </w:tr>
      <w:tr w:rsidR="00DC704C" w14:paraId="41A5E039" w14:textId="77777777" w:rsidTr="00914A0F">
        <w:tc>
          <w:tcPr>
            <w:tcW w:w="2252" w:type="dxa"/>
            <w:vMerge/>
            <w:tcBorders>
              <w:left w:val="nil"/>
              <w:right w:val="nil"/>
            </w:tcBorders>
            <w:vAlign w:val="center"/>
          </w:tcPr>
          <w:p w14:paraId="71B2E678"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914A0F">
            <w:pPr>
              <w:pStyle w:val="TableBody"/>
            </w:pPr>
          </w:p>
        </w:tc>
        <w:tc>
          <w:tcPr>
            <w:tcW w:w="1440" w:type="dxa"/>
            <w:tcBorders>
              <w:top w:val="nil"/>
              <w:left w:val="nil"/>
              <w:bottom w:val="nil"/>
              <w:right w:val="nil"/>
            </w:tcBorders>
            <w:vAlign w:val="center"/>
          </w:tcPr>
          <w:p w14:paraId="7F892495" w14:textId="77777777" w:rsidR="00DC704C" w:rsidRPr="003F07FD" w:rsidRDefault="00DC704C" w:rsidP="00914A0F">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914A0F">
            <w:pPr>
              <w:pStyle w:val="TableBody"/>
            </w:pPr>
            <w:r w:rsidRPr="003F07FD">
              <w:t>72</w:t>
            </w:r>
          </w:p>
        </w:tc>
      </w:tr>
      <w:tr w:rsidR="00DC704C" w14:paraId="65B2374A" w14:textId="77777777" w:rsidTr="00914A0F">
        <w:tc>
          <w:tcPr>
            <w:tcW w:w="2252" w:type="dxa"/>
            <w:vMerge/>
            <w:tcBorders>
              <w:left w:val="nil"/>
              <w:right w:val="nil"/>
            </w:tcBorders>
            <w:vAlign w:val="center"/>
          </w:tcPr>
          <w:p w14:paraId="1397C346"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914A0F">
            <w:pPr>
              <w:pStyle w:val="TableBody"/>
            </w:pPr>
          </w:p>
        </w:tc>
        <w:tc>
          <w:tcPr>
            <w:tcW w:w="1440" w:type="dxa"/>
            <w:tcBorders>
              <w:top w:val="nil"/>
              <w:left w:val="nil"/>
              <w:bottom w:val="nil"/>
              <w:right w:val="nil"/>
            </w:tcBorders>
            <w:vAlign w:val="center"/>
          </w:tcPr>
          <w:p w14:paraId="51E032A7" w14:textId="77777777" w:rsidR="00DC704C" w:rsidRPr="003F07FD" w:rsidRDefault="00DC704C" w:rsidP="00914A0F">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914A0F">
            <w:pPr>
              <w:pStyle w:val="TableBody"/>
            </w:pPr>
            <w:r w:rsidRPr="003F07FD">
              <w:t>72</w:t>
            </w:r>
          </w:p>
        </w:tc>
      </w:tr>
      <w:tr w:rsidR="00DC704C" w14:paraId="0FF15D72" w14:textId="77777777" w:rsidTr="00914A0F">
        <w:tc>
          <w:tcPr>
            <w:tcW w:w="2252" w:type="dxa"/>
            <w:vMerge/>
            <w:tcBorders>
              <w:left w:val="nil"/>
              <w:right w:val="nil"/>
            </w:tcBorders>
            <w:vAlign w:val="center"/>
          </w:tcPr>
          <w:p w14:paraId="0100053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914A0F">
            <w:pPr>
              <w:pStyle w:val="TableBody"/>
            </w:pPr>
          </w:p>
        </w:tc>
        <w:tc>
          <w:tcPr>
            <w:tcW w:w="1440" w:type="dxa"/>
            <w:tcBorders>
              <w:top w:val="nil"/>
              <w:left w:val="nil"/>
              <w:bottom w:val="nil"/>
              <w:right w:val="nil"/>
            </w:tcBorders>
            <w:vAlign w:val="center"/>
          </w:tcPr>
          <w:p w14:paraId="0157D8F5" w14:textId="77777777" w:rsidR="00DC704C" w:rsidRPr="003F07FD" w:rsidRDefault="00DC704C" w:rsidP="00914A0F">
            <w:pPr>
              <w:pStyle w:val="TableBody"/>
            </w:pPr>
            <w:proofErr w:type="spellStart"/>
            <w:r w:rsidRPr="003F07FD">
              <w:t>Markies</w:t>
            </w:r>
            <w:proofErr w:type="spellEnd"/>
            <w:r w:rsidRPr="003F07FD">
              <w:t xml:space="preserve"> Russet</w:t>
            </w:r>
          </w:p>
        </w:tc>
        <w:tc>
          <w:tcPr>
            <w:tcW w:w="1008" w:type="dxa"/>
            <w:tcBorders>
              <w:top w:val="nil"/>
              <w:left w:val="nil"/>
              <w:bottom w:val="nil"/>
              <w:right w:val="nil"/>
            </w:tcBorders>
            <w:vAlign w:val="center"/>
          </w:tcPr>
          <w:p w14:paraId="222AEEC5"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914A0F">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914A0F">
            <w:pPr>
              <w:pStyle w:val="TableBody"/>
            </w:pPr>
            <w:r w:rsidRPr="003F07FD">
              <w:t>36</w:t>
            </w:r>
          </w:p>
        </w:tc>
      </w:tr>
      <w:tr w:rsidR="00DC704C" w14:paraId="1CA9E5ED" w14:textId="77777777" w:rsidTr="00914A0F">
        <w:tc>
          <w:tcPr>
            <w:tcW w:w="2252" w:type="dxa"/>
            <w:vMerge/>
            <w:tcBorders>
              <w:left w:val="nil"/>
              <w:right w:val="nil"/>
            </w:tcBorders>
            <w:vAlign w:val="center"/>
          </w:tcPr>
          <w:p w14:paraId="399A98C9"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914A0F">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914A0F">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914A0F">
            <w:pPr>
              <w:pStyle w:val="TableBody"/>
            </w:pPr>
            <w:r w:rsidRPr="003F07FD">
              <w:t>56</w:t>
            </w:r>
          </w:p>
        </w:tc>
      </w:tr>
      <w:tr w:rsidR="00DC704C" w14:paraId="777EA9BD" w14:textId="77777777" w:rsidTr="00914A0F">
        <w:tc>
          <w:tcPr>
            <w:tcW w:w="2252" w:type="dxa"/>
            <w:vMerge/>
            <w:tcBorders>
              <w:left w:val="nil"/>
              <w:right w:val="nil"/>
            </w:tcBorders>
            <w:vAlign w:val="center"/>
          </w:tcPr>
          <w:p w14:paraId="3CE67D67" w14:textId="77777777" w:rsidR="00DC704C" w:rsidRPr="003F07FD" w:rsidRDefault="00DC704C" w:rsidP="00914A0F">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914A0F">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914A0F">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914A0F">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914A0F">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914A0F">
            <w:pPr>
              <w:pStyle w:val="TableBody"/>
            </w:pPr>
            <w:r w:rsidRPr="003F07FD">
              <w:t>1</w:t>
            </w:r>
            <w:r>
              <w:t>04</w:t>
            </w:r>
          </w:p>
        </w:tc>
      </w:tr>
      <w:tr w:rsidR="00DC704C" w14:paraId="0A13DD54" w14:textId="77777777" w:rsidTr="00914A0F">
        <w:tc>
          <w:tcPr>
            <w:tcW w:w="2252" w:type="dxa"/>
            <w:vMerge/>
            <w:tcBorders>
              <w:left w:val="nil"/>
              <w:bottom w:val="dotted" w:sz="4" w:space="0" w:color="auto"/>
              <w:right w:val="nil"/>
            </w:tcBorders>
            <w:vAlign w:val="center"/>
          </w:tcPr>
          <w:p w14:paraId="5142BE75" w14:textId="77777777" w:rsidR="00DC704C" w:rsidRPr="003F07FD" w:rsidRDefault="00DC704C" w:rsidP="00914A0F">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914A0F">
            <w:pPr>
              <w:pStyle w:val="TableBody"/>
            </w:pPr>
            <w:proofErr w:type="spellStart"/>
            <w:r w:rsidRPr="003F07FD">
              <w:t>Shepody</w:t>
            </w:r>
            <w:proofErr w:type="spellEnd"/>
          </w:p>
        </w:tc>
        <w:tc>
          <w:tcPr>
            <w:tcW w:w="1008" w:type="dxa"/>
            <w:tcBorders>
              <w:top w:val="nil"/>
              <w:left w:val="nil"/>
              <w:bottom w:val="dotted" w:sz="4" w:space="0" w:color="auto"/>
              <w:right w:val="nil"/>
            </w:tcBorders>
            <w:vAlign w:val="center"/>
          </w:tcPr>
          <w:p w14:paraId="03C876A8" w14:textId="77777777" w:rsidR="00DC704C" w:rsidRPr="003F07FD" w:rsidRDefault="00DC704C" w:rsidP="00914A0F">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914A0F">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914A0F">
            <w:pPr>
              <w:pStyle w:val="TableBody"/>
            </w:pPr>
            <w:r w:rsidRPr="003F07FD">
              <w:t>1</w:t>
            </w:r>
            <w:r>
              <w:t>05</w:t>
            </w:r>
          </w:p>
        </w:tc>
      </w:tr>
      <w:tr w:rsidR="00DC704C" w14:paraId="0EC36C24" w14:textId="77777777" w:rsidTr="00914A0F">
        <w:tc>
          <w:tcPr>
            <w:tcW w:w="2252" w:type="dxa"/>
            <w:vMerge w:val="restart"/>
            <w:tcBorders>
              <w:top w:val="dotted" w:sz="4" w:space="0" w:color="auto"/>
              <w:left w:val="nil"/>
              <w:right w:val="nil"/>
            </w:tcBorders>
            <w:vAlign w:val="center"/>
          </w:tcPr>
          <w:p w14:paraId="371EA6EC" w14:textId="77777777" w:rsidR="00DC704C" w:rsidRPr="003F07FD" w:rsidRDefault="00DC704C" w:rsidP="00914A0F">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914A0F">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914A0F">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914A0F">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914A0F">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914A0F">
            <w:pPr>
              <w:pStyle w:val="TableBody"/>
            </w:pPr>
            <w:r w:rsidRPr="003F07FD">
              <w:t>238</w:t>
            </w:r>
          </w:p>
        </w:tc>
      </w:tr>
      <w:tr w:rsidR="00DC704C" w14:paraId="3A8746EF" w14:textId="77777777" w:rsidTr="00914A0F">
        <w:tc>
          <w:tcPr>
            <w:tcW w:w="2252" w:type="dxa"/>
            <w:vMerge/>
            <w:tcBorders>
              <w:left w:val="nil"/>
              <w:bottom w:val="single" w:sz="4" w:space="0" w:color="auto"/>
              <w:right w:val="nil"/>
            </w:tcBorders>
            <w:vAlign w:val="center"/>
          </w:tcPr>
          <w:p w14:paraId="7A184BDC" w14:textId="77777777" w:rsidR="00DC704C" w:rsidRPr="003F07FD" w:rsidRDefault="00DC704C" w:rsidP="00914A0F">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914A0F">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914A0F">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914A0F">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914A0F">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914A0F">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Heading3"/>
        <w:ind w:left="720" w:hanging="720"/>
      </w:pPr>
      <w:r w:rsidRPr="003C7B57">
        <w:t>Newly Reported Data – Minnesota</w:t>
      </w:r>
    </w:p>
    <w:p w14:paraId="7FE1780D" w14:textId="374C9595" w:rsidR="009F018B" w:rsidRPr="00927E63" w:rsidDel="009B5B80" w:rsidRDefault="009F018B" w:rsidP="00927E63">
      <w:pPr>
        <w:pStyle w:val="Body"/>
        <w:rPr>
          <w:del w:id="47" w:author="Brian Bohman" w:date="2022-11-09T18:51:00Z"/>
        </w:rPr>
        <w:pPrChange w:id="48" w:author="Brian Bohman" w:date="2022-11-10T06:43:00Z">
          <w:pPr>
            <w:pStyle w:val="Body"/>
          </w:pPr>
        </w:pPrChange>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 xml:space="preserve">2020) </w:t>
      </w:r>
      <w:del w:id="49" w:author="Brian Bohman" w:date="2022-11-10T06:42:00Z">
        <w:r w:rsidRPr="003F07FD" w:rsidDel="00F374E0">
          <w:delText xml:space="preserve">on irrigated plots </w:delText>
        </w:r>
      </w:del>
      <w:r w:rsidRPr="003F07FD">
        <w:t>at the Sand Plain Research Farm [SPRF] in Becker, MN (45º 23’ N, 93º 53’ W)</w:t>
      </w:r>
      <w:ins w:id="50" w:author="Brian Bohman" w:date="2022-11-10T06:37:00Z">
        <w:r w:rsidR="00C374AD">
          <w:t>. A summ</w:t>
        </w:r>
      </w:ins>
      <w:ins w:id="51" w:author="Brian Bohman" w:date="2022-11-10T06:38:00Z">
        <w:r w:rsidR="00C374AD">
          <w:t>ary of</w:t>
        </w:r>
      </w:ins>
      <w:ins w:id="52" w:author="Brian Bohman" w:date="2022-11-10T06:45:00Z">
        <w:r w:rsidR="00D76856">
          <w:t xml:space="preserve"> </w:t>
        </w:r>
      </w:ins>
      <w:ins w:id="53" w:author="Brian Bohman" w:date="2022-11-10T06:52:00Z">
        <w:r w:rsidR="009C3EDE">
          <w:t xml:space="preserve">the treatment and sampling </w:t>
        </w:r>
      </w:ins>
      <w:ins w:id="54" w:author="Brian Bohman" w:date="2022-11-10T06:45:00Z">
        <w:r w:rsidR="00D76856">
          <w:t xml:space="preserve">design for each </w:t>
        </w:r>
      </w:ins>
      <w:ins w:id="55" w:author="Brian Bohman" w:date="2022-11-10T06:52:00Z">
        <w:r w:rsidR="009C3EDE">
          <w:t>experiment</w:t>
        </w:r>
      </w:ins>
      <w:ins w:id="56" w:author="Brian Bohman" w:date="2022-11-10T06:45:00Z">
        <w:r w:rsidR="00D76856">
          <w:t xml:space="preserve"> is presented in Table 2</w:t>
        </w:r>
      </w:ins>
      <w:ins w:id="57" w:author="Brian Bohman" w:date="2022-11-10T06:54:00Z">
        <w:r w:rsidR="009C3EDE">
          <w:t xml:space="preserve">, and a </w:t>
        </w:r>
        <w:r w:rsidR="009C3EDE">
          <w:t xml:space="preserve">summary of key experimental factors across G, E, and M effects are presented in Table </w:t>
        </w:r>
      </w:ins>
      <w:ins w:id="58" w:author="Brian Bohman" w:date="2022-11-10T07:00:00Z">
        <w:r w:rsidR="007169A2">
          <w:t>3</w:t>
        </w:r>
      </w:ins>
      <w:ins w:id="59" w:author="Brian Bohman" w:date="2022-11-10T06:54:00Z">
        <w:r w:rsidR="009C3EDE" w:rsidRPr="00DA5F05">
          <w:t>.</w:t>
        </w:r>
      </w:ins>
      <w:del w:id="60" w:author="Brian Bohman" w:date="2022-11-10T06:41:00Z">
        <w:r w:rsidRPr="003F07FD" w:rsidDel="00C374AD">
          <w:delText xml:space="preserve"> </w:delText>
        </w:r>
        <w:r w:rsidRPr="00DA5F05" w:rsidDel="00C374AD">
          <w:delText>(</w:delText>
        </w:r>
      </w:del>
      <w:del w:id="61" w:author="Brian Bohman" w:date="2022-11-10T06:46:00Z">
        <w:r w:rsidR="00E62DC7" w:rsidDel="00D76856">
          <w:delText xml:space="preserve">Table </w:delText>
        </w:r>
      </w:del>
      <w:del w:id="62" w:author="Brian Bohman" w:date="2022-11-10T06:44:00Z">
        <w:r w:rsidR="00E62DC7" w:rsidDel="00927E63">
          <w:delText>2</w:delText>
        </w:r>
      </w:del>
      <w:del w:id="63" w:author="Brian Bohman" w:date="2022-11-10T06:41:00Z">
        <w:r w:rsidRPr="00DA5F05" w:rsidDel="00C374AD">
          <w:delText>)</w:delText>
        </w:r>
      </w:del>
      <w:del w:id="64" w:author="Brian Bohman" w:date="2022-11-10T06:46:00Z">
        <w:r w:rsidRPr="00DA5F05" w:rsidDel="00D76856">
          <w:delText>.</w:delText>
        </w:r>
      </w:del>
      <w:del w:id="65" w:author="Brian Bohman" w:date="2022-11-10T06:42:00Z">
        <w:r w:rsidRPr="003F07FD" w:rsidDel="00F374E0">
          <w:delText xml:space="preserve"> The soil is characterized as a Hubbard loamy sand (Sandy, mixed, frigid Entic Hapludolls) </w:delText>
        </w:r>
        <w:r w:rsidDel="00F374E0">
          <w:delText xml:space="preserve">with organic matter content ranging from 1.3 to 2.5% </w:delText>
        </w:r>
        <w:r w:rsidRPr="003F07FD" w:rsidDel="00F374E0">
          <w:delText xml:space="preserve">and </w:delText>
        </w:r>
        <w:r w:rsidDel="00F374E0">
          <w:delText xml:space="preserve">is </w:delText>
        </w:r>
        <w:r w:rsidRPr="003F07FD" w:rsidDel="00F374E0">
          <w:delText xml:space="preserve">excessively well drained with low available water holding capacity </w:delText>
        </w:r>
        <w:r w:rsidDel="00F374E0">
          <w:rPr>
            <w:noProof/>
          </w:rPr>
          <w:delText>(Hansen &amp; Giencke, 1988; USDA NRCS, 2013)</w:delText>
        </w:r>
        <w:r w:rsidRPr="003F07FD" w:rsidDel="00F374E0">
          <w:delText>.</w:delText>
        </w:r>
        <w:r w:rsidDel="00F374E0">
          <w:delText xml:space="preserve"> For a typical growing season beginning on 1 May and ending on 15 September, mean temperature is 18.9ºC, cumulative precipitation is 383 mm, cumulative growing degree days are 1638 ºC days, mean daily solar radiation is 22.7 MJ m</w:delText>
        </w:r>
        <w:r w:rsidDel="00F374E0">
          <w:rPr>
            <w:vertAlign w:val="superscript"/>
          </w:rPr>
          <w:delText>-2</w:delText>
        </w:r>
        <w:r w:rsidDel="00F374E0">
          <w:delText xml:space="preserve">, and mean diurnal temperature difference is 11.6 ºC based on a historical climate reconstruction for the period of 1980-2016 </w:delText>
        </w:r>
        <w:r w:rsidRPr="008B730B" w:rsidDel="00F374E0">
          <w:rPr>
            <w:noProof/>
          </w:rPr>
          <w:delText>(Gelaro et al., 2017; Weather Spark, 2021)</w:delText>
        </w:r>
        <w:r w:rsidRPr="008B730B" w:rsidDel="00F374E0">
          <w:delText>.</w:delText>
        </w:r>
      </w:del>
    </w:p>
    <w:p w14:paraId="20A8220F" w14:textId="77777777" w:rsidR="009B5B80" w:rsidRDefault="009B5B80" w:rsidP="00927E63">
      <w:pPr>
        <w:pStyle w:val="Body"/>
        <w:rPr>
          <w:ins w:id="66" w:author="Brian Bohman" w:date="2022-11-09T18:51:00Z"/>
        </w:rPr>
        <w:pPrChange w:id="67" w:author="Brian Bohman" w:date="2022-11-10T06:43:00Z">
          <w:pPr/>
        </w:pPrChange>
      </w:pPr>
    </w:p>
    <w:p w14:paraId="30B3C5B3" w14:textId="192CE553" w:rsidR="009B5B80" w:rsidRPr="00550682" w:rsidDel="00BA5E3F" w:rsidRDefault="009B5B80" w:rsidP="009B5B80">
      <w:pPr>
        <w:pStyle w:val="Body"/>
        <w:rPr>
          <w:del w:id="68" w:author="Brian Bohman" w:date="2022-11-09T18:51:00Z"/>
        </w:rPr>
        <w:pPrChange w:id="69" w:author="Brian Bohman" w:date="2022-11-09T18:51: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DC704C" w:rsidRPr="00E9655F" w:rsidDel="00BA5E3F" w14:paraId="144A242B" w14:textId="168D41C3" w:rsidTr="00914A0F">
        <w:trPr>
          <w:trHeight w:val="288"/>
          <w:del w:id="70" w:author="Brian Bohman" w:date="2022-11-09T18:51:00Z"/>
        </w:trPr>
        <w:tc>
          <w:tcPr>
            <w:tcW w:w="7920" w:type="dxa"/>
            <w:gridSpan w:val="3"/>
            <w:tcBorders>
              <w:top w:val="nil"/>
              <w:left w:val="nil"/>
              <w:bottom w:val="single" w:sz="4" w:space="0" w:color="auto"/>
              <w:right w:val="nil"/>
            </w:tcBorders>
            <w:vAlign w:val="center"/>
          </w:tcPr>
          <w:p w14:paraId="10793099" w14:textId="45EFAB59" w:rsidR="00DC704C" w:rsidRPr="00E25FB6" w:rsidDel="00BA5E3F" w:rsidRDefault="00DC704C" w:rsidP="00914A0F">
            <w:pPr>
              <w:pStyle w:val="TableCaption"/>
              <w:jc w:val="left"/>
              <w:rPr>
                <w:del w:id="71" w:author="Brian Bohman" w:date="2022-11-09T18:51:00Z"/>
                <w:bCs/>
              </w:rPr>
            </w:pPr>
            <w:bookmarkStart w:id="72" w:name="_Ref78279915"/>
            <w:bookmarkStart w:id="73" w:name="_Toc78909887"/>
            <w:bookmarkStart w:id="74" w:name="_Toc80706203"/>
            <w:del w:id="75" w:author="Brian Bohman" w:date="2022-11-09T18:51:00Z">
              <w:r w:rsidRPr="00550682" w:rsidDel="00BA5E3F">
                <w:rPr>
                  <w:bCs/>
                </w:rPr>
                <w:delText xml:space="preserve">Table </w:delText>
              </w:r>
              <w:r w:rsidRPr="00550682" w:rsidDel="00BA5E3F">
                <w:rPr>
                  <w:bCs/>
                </w:rPr>
                <w:fldChar w:fldCharType="begin"/>
              </w:r>
              <w:r w:rsidRPr="00550682" w:rsidDel="00BA5E3F">
                <w:rPr>
                  <w:bCs/>
                </w:rPr>
                <w:delInstrText xml:space="preserve"> SEQ Table \* ARABIC</w:delInstrText>
              </w:r>
              <w:r w:rsidDel="00BA5E3F">
                <w:rPr>
                  <w:bCs/>
                </w:rPr>
                <w:delInstrText xml:space="preserve"> </w:delInstrText>
              </w:r>
              <w:r w:rsidRPr="00FB4D94" w:rsidDel="00BA5E3F">
                <w:rPr>
                  <w:bCs/>
                </w:rPr>
                <w:delInstrText>\s 1</w:delInstrText>
              </w:r>
              <w:r w:rsidRPr="00550682" w:rsidDel="00BA5E3F">
                <w:rPr>
                  <w:bCs/>
                </w:rPr>
                <w:delInstrText xml:space="preserve"> </w:delInstrText>
              </w:r>
              <w:r w:rsidRPr="00550682" w:rsidDel="00BA5E3F">
                <w:rPr>
                  <w:bCs/>
                </w:rPr>
                <w:fldChar w:fldCharType="separate"/>
              </w:r>
              <w:r w:rsidDel="00BA5E3F">
                <w:rPr>
                  <w:bCs/>
                  <w:noProof/>
                </w:rPr>
                <w:delText>2</w:delText>
              </w:r>
              <w:r w:rsidRPr="00550682" w:rsidDel="00BA5E3F">
                <w:rPr>
                  <w:bCs/>
                </w:rPr>
                <w:fldChar w:fldCharType="end"/>
              </w:r>
              <w:bookmarkEnd w:id="72"/>
              <w:r w:rsidRPr="00550682" w:rsidDel="00BA5E3F">
                <w:rPr>
                  <w:bCs/>
                </w:rPr>
                <w:delText>.</w:delText>
              </w:r>
              <w:r w:rsidRPr="00B34899" w:rsidDel="00BA5E3F">
                <w:rPr>
                  <w:b w:val="0"/>
                  <w:bCs/>
                </w:rPr>
                <w:delText xml:space="preserve"> Summary of newly reported experimental small-plot trials in Minnesota, USA</w:delText>
              </w:r>
              <w:r w:rsidDel="00BA5E3F">
                <w:rPr>
                  <w:b w:val="0"/>
                  <w:bCs/>
                </w:rPr>
                <w:delText>.</w:delText>
              </w:r>
              <w:bookmarkEnd w:id="73"/>
              <w:bookmarkEnd w:id="74"/>
            </w:del>
          </w:p>
        </w:tc>
      </w:tr>
      <w:tr w:rsidR="00DC704C" w:rsidRPr="00E9655F" w:rsidDel="00BA5E3F" w14:paraId="293FCC0A" w14:textId="750056C7" w:rsidTr="00914A0F">
        <w:trPr>
          <w:trHeight w:val="288"/>
          <w:del w:id="76" w:author="Brian Bohman" w:date="2022-11-09T18:51:00Z"/>
        </w:trPr>
        <w:tc>
          <w:tcPr>
            <w:tcW w:w="1152" w:type="dxa"/>
            <w:tcBorders>
              <w:top w:val="single" w:sz="8" w:space="0" w:color="auto"/>
              <w:left w:val="nil"/>
              <w:bottom w:val="single" w:sz="4" w:space="0" w:color="auto"/>
              <w:right w:val="nil"/>
            </w:tcBorders>
            <w:vAlign w:val="center"/>
            <w:hideMark/>
          </w:tcPr>
          <w:p w14:paraId="7B5A3D24" w14:textId="30D327FE" w:rsidR="00DC704C" w:rsidRPr="00E25FB6" w:rsidDel="00BA5E3F" w:rsidRDefault="00DC704C" w:rsidP="00914A0F">
            <w:pPr>
              <w:pStyle w:val="TableBody"/>
              <w:jc w:val="left"/>
              <w:rPr>
                <w:del w:id="77" w:author="Brian Bohman" w:date="2022-11-09T18:51:00Z"/>
                <w:b/>
                <w:bCs/>
              </w:rPr>
            </w:pPr>
            <w:del w:id="78" w:author="Brian Bohman" w:date="2022-11-09T18:51:00Z">
              <w:r w:rsidRPr="00E25FB6" w:rsidDel="00BA5E3F">
                <w:rPr>
                  <w:b/>
                  <w:bCs/>
                </w:rPr>
                <w:delText>Experiment</w:delText>
              </w:r>
            </w:del>
          </w:p>
        </w:tc>
        <w:tc>
          <w:tcPr>
            <w:tcW w:w="1296" w:type="dxa"/>
            <w:tcBorders>
              <w:top w:val="single" w:sz="8" w:space="0" w:color="auto"/>
              <w:left w:val="nil"/>
              <w:bottom w:val="single" w:sz="4" w:space="0" w:color="auto"/>
              <w:right w:val="nil"/>
            </w:tcBorders>
            <w:vAlign w:val="center"/>
            <w:hideMark/>
          </w:tcPr>
          <w:p w14:paraId="4FE87EC5" w14:textId="5D960E91" w:rsidR="00DC704C" w:rsidRPr="00E25FB6" w:rsidDel="00BA5E3F" w:rsidRDefault="00DC704C" w:rsidP="00914A0F">
            <w:pPr>
              <w:pStyle w:val="TableBody"/>
              <w:jc w:val="left"/>
              <w:rPr>
                <w:del w:id="79" w:author="Brian Bohman" w:date="2022-11-09T18:51:00Z"/>
                <w:b/>
                <w:bCs/>
              </w:rPr>
            </w:pPr>
            <w:del w:id="80" w:author="Brian Bohman" w:date="2022-11-09T18:51:00Z">
              <w:r w:rsidRPr="00E25FB6" w:rsidDel="00BA5E3F">
                <w:rPr>
                  <w:b/>
                  <w:bCs/>
                </w:rPr>
                <w:delText>Year</w:delText>
              </w:r>
            </w:del>
          </w:p>
        </w:tc>
        <w:tc>
          <w:tcPr>
            <w:tcW w:w="5472" w:type="dxa"/>
            <w:tcBorders>
              <w:top w:val="single" w:sz="8" w:space="0" w:color="auto"/>
              <w:left w:val="nil"/>
              <w:bottom w:val="single" w:sz="4" w:space="0" w:color="auto"/>
              <w:right w:val="nil"/>
            </w:tcBorders>
            <w:vAlign w:val="center"/>
            <w:hideMark/>
          </w:tcPr>
          <w:p w14:paraId="25542C9A" w14:textId="524D27E5" w:rsidR="00DC704C" w:rsidRPr="00E25FB6" w:rsidDel="00BA5E3F" w:rsidRDefault="00DC704C" w:rsidP="00914A0F">
            <w:pPr>
              <w:pStyle w:val="TableBody"/>
              <w:jc w:val="left"/>
              <w:rPr>
                <w:del w:id="81" w:author="Brian Bohman" w:date="2022-11-09T18:51:00Z"/>
                <w:b/>
                <w:bCs/>
              </w:rPr>
            </w:pPr>
            <w:del w:id="82" w:author="Brian Bohman" w:date="2022-11-09T18:51:00Z">
              <w:r w:rsidRPr="00E25FB6" w:rsidDel="00BA5E3F">
                <w:rPr>
                  <w:b/>
                  <w:bCs/>
                </w:rPr>
                <w:delText>Reference</w:delText>
              </w:r>
            </w:del>
          </w:p>
        </w:tc>
      </w:tr>
      <w:tr w:rsidR="00DC704C" w:rsidRPr="00E9655F" w:rsidDel="00BA5E3F" w14:paraId="32C40D4E" w14:textId="4820754B" w:rsidTr="00914A0F">
        <w:trPr>
          <w:trHeight w:val="360"/>
          <w:del w:id="83" w:author="Brian Bohman" w:date="2022-11-09T18:51:00Z"/>
        </w:trPr>
        <w:tc>
          <w:tcPr>
            <w:tcW w:w="1152" w:type="dxa"/>
            <w:tcBorders>
              <w:top w:val="single" w:sz="4" w:space="0" w:color="auto"/>
              <w:left w:val="nil"/>
              <w:bottom w:val="dotted" w:sz="4" w:space="0" w:color="auto"/>
              <w:right w:val="nil"/>
            </w:tcBorders>
            <w:vAlign w:val="center"/>
            <w:hideMark/>
          </w:tcPr>
          <w:p w14:paraId="0F836909" w14:textId="19542410" w:rsidR="00DC704C" w:rsidRPr="00E9655F" w:rsidDel="00BA5E3F" w:rsidRDefault="00DC704C" w:rsidP="00914A0F">
            <w:pPr>
              <w:pStyle w:val="TableBody"/>
              <w:rPr>
                <w:del w:id="84" w:author="Brian Bohman" w:date="2022-11-09T18:51:00Z"/>
              </w:rPr>
            </w:pPr>
            <w:del w:id="85" w:author="Brian Bohman" w:date="2022-11-09T18:51:00Z">
              <w:r w:rsidRPr="00E9655F" w:rsidDel="00BA5E3F">
                <w:delText>MN-1</w:delText>
              </w:r>
            </w:del>
          </w:p>
        </w:tc>
        <w:tc>
          <w:tcPr>
            <w:tcW w:w="1296" w:type="dxa"/>
            <w:tcBorders>
              <w:top w:val="single" w:sz="4" w:space="0" w:color="auto"/>
              <w:left w:val="nil"/>
              <w:bottom w:val="dotted" w:sz="4" w:space="0" w:color="auto"/>
              <w:right w:val="nil"/>
            </w:tcBorders>
            <w:vAlign w:val="center"/>
            <w:hideMark/>
          </w:tcPr>
          <w:p w14:paraId="3F614A19" w14:textId="0F802CEC" w:rsidR="00DC704C" w:rsidRPr="00E9655F" w:rsidDel="00BA5E3F" w:rsidRDefault="00DC704C" w:rsidP="00914A0F">
            <w:pPr>
              <w:pStyle w:val="TableBody"/>
              <w:rPr>
                <w:del w:id="86" w:author="Brian Bohman" w:date="2022-11-09T18:51:00Z"/>
              </w:rPr>
            </w:pPr>
            <w:del w:id="87" w:author="Brian Bohman" w:date="2022-11-09T18:51:00Z">
              <w:r w:rsidRPr="00E9655F" w:rsidDel="00BA5E3F">
                <w:delText>1991-1992</w:delText>
              </w:r>
            </w:del>
          </w:p>
        </w:tc>
        <w:tc>
          <w:tcPr>
            <w:tcW w:w="5472" w:type="dxa"/>
            <w:tcBorders>
              <w:top w:val="single" w:sz="4" w:space="0" w:color="auto"/>
              <w:left w:val="nil"/>
              <w:bottom w:val="dotted" w:sz="4" w:space="0" w:color="auto"/>
              <w:right w:val="nil"/>
            </w:tcBorders>
            <w:vAlign w:val="center"/>
            <w:hideMark/>
          </w:tcPr>
          <w:p w14:paraId="12647408" w14:textId="3FB97092" w:rsidR="00DC704C" w:rsidRPr="00E9655F" w:rsidDel="00BA5E3F" w:rsidRDefault="00DC704C" w:rsidP="00914A0F">
            <w:pPr>
              <w:pStyle w:val="TableBody"/>
              <w:rPr>
                <w:del w:id="88" w:author="Brian Bohman" w:date="2022-11-09T18:51:00Z"/>
              </w:rPr>
            </w:pPr>
            <w:del w:id="89" w:author="Brian Bohman" w:date="2022-11-09T18:51:00Z">
              <w:r w:rsidDel="00BA5E3F">
                <w:rPr>
                  <w:noProof/>
                </w:rPr>
                <w:delText>Rosen et al. (1992); Rosen et al. (1993); Errebhi et al. (1998)</w:delText>
              </w:r>
            </w:del>
          </w:p>
        </w:tc>
      </w:tr>
      <w:tr w:rsidR="00DC704C" w:rsidRPr="00E9655F" w:rsidDel="00BA5E3F" w14:paraId="224F0619" w14:textId="02BED05D" w:rsidTr="00914A0F">
        <w:trPr>
          <w:trHeight w:val="360"/>
          <w:del w:id="90" w:author="Brian Bohman" w:date="2022-11-09T18:51:00Z"/>
        </w:trPr>
        <w:tc>
          <w:tcPr>
            <w:tcW w:w="1152" w:type="dxa"/>
            <w:tcBorders>
              <w:top w:val="dotted" w:sz="4" w:space="0" w:color="auto"/>
              <w:left w:val="nil"/>
              <w:bottom w:val="dotted" w:sz="4" w:space="0" w:color="auto"/>
              <w:right w:val="nil"/>
            </w:tcBorders>
            <w:vAlign w:val="center"/>
          </w:tcPr>
          <w:p w14:paraId="263F3E3B" w14:textId="694B1355" w:rsidR="00DC704C" w:rsidRPr="00E9655F" w:rsidDel="00BA5E3F" w:rsidRDefault="00DC704C" w:rsidP="00914A0F">
            <w:pPr>
              <w:pStyle w:val="TableBody"/>
              <w:rPr>
                <w:del w:id="91" w:author="Brian Bohman" w:date="2022-11-09T18:51:00Z"/>
              </w:rPr>
            </w:pPr>
            <w:del w:id="92" w:author="Brian Bohman" w:date="2022-11-09T18:51:00Z">
              <w:r w:rsidRPr="00E9655F" w:rsidDel="00BA5E3F">
                <w:delText>MN-2</w:delText>
              </w:r>
            </w:del>
          </w:p>
        </w:tc>
        <w:tc>
          <w:tcPr>
            <w:tcW w:w="1296" w:type="dxa"/>
            <w:tcBorders>
              <w:top w:val="dotted" w:sz="4" w:space="0" w:color="auto"/>
              <w:left w:val="nil"/>
              <w:bottom w:val="dotted" w:sz="4" w:space="0" w:color="auto"/>
              <w:right w:val="nil"/>
            </w:tcBorders>
            <w:vAlign w:val="center"/>
          </w:tcPr>
          <w:p w14:paraId="63432F8E" w14:textId="0BC107AF" w:rsidR="00DC704C" w:rsidRPr="00E9655F" w:rsidDel="00BA5E3F" w:rsidRDefault="00DC704C" w:rsidP="00914A0F">
            <w:pPr>
              <w:pStyle w:val="TableBody"/>
              <w:rPr>
                <w:del w:id="93" w:author="Brian Bohman" w:date="2022-11-09T18:51:00Z"/>
              </w:rPr>
            </w:pPr>
            <w:del w:id="94" w:author="Brian Bohman" w:date="2022-11-09T18:51:00Z">
              <w:r w:rsidRPr="00E9655F" w:rsidDel="00BA5E3F">
                <w:delText>2014-2015</w:delText>
              </w:r>
            </w:del>
          </w:p>
        </w:tc>
        <w:tc>
          <w:tcPr>
            <w:tcW w:w="5472" w:type="dxa"/>
            <w:tcBorders>
              <w:top w:val="dotted" w:sz="4" w:space="0" w:color="auto"/>
              <w:left w:val="nil"/>
              <w:bottom w:val="dotted" w:sz="4" w:space="0" w:color="auto"/>
              <w:right w:val="nil"/>
            </w:tcBorders>
            <w:vAlign w:val="center"/>
          </w:tcPr>
          <w:p w14:paraId="2384376D" w14:textId="34FDAC11" w:rsidR="00DC704C" w:rsidRPr="00E9655F" w:rsidDel="00BA5E3F" w:rsidRDefault="00DC704C" w:rsidP="00914A0F">
            <w:pPr>
              <w:pStyle w:val="TableBody"/>
              <w:rPr>
                <w:del w:id="95" w:author="Brian Bohman" w:date="2022-11-09T18:51:00Z"/>
              </w:rPr>
            </w:pPr>
            <w:del w:id="96" w:author="Brian Bohman" w:date="2022-11-09T18:51:00Z">
              <w:r w:rsidDel="00BA5E3F">
                <w:rPr>
                  <w:noProof/>
                </w:rPr>
                <w:delText>Sun (2017); Sun et al. (2019); Sun et al. (2020)</w:delText>
              </w:r>
            </w:del>
          </w:p>
        </w:tc>
      </w:tr>
      <w:tr w:rsidR="00DC704C" w:rsidRPr="00E9655F" w:rsidDel="00BA5E3F" w14:paraId="7450FE2B" w14:textId="007CF430" w:rsidTr="00914A0F">
        <w:trPr>
          <w:trHeight w:val="360"/>
          <w:del w:id="97" w:author="Brian Bohman" w:date="2022-11-09T18:51:00Z"/>
        </w:trPr>
        <w:tc>
          <w:tcPr>
            <w:tcW w:w="1152" w:type="dxa"/>
            <w:tcBorders>
              <w:top w:val="dotted" w:sz="4" w:space="0" w:color="auto"/>
              <w:left w:val="nil"/>
              <w:bottom w:val="dotted" w:sz="4" w:space="0" w:color="auto"/>
              <w:right w:val="nil"/>
            </w:tcBorders>
            <w:vAlign w:val="center"/>
          </w:tcPr>
          <w:p w14:paraId="4CA9BB15" w14:textId="1FFE1B84" w:rsidR="00DC704C" w:rsidRPr="00E9655F" w:rsidDel="00BA5E3F" w:rsidRDefault="00DC704C" w:rsidP="00914A0F">
            <w:pPr>
              <w:pStyle w:val="TableBody"/>
              <w:rPr>
                <w:del w:id="98" w:author="Brian Bohman" w:date="2022-11-09T18:51:00Z"/>
              </w:rPr>
            </w:pPr>
            <w:del w:id="99" w:author="Brian Bohman" w:date="2022-11-09T18:51:00Z">
              <w:r w:rsidRPr="00E9655F" w:rsidDel="00BA5E3F">
                <w:delText>MN-3</w:delText>
              </w:r>
            </w:del>
          </w:p>
        </w:tc>
        <w:tc>
          <w:tcPr>
            <w:tcW w:w="1296" w:type="dxa"/>
            <w:tcBorders>
              <w:top w:val="dotted" w:sz="4" w:space="0" w:color="auto"/>
              <w:left w:val="nil"/>
              <w:bottom w:val="dotted" w:sz="4" w:space="0" w:color="auto"/>
              <w:right w:val="nil"/>
            </w:tcBorders>
            <w:vAlign w:val="center"/>
          </w:tcPr>
          <w:p w14:paraId="267AF1D7" w14:textId="27AF17D7" w:rsidR="00DC704C" w:rsidRPr="00E9655F" w:rsidDel="00BA5E3F" w:rsidRDefault="00DC704C" w:rsidP="00914A0F">
            <w:pPr>
              <w:pStyle w:val="TableBody"/>
              <w:rPr>
                <w:del w:id="100" w:author="Brian Bohman" w:date="2022-11-09T18:51:00Z"/>
              </w:rPr>
            </w:pPr>
            <w:del w:id="101" w:author="Brian Bohman" w:date="2022-11-09T18:51:00Z">
              <w:r w:rsidRPr="00E9655F" w:rsidDel="00BA5E3F">
                <w:delText>2016</w:delText>
              </w:r>
            </w:del>
          </w:p>
        </w:tc>
        <w:tc>
          <w:tcPr>
            <w:tcW w:w="5472" w:type="dxa"/>
            <w:tcBorders>
              <w:top w:val="dotted" w:sz="4" w:space="0" w:color="auto"/>
              <w:left w:val="nil"/>
              <w:bottom w:val="dotted" w:sz="4" w:space="0" w:color="auto"/>
              <w:right w:val="nil"/>
            </w:tcBorders>
            <w:vAlign w:val="center"/>
          </w:tcPr>
          <w:p w14:paraId="559C9D72" w14:textId="3C1804CD" w:rsidR="00DC704C" w:rsidRPr="00E9655F" w:rsidDel="00BA5E3F" w:rsidRDefault="00DC704C" w:rsidP="00914A0F">
            <w:pPr>
              <w:pStyle w:val="TableBody"/>
              <w:rPr>
                <w:del w:id="102" w:author="Brian Bohman" w:date="2022-11-09T18:51:00Z"/>
              </w:rPr>
            </w:pPr>
            <w:del w:id="103" w:author="Brian Bohman" w:date="2022-11-09T18:51:00Z">
              <w:r w:rsidDel="00BA5E3F">
                <w:rPr>
                  <w:noProof/>
                </w:rPr>
                <w:delText>Crants et al. (2017)</w:delText>
              </w:r>
            </w:del>
          </w:p>
        </w:tc>
      </w:tr>
      <w:tr w:rsidR="00DC704C" w:rsidRPr="00E9655F" w:rsidDel="00BA5E3F" w14:paraId="64DA02CE" w14:textId="0C561175" w:rsidTr="00914A0F">
        <w:trPr>
          <w:trHeight w:val="360"/>
          <w:del w:id="104" w:author="Brian Bohman" w:date="2022-11-09T18:51:00Z"/>
        </w:trPr>
        <w:tc>
          <w:tcPr>
            <w:tcW w:w="1152" w:type="dxa"/>
            <w:tcBorders>
              <w:top w:val="dotted" w:sz="4" w:space="0" w:color="auto"/>
              <w:left w:val="nil"/>
              <w:bottom w:val="dotted" w:sz="4" w:space="0" w:color="auto"/>
              <w:right w:val="nil"/>
            </w:tcBorders>
            <w:vAlign w:val="center"/>
          </w:tcPr>
          <w:p w14:paraId="6233BD11" w14:textId="1039F072" w:rsidR="00DC704C" w:rsidRPr="00E9655F" w:rsidDel="00BA5E3F" w:rsidRDefault="00DC704C" w:rsidP="00914A0F">
            <w:pPr>
              <w:pStyle w:val="TableBody"/>
              <w:rPr>
                <w:del w:id="105" w:author="Brian Bohman" w:date="2022-11-09T18:51:00Z"/>
              </w:rPr>
            </w:pPr>
            <w:del w:id="106" w:author="Brian Bohman" w:date="2022-11-09T18:51:00Z">
              <w:r w:rsidRPr="00E9655F" w:rsidDel="00BA5E3F">
                <w:delText>MN-4</w:delText>
              </w:r>
            </w:del>
          </w:p>
        </w:tc>
        <w:tc>
          <w:tcPr>
            <w:tcW w:w="1296" w:type="dxa"/>
            <w:tcBorders>
              <w:top w:val="dotted" w:sz="4" w:space="0" w:color="auto"/>
              <w:left w:val="nil"/>
              <w:bottom w:val="dotted" w:sz="4" w:space="0" w:color="auto"/>
              <w:right w:val="nil"/>
            </w:tcBorders>
            <w:vAlign w:val="center"/>
          </w:tcPr>
          <w:p w14:paraId="75E92258" w14:textId="7821092C" w:rsidR="00DC704C" w:rsidRPr="00E9655F" w:rsidDel="00BA5E3F" w:rsidRDefault="00DC704C" w:rsidP="00914A0F">
            <w:pPr>
              <w:pStyle w:val="TableBody"/>
              <w:rPr>
                <w:del w:id="107" w:author="Brian Bohman" w:date="2022-11-09T18:51:00Z"/>
              </w:rPr>
            </w:pPr>
            <w:del w:id="108" w:author="Brian Bohman" w:date="2022-11-09T18:51:00Z">
              <w:r w:rsidRPr="00E9655F" w:rsidDel="00BA5E3F">
                <w:delText>2018-2019</w:delText>
              </w:r>
            </w:del>
          </w:p>
        </w:tc>
        <w:tc>
          <w:tcPr>
            <w:tcW w:w="5472" w:type="dxa"/>
            <w:tcBorders>
              <w:top w:val="dotted" w:sz="4" w:space="0" w:color="auto"/>
              <w:left w:val="nil"/>
              <w:bottom w:val="dotted" w:sz="4" w:space="0" w:color="auto"/>
              <w:right w:val="nil"/>
            </w:tcBorders>
            <w:vAlign w:val="center"/>
          </w:tcPr>
          <w:p w14:paraId="0BD77CC3" w14:textId="465A2BFB" w:rsidR="00DC704C" w:rsidRPr="00E9655F" w:rsidDel="00BA5E3F" w:rsidRDefault="00DC704C" w:rsidP="00914A0F">
            <w:pPr>
              <w:pStyle w:val="TableBody"/>
              <w:rPr>
                <w:del w:id="109" w:author="Brian Bohman" w:date="2022-11-09T18:51:00Z"/>
              </w:rPr>
            </w:pPr>
            <w:del w:id="110" w:author="Brian Bohman" w:date="2022-11-09T18:51:00Z">
              <w:r w:rsidDel="00BA5E3F">
                <w:rPr>
                  <w:noProof/>
                </w:rPr>
                <w:delText>Gupta and Rosen (2019); Gupta et al. (2020); Li et al. (2021)</w:delText>
              </w:r>
            </w:del>
          </w:p>
        </w:tc>
      </w:tr>
      <w:tr w:rsidR="00DC704C" w:rsidRPr="00E9655F" w:rsidDel="00BA5E3F" w14:paraId="13C6677D" w14:textId="609C755E" w:rsidTr="00914A0F">
        <w:trPr>
          <w:trHeight w:val="360"/>
          <w:del w:id="111" w:author="Brian Bohman" w:date="2022-11-09T18:51:00Z"/>
        </w:trPr>
        <w:tc>
          <w:tcPr>
            <w:tcW w:w="1152" w:type="dxa"/>
            <w:tcBorders>
              <w:top w:val="dotted" w:sz="4" w:space="0" w:color="auto"/>
              <w:left w:val="nil"/>
              <w:bottom w:val="dotted" w:sz="4" w:space="0" w:color="auto"/>
              <w:right w:val="nil"/>
            </w:tcBorders>
            <w:vAlign w:val="center"/>
            <w:hideMark/>
          </w:tcPr>
          <w:p w14:paraId="1AAA7AFF" w14:textId="59610A41" w:rsidR="00DC704C" w:rsidRPr="00E9655F" w:rsidDel="00BA5E3F" w:rsidRDefault="00DC704C" w:rsidP="00914A0F">
            <w:pPr>
              <w:pStyle w:val="TableBody"/>
              <w:rPr>
                <w:del w:id="112" w:author="Brian Bohman" w:date="2022-11-09T18:51:00Z"/>
              </w:rPr>
            </w:pPr>
            <w:del w:id="113" w:author="Brian Bohman" w:date="2022-11-09T18:51:00Z">
              <w:r w:rsidRPr="00E9655F" w:rsidDel="00BA5E3F">
                <w:delText>MN-5</w:delText>
              </w:r>
            </w:del>
          </w:p>
        </w:tc>
        <w:tc>
          <w:tcPr>
            <w:tcW w:w="1296" w:type="dxa"/>
            <w:tcBorders>
              <w:top w:val="dotted" w:sz="4" w:space="0" w:color="auto"/>
              <w:left w:val="nil"/>
              <w:bottom w:val="dotted" w:sz="4" w:space="0" w:color="auto"/>
              <w:right w:val="nil"/>
            </w:tcBorders>
            <w:vAlign w:val="center"/>
            <w:hideMark/>
          </w:tcPr>
          <w:p w14:paraId="193D3A2B" w14:textId="14E56217" w:rsidR="00DC704C" w:rsidRPr="00E9655F" w:rsidDel="00BA5E3F" w:rsidRDefault="00DC704C" w:rsidP="00914A0F">
            <w:pPr>
              <w:pStyle w:val="TableBody"/>
              <w:rPr>
                <w:del w:id="114" w:author="Brian Bohman" w:date="2022-11-09T18:51:00Z"/>
              </w:rPr>
            </w:pPr>
            <w:del w:id="115" w:author="Brian Bohman" w:date="2022-11-09T18:51:00Z">
              <w:r w:rsidRPr="00E9655F" w:rsidDel="00BA5E3F">
                <w:delText>2019</w:delText>
              </w:r>
            </w:del>
          </w:p>
        </w:tc>
        <w:tc>
          <w:tcPr>
            <w:tcW w:w="5472" w:type="dxa"/>
            <w:tcBorders>
              <w:top w:val="dotted" w:sz="4" w:space="0" w:color="auto"/>
              <w:left w:val="nil"/>
              <w:bottom w:val="dotted" w:sz="4" w:space="0" w:color="auto"/>
              <w:right w:val="nil"/>
            </w:tcBorders>
            <w:vAlign w:val="center"/>
            <w:hideMark/>
          </w:tcPr>
          <w:p w14:paraId="5CED3991" w14:textId="37520527" w:rsidR="00DC704C" w:rsidRPr="00E9655F" w:rsidDel="00BA5E3F" w:rsidRDefault="00DC704C" w:rsidP="00914A0F">
            <w:pPr>
              <w:pStyle w:val="TableBody"/>
              <w:rPr>
                <w:del w:id="116" w:author="Brian Bohman" w:date="2022-11-09T18:51:00Z"/>
              </w:rPr>
            </w:pPr>
            <w:del w:id="117" w:author="Brian Bohman" w:date="2022-11-09T18:51:00Z">
              <w:r w:rsidDel="00BA5E3F">
                <w:rPr>
                  <w:noProof/>
                </w:rPr>
                <w:delText>Bohman et al. (2020)</w:delText>
              </w:r>
            </w:del>
          </w:p>
        </w:tc>
      </w:tr>
      <w:tr w:rsidR="00DC704C" w:rsidRPr="00E9655F" w:rsidDel="00BA5E3F" w14:paraId="3A9AF310" w14:textId="0FB071F0" w:rsidTr="00914A0F">
        <w:trPr>
          <w:trHeight w:val="360"/>
          <w:del w:id="118" w:author="Brian Bohman" w:date="2022-11-09T18:51:00Z"/>
        </w:trPr>
        <w:tc>
          <w:tcPr>
            <w:tcW w:w="1152" w:type="dxa"/>
            <w:tcBorders>
              <w:top w:val="dotted" w:sz="4" w:space="0" w:color="auto"/>
              <w:left w:val="nil"/>
              <w:bottom w:val="single" w:sz="8" w:space="0" w:color="auto"/>
              <w:right w:val="nil"/>
            </w:tcBorders>
            <w:vAlign w:val="center"/>
          </w:tcPr>
          <w:p w14:paraId="3D7CEAE5" w14:textId="1FDE9B59" w:rsidR="00DC704C" w:rsidRPr="00E9655F" w:rsidDel="00BA5E3F" w:rsidRDefault="00DC704C" w:rsidP="00914A0F">
            <w:pPr>
              <w:pStyle w:val="TableBody"/>
              <w:rPr>
                <w:del w:id="119" w:author="Brian Bohman" w:date="2022-11-09T18:51:00Z"/>
              </w:rPr>
            </w:pPr>
            <w:del w:id="120" w:author="Brian Bohman" w:date="2022-11-09T18:51:00Z">
              <w:r w:rsidRPr="00E9655F" w:rsidDel="00BA5E3F">
                <w:delText>MN-6</w:delText>
              </w:r>
            </w:del>
          </w:p>
        </w:tc>
        <w:tc>
          <w:tcPr>
            <w:tcW w:w="1296" w:type="dxa"/>
            <w:tcBorders>
              <w:top w:val="dotted" w:sz="4" w:space="0" w:color="auto"/>
              <w:left w:val="nil"/>
              <w:bottom w:val="single" w:sz="8" w:space="0" w:color="auto"/>
              <w:right w:val="nil"/>
            </w:tcBorders>
            <w:vAlign w:val="center"/>
          </w:tcPr>
          <w:p w14:paraId="7C4C2DC7" w14:textId="53BAD40B" w:rsidR="00DC704C" w:rsidRPr="00E9655F" w:rsidDel="00BA5E3F" w:rsidRDefault="00DC704C" w:rsidP="00914A0F">
            <w:pPr>
              <w:pStyle w:val="TableBody"/>
              <w:rPr>
                <w:del w:id="121" w:author="Brian Bohman" w:date="2022-11-09T18:51:00Z"/>
              </w:rPr>
            </w:pPr>
            <w:del w:id="122" w:author="Brian Bohman" w:date="2022-11-09T18:51:00Z">
              <w:r w:rsidRPr="00E9655F" w:rsidDel="00BA5E3F">
                <w:delText>2020</w:delText>
              </w:r>
            </w:del>
          </w:p>
        </w:tc>
        <w:tc>
          <w:tcPr>
            <w:tcW w:w="5472" w:type="dxa"/>
            <w:tcBorders>
              <w:top w:val="dotted" w:sz="4" w:space="0" w:color="auto"/>
              <w:left w:val="nil"/>
              <w:bottom w:val="single" w:sz="8" w:space="0" w:color="auto"/>
              <w:right w:val="nil"/>
            </w:tcBorders>
            <w:vAlign w:val="center"/>
          </w:tcPr>
          <w:p w14:paraId="11851C4A" w14:textId="70232788" w:rsidR="00DC704C" w:rsidRPr="00E9655F" w:rsidDel="00BA5E3F" w:rsidRDefault="00DC704C" w:rsidP="00914A0F">
            <w:pPr>
              <w:pStyle w:val="TableBody"/>
              <w:rPr>
                <w:del w:id="123" w:author="Brian Bohman" w:date="2022-11-09T18:51:00Z"/>
              </w:rPr>
            </w:pPr>
            <w:del w:id="124" w:author="Brian Bohman" w:date="2022-11-09T18:51:00Z">
              <w:r w:rsidDel="00BA5E3F">
                <w:rPr>
                  <w:noProof/>
                </w:rPr>
                <w:delText>Rosen et al. (2021)</w:delText>
              </w:r>
            </w:del>
          </w:p>
        </w:tc>
      </w:tr>
    </w:tbl>
    <w:p w14:paraId="656B7EC8" w14:textId="7F0FBC75" w:rsidR="00DC704C" w:rsidDel="00BA5E3F" w:rsidRDefault="00DC704C" w:rsidP="00DC704C">
      <w:pPr>
        <w:rPr>
          <w:del w:id="125" w:author="Brian Bohman" w:date="2022-11-09T18:51:00Z"/>
        </w:rPr>
      </w:pPr>
    </w:p>
    <w:p w14:paraId="36288EA4" w14:textId="7EB1C6AB" w:rsidR="009F018B" w:rsidRPr="003F07FD" w:rsidDel="00927E63" w:rsidRDefault="009F018B" w:rsidP="00E072BF">
      <w:pPr>
        <w:pStyle w:val="Body"/>
        <w:rPr>
          <w:del w:id="126" w:author="Brian Bohman" w:date="2022-11-10T06:43:00Z"/>
        </w:rPr>
      </w:pPr>
      <w:moveFromRangeStart w:id="127" w:author="Brian Bohman" w:date="2022-11-10T06:53:00Z" w:name="move118955649"/>
      <w:moveFrom w:id="128" w:author="Brian Bohman" w:date="2022-11-10T06:53:00Z">
        <w:r w:rsidRPr="003F07FD" w:rsidDel="009C3EDE">
          <w:t xml:space="preserve">Apart from experimental N and variety treatments, all management and cultural practices were managed by the staff at the SPRF in accordance with common practices for the region </w:t>
        </w:r>
        <w:r w:rsidDel="009C3EDE">
          <w:rPr>
            <w:noProof/>
          </w:rPr>
          <w:t>(Egel, 2017)</w:t>
        </w:r>
        <w:r w:rsidDel="009C3EDE">
          <w:t>.</w:t>
        </w:r>
        <w:r w:rsidRPr="003F07FD" w:rsidDel="009C3EDE">
          <w:t xml:space="preserve"> </w:t>
        </w:r>
        <w:r w:rsidDel="009C3EDE">
          <w:t>N</w:t>
        </w:r>
        <w:r w:rsidRPr="003F07FD" w:rsidDel="009C3EDE">
          <w:t xml:space="preserve">utrients were applied based on soil samples and University recommendations </w:t>
        </w:r>
        <w:r w:rsidDel="009C3EDE">
          <w:rPr>
            <w:noProof/>
          </w:rPr>
          <w:t>(Franzen et al., 2018; Rosen, 2018)</w:t>
        </w:r>
        <w:r w:rsidRPr="003F07FD" w:rsidDel="009C3EDE">
          <w:t xml:space="preserve">, and supplemental irrigation was applied based on the University recommended checkbook method </w:t>
        </w:r>
        <w:r w:rsidDel="009C3EDE">
          <w:rPr>
            <w:noProof/>
          </w:rPr>
          <w:t>(Wright, 2002; Steele et al., 2010)</w:t>
        </w:r>
        <w:r w:rsidRPr="003F07FD" w:rsidDel="009C3EDE">
          <w:t>. Additional details on experimental procedures for these studies have been previously reported</w:t>
        </w:r>
        <w:r w:rsidDel="009C3EDE">
          <w:t xml:space="preserve"> </w:t>
        </w:r>
        <w:r w:rsidRPr="00DA5F05" w:rsidDel="009C3EDE">
          <w:t>(</w:t>
        </w:r>
        <w:r w:rsidR="00E62DC7" w:rsidDel="009C3EDE">
          <w:t>Table 2</w:t>
        </w:r>
        <w:r w:rsidRPr="00DA5F05" w:rsidDel="009C3EDE">
          <w:t>).</w:t>
        </w:r>
      </w:moveFrom>
      <w:moveFromRangeEnd w:id="127"/>
    </w:p>
    <w:p w14:paraId="7534D8EB" w14:textId="6730C414" w:rsidR="009F018B" w:rsidRPr="00D76856" w:rsidDel="009C3EDE" w:rsidRDefault="009F018B" w:rsidP="00E072BF">
      <w:pPr>
        <w:pStyle w:val="Body"/>
        <w:rPr>
          <w:del w:id="129" w:author="Brian Bohman" w:date="2022-11-10T06:52:00Z"/>
        </w:rPr>
      </w:pPr>
      <w:r w:rsidRPr="00EC0E19">
        <w:t>A randomized complete block design with three or four replicates was used in each field experiment. All studies evaluated at least 3 nitrogen 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w:t>
      </w:r>
      <w:del w:id="130" w:author="Brian Bohman" w:date="2022-11-10T06:50:00Z">
        <w:r w:rsidDel="00E86B89">
          <w:delText xml:space="preserve"> The maturity class of varieties evaluated in these experiments included: medium-late – Clearwater and Dakota Russet; medium-late to late – Umatilla Russet; late – Easton; late to very late – Russet Burbank </w:delText>
        </w:r>
        <w:r w:rsidDel="00E86B89">
          <w:rPr>
            <w:noProof/>
          </w:rPr>
          <w:delText>(Thompson, 2013; Porter, 2014; Stark et al., 2020; OSU, 2021)</w:delText>
        </w:r>
        <w:r w:rsidDel="00E86B89">
          <w:delText xml:space="preserve">. </w:delText>
        </w:r>
        <w:r w:rsidRPr="00EC0E19" w:rsidDel="00E86B89">
          <w:delText xml:space="preserve">Planting density </w:delText>
        </w:r>
        <w:r w:rsidDel="00E86B89">
          <w:delText>was</w:delText>
        </w:r>
        <w:r w:rsidRPr="00EC0E19" w:rsidDel="00E86B89">
          <w:delText xml:space="preserve"> 36,000 plants ha</w:delText>
        </w:r>
        <w:r w:rsidRPr="00D46F40" w:rsidDel="00E86B89">
          <w:rPr>
            <w:vertAlign w:val="superscript"/>
          </w:rPr>
          <w:delText>-1</w:delText>
        </w:r>
        <w:r w:rsidDel="00E86B89">
          <w:delText xml:space="preserve"> for all experiments except for MN-1 which was planted at a density of 48,000 plants ha</w:delText>
        </w:r>
        <w:r w:rsidDel="00E86B89">
          <w:rPr>
            <w:vertAlign w:val="superscript"/>
          </w:rPr>
          <w:delText>-1</w:delText>
        </w:r>
        <w:r w:rsidRPr="00EC0E19" w:rsidDel="00E86B89">
          <w:delText>.</w:delText>
        </w:r>
      </w:del>
      <w:ins w:id="131" w:author="Brian Bohman" w:date="2022-11-10T06:46:00Z">
        <w:r w:rsidR="00D76856">
          <w:t xml:space="preserve"> </w:t>
        </w:r>
      </w:ins>
    </w:p>
    <w:p w14:paraId="25362435" w14:textId="77777777" w:rsidR="009C3EDE" w:rsidDel="009C3EDE" w:rsidRDefault="009C3EDE" w:rsidP="009C3EDE">
      <w:pPr>
        <w:pStyle w:val="Body"/>
        <w:rPr>
          <w:del w:id="132" w:author="Brian Bohman" w:date="2022-11-10T06:54:00Z"/>
          <w:moveTo w:id="133" w:author="Brian Bohman" w:date="2022-11-10T06:53:00Z"/>
        </w:rPr>
      </w:pPr>
      <w:ins w:id="134" w:author="Brian Bohman" w:date="2022-11-10T06:53:00Z">
        <w:r>
          <w:t>E</w:t>
        </w:r>
      </w:ins>
      <w:del w:id="135" w:author="Brian Bohman" w:date="2022-11-10T06:53:00Z">
        <w:r w:rsidR="009F018B" w:rsidDel="009C3EDE">
          <w:delText>T</w:delText>
        </w:r>
      </w:del>
      <w:del w:id="136" w:author="Brian Bohman" w:date="2022-11-10T06:52:00Z">
        <w:r w:rsidR="009F018B" w:rsidDel="009C3EDE">
          <w:delText>he e</w:delText>
        </w:r>
      </w:del>
      <w:r w:rsidR="009F018B">
        <w:t>xperiments that</w:t>
      </w:r>
      <w:r w:rsidR="009F018B" w:rsidRPr="00EC0E19">
        <w:t xml:space="preserve"> evaluated multiple varieties had either a factorial design, or split-plot design with variety treatment as </w:t>
      </w:r>
      <w:proofErr w:type="gramStart"/>
      <w:r w:rsidR="009F018B" w:rsidRPr="00EC0E19">
        <w:t>the</w:t>
      </w:r>
      <w:proofErr w:type="gramEnd"/>
      <w:r w:rsidR="009F018B" w:rsidRPr="00EC0E19">
        <w:t xml:space="preserve"> whole-plot and nitrogen treatment as the split-plot. Plots in </w:t>
      </w:r>
      <w:r w:rsidR="009F018B" w:rsidRPr="00EC0E19">
        <w:lastRenderedPageBreak/>
        <w:t>these studies were between 5.4 – 6.4 m wide (6 or 7 x 0.9 m rows) and 6.1 – 9.1 m long. Experiments were planted each year in late-April to early-May and were mechanically harvested in mid-September with vines terminated one to two weeks prior to harvest.</w:t>
      </w:r>
      <w:r w:rsidR="009F018B" w:rsidRPr="002169F3">
        <w:t xml:space="preserve"> </w:t>
      </w:r>
      <w:moveToRangeStart w:id="137" w:author="Brian Bohman" w:date="2022-11-10T06:53:00Z" w:name="move118955649"/>
      <w:moveTo w:id="138" w:author="Brian Bohman" w:date="2022-11-10T06:53:00Z">
        <w:r w:rsidRPr="003F07FD">
          <w:t xml:space="preserve">Apart from experimental N and variety treatments, all management and cultural practices were managed by the staff at the SPRF in accordance with common practices for the region </w:t>
        </w:r>
        <w:r>
          <w:rPr>
            <w:noProof/>
          </w:rPr>
          <w:t>(Egel, 2017)</w:t>
        </w:r>
        <w:r>
          <w:t>.</w:t>
        </w:r>
        <w:r w:rsidRPr="003F07FD">
          <w:t xml:space="preserve"> </w:t>
        </w:r>
        <w:r>
          <w:t>N</w:t>
        </w:r>
        <w:r w:rsidRPr="003F07FD">
          <w:t xml:space="preserve">utrients were applied based on soil samples and University recommendations </w:t>
        </w:r>
        <w:r>
          <w:rPr>
            <w:noProof/>
          </w:rPr>
          <w:t>(Franzen et al., 2018; Rosen, 2018)</w:t>
        </w:r>
        <w:r w:rsidRPr="003F07FD">
          <w:t xml:space="preserve">, and supplemental irrigation was applied based on the University recommended checkbook method </w:t>
        </w:r>
        <w:r>
          <w:rPr>
            <w:noProof/>
          </w:rPr>
          <w:t>(Wright, 2002; Steele et al., 2010)</w:t>
        </w:r>
        <w:r w:rsidRPr="003F07FD">
          <w:t>. Additional details on experimental procedures for these studies have been previously reported</w:t>
        </w:r>
        <w:r>
          <w:t xml:space="preserve"> </w:t>
        </w:r>
        <w:r w:rsidRPr="00DA5F05">
          <w:t>(</w:t>
        </w:r>
        <w:r>
          <w:t>Table 2</w:t>
        </w:r>
        <w:r w:rsidRPr="00DA5F05">
          <w:t>).</w:t>
        </w:r>
      </w:moveTo>
    </w:p>
    <w:moveToRangeEnd w:id="137"/>
    <w:p w14:paraId="077297E6" w14:textId="2C9AA285" w:rsidR="009F018B" w:rsidRDefault="009F018B" w:rsidP="00E072BF">
      <w:pPr>
        <w:pStyle w:val="Body"/>
        <w:rPr>
          <w:ins w:id="139" w:author="Brian Bohman" w:date="2022-11-10T06:53:00Z"/>
        </w:rPr>
      </w:pPr>
      <w:del w:id="140" w:author="Brian Bohman" w:date="2022-11-10T06:54:00Z">
        <w:r w:rsidDel="009C3EDE">
          <w:delText xml:space="preserve">A summary of N management practices and varieties evaluated for each of these studies is given </w:delText>
        </w:r>
      </w:del>
      <w:del w:id="141" w:author="Brian Bohman" w:date="2022-11-09T18:55:00Z">
        <w:r w:rsidDel="0074157F">
          <w:delText>below</w:delText>
        </w:r>
      </w:del>
      <w:del w:id="142" w:author="Brian Bohman" w:date="2022-11-10T06:54:00Z">
        <w:r w:rsidDel="009C3EDE">
          <w:delText xml:space="preserve"> </w:delText>
        </w:r>
        <w:r w:rsidRPr="00DA5F05" w:rsidDel="009C3EDE">
          <w:delText>(</w:delText>
        </w:r>
        <w:r w:rsidR="00E62DC7" w:rsidDel="009C3EDE">
          <w:delText xml:space="preserve">Table </w:delText>
        </w:r>
      </w:del>
      <w:del w:id="143" w:author="Brian Bohman" w:date="2022-11-09T18:55:00Z">
        <w:r w:rsidR="00E62DC7" w:rsidDel="0074157F">
          <w:delText>3</w:delText>
        </w:r>
      </w:del>
      <w:del w:id="144" w:author="Brian Bohman" w:date="2022-11-10T06:54:00Z">
        <w:r w:rsidRPr="00DA5F05" w:rsidDel="009C3EDE">
          <w:delText>).</w:delText>
        </w:r>
      </w:del>
    </w:p>
    <w:tbl>
      <w:tblPr>
        <w:tblW w:w="9504"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576"/>
        <w:gridCol w:w="720"/>
        <w:gridCol w:w="1008"/>
        <w:gridCol w:w="1584"/>
        <w:gridCol w:w="2304"/>
        <w:gridCol w:w="2160"/>
        <w:tblGridChange w:id="145">
          <w:tblGrid>
            <w:gridCol w:w="1152"/>
            <w:gridCol w:w="576"/>
            <w:gridCol w:w="720"/>
            <w:gridCol w:w="1008"/>
            <w:gridCol w:w="1584"/>
            <w:gridCol w:w="2304"/>
            <w:gridCol w:w="2160"/>
          </w:tblGrid>
        </w:tblGridChange>
      </w:tblGrid>
      <w:tr w:rsidR="009C3EDE" w:rsidRPr="00E9655F" w14:paraId="1D2D1D12" w14:textId="77777777" w:rsidTr="007A7DE7">
        <w:trPr>
          <w:trHeight w:val="288"/>
          <w:ins w:id="146" w:author="Brian Bohman" w:date="2022-11-10T06:53:00Z"/>
        </w:trPr>
        <w:tc>
          <w:tcPr>
            <w:tcW w:w="9504" w:type="dxa"/>
            <w:gridSpan w:val="7"/>
            <w:tcBorders>
              <w:top w:val="nil"/>
              <w:left w:val="nil"/>
              <w:bottom w:val="single" w:sz="4" w:space="0" w:color="auto"/>
              <w:right w:val="nil"/>
            </w:tcBorders>
            <w:vAlign w:val="center"/>
          </w:tcPr>
          <w:p w14:paraId="39DE3892" w14:textId="77777777" w:rsidR="009C3EDE" w:rsidRPr="00E25FB6" w:rsidRDefault="009C3EDE" w:rsidP="007A7DE7">
            <w:pPr>
              <w:pStyle w:val="TableCaption"/>
              <w:jc w:val="left"/>
              <w:rPr>
                <w:ins w:id="147" w:author="Brian Bohman" w:date="2022-11-10T06:53:00Z"/>
                <w:b w:val="0"/>
                <w:bCs/>
              </w:rPr>
            </w:pPr>
            <w:ins w:id="148" w:author="Brian Bohman" w:date="2022-11-10T06:53:00Z">
              <w:r w:rsidRPr="009B5B80">
                <w:t>Table 2.</w:t>
              </w:r>
              <w:r>
                <w:t xml:space="preserve"> </w:t>
              </w:r>
              <w:r w:rsidRPr="007A7DE7">
                <w:rPr>
                  <w:b w:val="0"/>
                  <w:bCs/>
                </w:rPr>
                <w:t>Summary of newly reported experimental small-plot trials in Minnesota, USA</w:t>
              </w:r>
            </w:ins>
          </w:p>
        </w:tc>
      </w:tr>
      <w:tr w:rsidR="009C3EDE" w:rsidRPr="00E9655F" w14:paraId="5872ECD7" w14:textId="77777777" w:rsidTr="007A7DE7">
        <w:trPr>
          <w:trHeight w:val="288"/>
          <w:ins w:id="149" w:author="Brian Bohman" w:date="2022-11-10T06:53:00Z"/>
        </w:trPr>
        <w:tc>
          <w:tcPr>
            <w:tcW w:w="1152" w:type="dxa"/>
            <w:tcBorders>
              <w:top w:val="single" w:sz="8" w:space="0" w:color="auto"/>
              <w:left w:val="nil"/>
              <w:bottom w:val="single" w:sz="4" w:space="0" w:color="auto"/>
              <w:right w:val="nil"/>
            </w:tcBorders>
            <w:vAlign w:val="center"/>
            <w:hideMark/>
          </w:tcPr>
          <w:p w14:paraId="66C101D2" w14:textId="77777777" w:rsidR="009C3EDE" w:rsidRPr="007A7DE7" w:rsidRDefault="009C3EDE" w:rsidP="007A7DE7">
            <w:pPr>
              <w:pStyle w:val="TableBody"/>
              <w:rPr>
                <w:ins w:id="150" w:author="Brian Bohman" w:date="2022-11-10T06:53:00Z"/>
                <w:b/>
                <w:bCs/>
              </w:rPr>
            </w:pPr>
            <w:ins w:id="151" w:author="Brian Bohman" w:date="2022-11-10T06:53:00Z">
              <w:r w:rsidRPr="007A7DE7">
                <w:rPr>
                  <w:b/>
                  <w:bCs/>
                </w:rPr>
                <w:t>Experiment</w:t>
              </w:r>
            </w:ins>
          </w:p>
        </w:tc>
        <w:tc>
          <w:tcPr>
            <w:tcW w:w="576" w:type="dxa"/>
            <w:tcBorders>
              <w:top w:val="single" w:sz="8" w:space="0" w:color="auto"/>
              <w:left w:val="nil"/>
              <w:bottom w:val="single" w:sz="4" w:space="0" w:color="auto"/>
              <w:right w:val="nil"/>
            </w:tcBorders>
            <w:vAlign w:val="center"/>
            <w:hideMark/>
          </w:tcPr>
          <w:p w14:paraId="156FBDAB" w14:textId="77777777" w:rsidR="009C3EDE" w:rsidRPr="007A7DE7" w:rsidRDefault="009C3EDE" w:rsidP="007A7DE7">
            <w:pPr>
              <w:pStyle w:val="TableBody"/>
              <w:rPr>
                <w:ins w:id="152" w:author="Brian Bohman" w:date="2022-11-10T06:53:00Z"/>
                <w:b/>
                <w:bCs/>
              </w:rPr>
            </w:pPr>
            <w:ins w:id="153" w:author="Brian Bohman" w:date="2022-11-10T06:53:00Z">
              <w:r w:rsidRPr="007A7DE7">
                <w:rPr>
                  <w:b/>
                  <w:bCs/>
                </w:rPr>
                <w:t>Year</w:t>
              </w:r>
            </w:ins>
          </w:p>
        </w:tc>
        <w:tc>
          <w:tcPr>
            <w:tcW w:w="720" w:type="dxa"/>
            <w:tcBorders>
              <w:top w:val="single" w:sz="8" w:space="0" w:color="auto"/>
              <w:left w:val="nil"/>
              <w:bottom w:val="single" w:sz="4" w:space="0" w:color="auto"/>
              <w:right w:val="nil"/>
            </w:tcBorders>
            <w:vAlign w:val="center"/>
          </w:tcPr>
          <w:p w14:paraId="7ACBFD91" w14:textId="77777777" w:rsidR="009C3EDE" w:rsidRPr="007A7DE7" w:rsidRDefault="009C3EDE" w:rsidP="007A7DE7">
            <w:pPr>
              <w:pStyle w:val="TableBody"/>
              <w:rPr>
                <w:ins w:id="154" w:author="Brian Bohman" w:date="2022-11-10T06:53:00Z"/>
                <w:b/>
                <w:bCs/>
              </w:rPr>
            </w:pPr>
            <w:ins w:id="155" w:author="Brian Bohman" w:date="2022-11-10T06:53:00Z">
              <w:r w:rsidRPr="007A7DE7">
                <w:rPr>
                  <w:b/>
                  <w:bCs/>
                </w:rPr>
                <w:t xml:space="preserve">N </w:t>
              </w:r>
              <w:proofErr w:type="spellStart"/>
              <w:proofErr w:type="gramStart"/>
              <w:r w:rsidRPr="007A7DE7">
                <w:rPr>
                  <w:b/>
                  <w:bCs/>
                </w:rPr>
                <w:t>trts</w:t>
              </w:r>
              <w:proofErr w:type="spellEnd"/>
              <w:r w:rsidRPr="007A7DE7">
                <w:rPr>
                  <w:b/>
                  <w:bCs/>
                </w:rPr>
                <w:t>.</w:t>
              </w:r>
              <w:r w:rsidRPr="007A7DE7">
                <w:rPr>
                  <w:b/>
                  <w:bCs/>
                  <w:vertAlign w:val="superscript"/>
                </w:rPr>
                <w:t>†</w:t>
              </w:r>
              <w:proofErr w:type="gramEnd"/>
            </w:ins>
          </w:p>
        </w:tc>
        <w:tc>
          <w:tcPr>
            <w:tcW w:w="1008" w:type="dxa"/>
            <w:tcBorders>
              <w:top w:val="single" w:sz="8" w:space="0" w:color="auto"/>
              <w:left w:val="nil"/>
              <w:bottom w:val="single" w:sz="4" w:space="0" w:color="auto"/>
              <w:right w:val="nil"/>
            </w:tcBorders>
            <w:vAlign w:val="center"/>
          </w:tcPr>
          <w:p w14:paraId="7ECBA992" w14:textId="77777777" w:rsidR="009C3EDE" w:rsidRPr="007A7DE7" w:rsidRDefault="009C3EDE" w:rsidP="007A7DE7">
            <w:pPr>
              <w:pStyle w:val="TableBody"/>
              <w:rPr>
                <w:ins w:id="156" w:author="Brian Bohman" w:date="2022-11-10T06:53:00Z"/>
                <w:b/>
                <w:bCs/>
              </w:rPr>
            </w:pPr>
            <w:ins w:id="157" w:author="Brian Bohman" w:date="2022-11-10T06:53:00Z">
              <w:r w:rsidRPr="007A7DE7">
                <w:rPr>
                  <w:b/>
                  <w:bCs/>
                </w:rPr>
                <w:t>N rates</w:t>
              </w:r>
            </w:ins>
          </w:p>
          <w:p w14:paraId="663536A7" w14:textId="77777777" w:rsidR="009C3EDE" w:rsidRPr="007A7DE7" w:rsidRDefault="009C3EDE" w:rsidP="007A7DE7">
            <w:pPr>
              <w:pStyle w:val="TableBody"/>
              <w:rPr>
                <w:ins w:id="158" w:author="Brian Bohman" w:date="2022-11-10T06:53:00Z"/>
                <w:b/>
                <w:bCs/>
              </w:rPr>
            </w:pPr>
            <w:ins w:id="159" w:author="Brian Bohman" w:date="2022-11-10T06:53:00Z">
              <w:r w:rsidRPr="007A7DE7">
                <w:rPr>
                  <w:b/>
                  <w:bCs/>
                </w:rPr>
                <w:t xml:space="preserve">[kg </w:t>
              </w:r>
              <w:proofErr w:type="gramStart"/>
              <w:r w:rsidRPr="007A7DE7">
                <w:rPr>
                  <w:b/>
                  <w:bCs/>
                </w:rPr>
                <w:t>ha</w:t>
              </w:r>
              <w:r w:rsidRPr="007A7DE7">
                <w:rPr>
                  <w:b/>
                  <w:bCs/>
                  <w:vertAlign w:val="superscript"/>
                </w:rPr>
                <w:t>-1</w:t>
              </w:r>
              <w:proofErr w:type="gramEnd"/>
              <w:r w:rsidRPr="007A7DE7">
                <w:rPr>
                  <w:b/>
                  <w:bCs/>
                </w:rPr>
                <w:t>]</w:t>
              </w:r>
            </w:ins>
          </w:p>
        </w:tc>
        <w:tc>
          <w:tcPr>
            <w:tcW w:w="1584" w:type="dxa"/>
            <w:tcBorders>
              <w:top w:val="single" w:sz="8" w:space="0" w:color="auto"/>
              <w:left w:val="nil"/>
              <w:bottom w:val="single" w:sz="4" w:space="0" w:color="auto"/>
              <w:right w:val="nil"/>
            </w:tcBorders>
            <w:vAlign w:val="center"/>
          </w:tcPr>
          <w:p w14:paraId="227EA52C" w14:textId="77777777" w:rsidR="009C3EDE" w:rsidRPr="007A7DE7" w:rsidRDefault="009C3EDE" w:rsidP="007A7DE7">
            <w:pPr>
              <w:pStyle w:val="TableBody"/>
              <w:rPr>
                <w:ins w:id="160" w:author="Brian Bohman" w:date="2022-11-10T06:53:00Z"/>
                <w:b/>
                <w:bCs/>
              </w:rPr>
            </w:pPr>
            <w:ins w:id="161" w:author="Brian Bohman" w:date="2022-11-10T06:53:00Z">
              <w:r w:rsidRPr="007A7DE7">
                <w:rPr>
                  <w:b/>
                  <w:bCs/>
                </w:rPr>
                <w:t>Varieties</w:t>
              </w:r>
            </w:ins>
          </w:p>
        </w:tc>
        <w:tc>
          <w:tcPr>
            <w:tcW w:w="2304" w:type="dxa"/>
            <w:tcBorders>
              <w:top w:val="single" w:sz="8" w:space="0" w:color="auto"/>
              <w:left w:val="nil"/>
              <w:bottom w:val="single" w:sz="4" w:space="0" w:color="auto"/>
              <w:right w:val="nil"/>
            </w:tcBorders>
            <w:vAlign w:val="center"/>
          </w:tcPr>
          <w:p w14:paraId="6F93502A" w14:textId="77777777" w:rsidR="009C3EDE" w:rsidRPr="007A7DE7" w:rsidRDefault="009C3EDE" w:rsidP="007A7DE7">
            <w:pPr>
              <w:pStyle w:val="TableBody"/>
              <w:rPr>
                <w:ins w:id="162" w:author="Brian Bohman" w:date="2022-11-10T06:53:00Z"/>
                <w:b/>
                <w:bCs/>
              </w:rPr>
            </w:pPr>
            <w:ins w:id="163" w:author="Brian Bohman" w:date="2022-11-10T06:53:00Z">
              <w:r w:rsidRPr="007A7DE7">
                <w:rPr>
                  <w:b/>
                  <w:bCs/>
                </w:rPr>
                <w:t>Sampling Dates</w:t>
              </w:r>
            </w:ins>
          </w:p>
        </w:tc>
        <w:tc>
          <w:tcPr>
            <w:tcW w:w="2160" w:type="dxa"/>
            <w:tcBorders>
              <w:top w:val="single" w:sz="8" w:space="0" w:color="auto"/>
              <w:left w:val="nil"/>
              <w:bottom w:val="single" w:sz="4" w:space="0" w:color="auto"/>
              <w:right w:val="nil"/>
            </w:tcBorders>
            <w:vAlign w:val="center"/>
            <w:hideMark/>
          </w:tcPr>
          <w:p w14:paraId="01774A88" w14:textId="77777777" w:rsidR="009C3EDE" w:rsidRPr="007A7DE7" w:rsidRDefault="009C3EDE" w:rsidP="007A7DE7">
            <w:pPr>
              <w:pStyle w:val="TableBody"/>
              <w:rPr>
                <w:ins w:id="164" w:author="Brian Bohman" w:date="2022-11-10T06:53:00Z"/>
                <w:b/>
                <w:bCs/>
              </w:rPr>
            </w:pPr>
            <w:ins w:id="165" w:author="Brian Bohman" w:date="2022-11-10T06:53:00Z">
              <w:r w:rsidRPr="007A7DE7">
                <w:rPr>
                  <w:b/>
                  <w:bCs/>
                </w:rPr>
                <w:t>Reference</w:t>
              </w:r>
            </w:ins>
          </w:p>
        </w:tc>
      </w:tr>
      <w:tr w:rsidR="009C3EDE" w:rsidRPr="00E9655F" w14:paraId="5D9502A6" w14:textId="77777777" w:rsidTr="007A7DE7">
        <w:trPr>
          <w:trHeight w:val="720"/>
          <w:ins w:id="166" w:author="Brian Bohman" w:date="2022-11-10T06:53:00Z"/>
        </w:trPr>
        <w:tc>
          <w:tcPr>
            <w:tcW w:w="1152" w:type="dxa"/>
            <w:vMerge w:val="restart"/>
            <w:tcBorders>
              <w:top w:val="single" w:sz="4" w:space="0" w:color="auto"/>
              <w:left w:val="nil"/>
              <w:right w:val="nil"/>
            </w:tcBorders>
            <w:vAlign w:val="center"/>
            <w:hideMark/>
          </w:tcPr>
          <w:p w14:paraId="4BF4DF1B" w14:textId="77777777" w:rsidR="009C3EDE" w:rsidRPr="00E9655F" w:rsidRDefault="009C3EDE" w:rsidP="007A7DE7">
            <w:pPr>
              <w:pStyle w:val="TableBody"/>
              <w:rPr>
                <w:ins w:id="167" w:author="Brian Bohman" w:date="2022-11-10T06:53:00Z"/>
              </w:rPr>
            </w:pPr>
            <w:ins w:id="168" w:author="Brian Bohman" w:date="2022-11-10T06:53:00Z">
              <w:r w:rsidRPr="00E9655F">
                <w:t>MN-1</w:t>
              </w:r>
            </w:ins>
          </w:p>
        </w:tc>
        <w:tc>
          <w:tcPr>
            <w:tcW w:w="576" w:type="dxa"/>
            <w:tcBorders>
              <w:top w:val="single" w:sz="4" w:space="0" w:color="auto"/>
              <w:left w:val="nil"/>
              <w:bottom w:val="nil"/>
              <w:right w:val="nil"/>
            </w:tcBorders>
            <w:vAlign w:val="center"/>
            <w:hideMark/>
          </w:tcPr>
          <w:p w14:paraId="0C1FDC70" w14:textId="77777777" w:rsidR="009C3EDE" w:rsidRPr="00E9655F" w:rsidRDefault="009C3EDE" w:rsidP="007A7DE7">
            <w:pPr>
              <w:pStyle w:val="TableBody"/>
              <w:rPr>
                <w:ins w:id="169" w:author="Brian Bohman" w:date="2022-11-10T06:53:00Z"/>
              </w:rPr>
            </w:pPr>
            <w:ins w:id="170" w:author="Brian Bohman" w:date="2022-11-10T06:53:00Z">
              <w:r w:rsidRPr="00E9655F">
                <w:t>1991</w:t>
              </w:r>
            </w:ins>
          </w:p>
        </w:tc>
        <w:tc>
          <w:tcPr>
            <w:tcW w:w="720" w:type="dxa"/>
            <w:tcBorders>
              <w:top w:val="single" w:sz="4" w:space="0" w:color="auto"/>
              <w:left w:val="nil"/>
              <w:right w:val="nil"/>
            </w:tcBorders>
            <w:vAlign w:val="center"/>
          </w:tcPr>
          <w:p w14:paraId="3D586F0F" w14:textId="77777777" w:rsidR="009C3EDE" w:rsidRDefault="009C3EDE" w:rsidP="007A7DE7">
            <w:pPr>
              <w:pStyle w:val="TableBody"/>
              <w:rPr>
                <w:ins w:id="171" w:author="Brian Bohman" w:date="2022-11-10T06:53:00Z"/>
                <w:noProof/>
              </w:rPr>
            </w:pPr>
            <w:ins w:id="172" w:author="Brian Bohman" w:date="2022-11-10T06:53:00Z">
              <w:r w:rsidRPr="00B91DE7">
                <w:t>10</w:t>
              </w:r>
            </w:ins>
          </w:p>
        </w:tc>
        <w:tc>
          <w:tcPr>
            <w:tcW w:w="1008" w:type="dxa"/>
            <w:tcBorders>
              <w:top w:val="single" w:sz="4" w:space="0" w:color="auto"/>
              <w:left w:val="nil"/>
              <w:right w:val="nil"/>
            </w:tcBorders>
            <w:vAlign w:val="center"/>
          </w:tcPr>
          <w:p w14:paraId="04A95909" w14:textId="77777777" w:rsidR="009C3EDE" w:rsidRDefault="009C3EDE" w:rsidP="007A7DE7">
            <w:pPr>
              <w:pStyle w:val="TableBody"/>
              <w:rPr>
                <w:ins w:id="173" w:author="Brian Bohman" w:date="2022-11-10T06:53:00Z"/>
              </w:rPr>
            </w:pPr>
            <w:ins w:id="174" w:author="Brian Bohman" w:date="2022-11-10T06:53:00Z">
              <w:r w:rsidRPr="00B91DE7">
                <w:t>0, 135,</w:t>
              </w:r>
            </w:ins>
          </w:p>
          <w:p w14:paraId="6FC965CA" w14:textId="77777777" w:rsidR="009C3EDE" w:rsidRDefault="009C3EDE" w:rsidP="007A7DE7">
            <w:pPr>
              <w:pStyle w:val="TableBody"/>
              <w:rPr>
                <w:ins w:id="175" w:author="Brian Bohman" w:date="2022-11-10T06:53:00Z"/>
              </w:rPr>
            </w:pPr>
            <w:ins w:id="176" w:author="Brian Bohman" w:date="2022-11-10T06:53:00Z">
              <w:r w:rsidRPr="00B91DE7">
                <w:t>180, 225,</w:t>
              </w:r>
            </w:ins>
          </w:p>
          <w:p w14:paraId="1C52E714" w14:textId="77777777" w:rsidR="009C3EDE" w:rsidRDefault="009C3EDE" w:rsidP="007A7DE7">
            <w:pPr>
              <w:pStyle w:val="TableBody"/>
              <w:rPr>
                <w:ins w:id="177" w:author="Brian Bohman" w:date="2022-11-10T06:53:00Z"/>
                <w:noProof/>
              </w:rPr>
            </w:pPr>
            <w:ins w:id="178" w:author="Brian Bohman" w:date="2022-11-10T06:53:00Z">
              <w:r w:rsidRPr="00B91DE7">
                <w:t>270</w:t>
              </w:r>
            </w:ins>
          </w:p>
        </w:tc>
        <w:tc>
          <w:tcPr>
            <w:tcW w:w="1584" w:type="dxa"/>
            <w:tcBorders>
              <w:top w:val="single" w:sz="4" w:space="0" w:color="auto"/>
              <w:left w:val="nil"/>
              <w:right w:val="nil"/>
            </w:tcBorders>
            <w:vAlign w:val="center"/>
          </w:tcPr>
          <w:p w14:paraId="3377A4F0" w14:textId="77777777" w:rsidR="009C3EDE" w:rsidRDefault="009C3EDE" w:rsidP="007A7DE7">
            <w:pPr>
              <w:pStyle w:val="TableBody"/>
              <w:rPr>
                <w:ins w:id="179" w:author="Brian Bohman" w:date="2022-11-10T06:53:00Z"/>
                <w:noProof/>
              </w:rPr>
            </w:pPr>
            <w:ins w:id="180" w:author="Brian Bohman" w:date="2022-11-10T06:53:00Z">
              <w:r w:rsidRPr="00B91DE7">
                <w:t>Russet Burbank</w:t>
              </w:r>
            </w:ins>
          </w:p>
        </w:tc>
        <w:tc>
          <w:tcPr>
            <w:tcW w:w="2304" w:type="dxa"/>
            <w:tcBorders>
              <w:top w:val="single" w:sz="4" w:space="0" w:color="auto"/>
              <w:left w:val="nil"/>
              <w:right w:val="nil"/>
            </w:tcBorders>
            <w:vAlign w:val="center"/>
          </w:tcPr>
          <w:p w14:paraId="0FFF4749" w14:textId="77777777" w:rsidR="009C3EDE" w:rsidRDefault="009C3EDE" w:rsidP="007A7DE7">
            <w:pPr>
              <w:pStyle w:val="TableBody"/>
              <w:rPr>
                <w:ins w:id="181" w:author="Brian Bohman" w:date="2022-11-10T06:53:00Z"/>
                <w:noProof/>
              </w:rPr>
            </w:pPr>
            <w:ins w:id="182" w:author="Brian Bohman" w:date="2022-11-10T06:53:00Z">
              <w:r w:rsidRPr="00BE366D">
                <w:rPr>
                  <w:noProof/>
                </w:rPr>
                <w:t>12 June, 24 June, 2 July,</w:t>
              </w:r>
            </w:ins>
          </w:p>
          <w:p w14:paraId="4F5E628E" w14:textId="77777777" w:rsidR="009C3EDE" w:rsidRDefault="009C3EDE" w:rsidP="007A7DE7">
            <w:pPr>
              <w:pStyle w:val="TableBody"/>
              <w:rPr>
                <w:ins w:id="183" w:author="Brian Bohman" w:date="2022-11-10T06:53:00Z"/>
                <w:noProof/>
              </w:rPr>
            </w:pPr>
            <w:ins w:id="184" w:author="Brian Bohman" w:date="2022-11-10T06:53:00Z">
              <w:r w:rsidRPr="00BE366D">
                <w:rPr>
                  <w:noProof/>
                </w:rPr>
                <w:t>16 July, 30 July, 13 Aug,</w:t>
              </w:r>
            </w:ins>
          </w:p>
          <w:p w14:paraId="72F7D3C6" w14:textId="77777777" w:rsidR="009C3EDE" w:rsidRDefault="009C3EDE" w:rsidP="007A7DE7">
            <w:pPr>
              <w:pStyle w:val="TableBody"/>
              <w:rPr>
                <w:ins w:id="185" w:author="Brian Bohman" w:date="2022-11-10T06:53:00Z"/>
                <w:noProof/>
              </w:rPr>
            </w:pPr>
            <w:ins w:id="186" w:author="Brian Bohman" w:date="2022-11-10T06:53:00Z">
              <w:r w:rsidRPr="00BE366D">
                <w:rPr>
                  <w:noProof/>
                </w:rPr>
                <w:t>10 Sept.</w:t>
              </w:r>
            </w:ins>
          </w:p>
        </w:tc>
        <w:tc>
          <w:tcPr>
            <w:tcW w:w="2160" w:type="dxa"/>
            <w:vMerge w:val="restart"/>
            <w:tcBorders>
              <w:top w:val="single" w:sz="4" w:space="0" w:color="auto"/>
              <w:left w:val="nil"/>
              <w:right w:val="nil"/>
            </w:tcBorders>
            <w:vAlign w:val="center"/>
            <w:hideMark/>
          </w:tcPr>
          <w:p w14:paraId="28844C3E" w14:textId="77777777" w:rsidR="009C3EDE" w:rsidRDefault="009C3EDE" w:rsidP="007A7DE7">
            <w:pPr>
              <w:pStyle w:val="TableBody"/>
              <w:rPr>
                <w:ins w:id="187" w:author="Brian Bohman" w:date="2022-11-10T06:53:00Z"/>
                <w:noProof/>
              </w:rPr>
            </w:pPr>
            <w:ins w:id="188" w:author="Brian Bohman" w:date="2022-11-10T06:53:00Z">
              <w:r>
                <w:rPr>
                  <w:noProof/>
                </w:rPr>
                <w:t>Rosen et al. (1992);</w:t>
              </w:r>
            </w:ins>
          </w:p>
          <w:p w14:paraId="766D9CFE" w14:textId="77777777" w:rsidR="009C3EDE" w:rsidRDefault="009C3EDE" w:rsidP="007A7DE7">
            <w:pPr>
              <w:pStyle w:val="TableBody"/>
              <w:rPr>
                <w:ins w:id="189" w:author="Brian Bohman" w:date="2022-11-10T06:53:00Z"/>
                <w:noProof/>
              </w:rPr>
            </w:pPr>
            <w:ins w:id="190" w:author="Brian Bohman" w:date="2022-11-10T06:53:00Z">
              <w:r>
                <w:rPr>
                  <w:noProof/>
                </w:rPr>
                <w:t>Rosen et al. (1993);</w:t>
              </w:r>
            </w:ins>
          </w:p>
          <w:p w14:paraId="662CBE7F" w14:textId="77777777" w:rsidR="009C3EDE" w:rsidRPr="00E9655F" w:rsidRDefault="009C3EDE" w:rsidP="007A7DE7">
            <w:pPr>
              <w:pStyle w:val="TableBody"/>
              <w:rPr>
                <w:ins w:id="191" w:author="Brian Bohman" w:date="2022-11-10T06:53:00Z"/>
              </w:rPr>
            </w:pPr>
            <w:ins w:id="192" w:author="Brian Bohman" w:date="2022-11-10T06:53:00Z">
              <w:r>
                <w:rPr>
                  <w:noProof/>
                </w:rPr>
                <w:t>Errebhi et al. (1998)</w:t>
              </w:r>
            </w:ins>
          </w:p>
        </w:tc>
      </w:tr>
      <w:tr w:rsidR="009C3EDE" w:rsidRPr="00E9655F" w14:paraId="711EB096" w14:textId="77777777" w:rsidTr="007A7DE7">
        <w:trPr>
          <w:trHeight w:val="720"/>
          <w:ins w:id="193" w:author="Brian Bohman" w:date="2022-11-10T06:53:00Z"/>
        </w:trPr>
        <w:tc>
          <w:tcPr>
            <w:tcW w:w="1152" w:type="dxa"/>
            <w:vMerge/>
            <w:tcBorders>
              <w:left w:val="nil"/>
              <w:bottom w:val="dotted" w:sz="4" w:space="0" w:color="auto"/>
              <w:right w:val="nil"/>
            </w:tcBorders>
            <w:vAlign w:val="center"/>
          </w:tcPr>
          <w:p w14:paraId="38938574" w14:textId="77777777" w:rsidR="009C3EDE" w:rsidRPr="00E9655F" w:rsidRDefault="009C3EDE" w:rsidP="007A7DE7">
            <w:pPr>
              <w:pStyle w:val="TableBody"/>
              <w:rPr>
                <w:ins w:id="194" w:author="Brian Bohman" w:date="2022-11-10T06:53:00Z"/>
              </w:rPr>
            </w:pPr>
          </w:p>
        </w:tc>
        <w:tc>
          <w:tcPr>
            <w:tcW w:w="576" w:type="dxa"/>
            <w:tcBorders>
              <w:top w:val="nil"/>
              <w:left w:val="nil"/>
              <w:bottom w:val="dotted" w:sz="4" w:space="0" w:color="auto"/>
              <w:right w:val="nil"/>
            </w:tcBorders>
            <w:vAlign w:val="center"/>
          </w:tcPr>
          <w:p w14:paraId="0E73833E" w14:textId="77777777" w:rsidR="009C3EDE" w:rsidRPr="00E9655F" w:rsidRDefault="009C3EDE" w:rsidP="007A7DE7">
            <w:pPr>
              <w:pStyle w:val="TableBody"/>
              <w:rPr>
                <w:ins w:id="195" w:author="Brian Bohman" w:date="2022-11-10T06:53:00Z"/>
              </w:rPr>
            </w:pPr>
            <w:ins w:id="196" w:author="Brian Bohman" w:date="2022-11-10T06:53:00Z">
              <w:r>
                <w:t>1992</w:t>
              </w:r>
            </w:ins>
          </w:p>
        </w:tc>
        <w:tc>
          <w:tcPr>
            <w:tcW w:w="720" w:type="dxa"/>
            <w:tcBorders>
              <w:left w:val="nil"/>
              <w:bottom w:val="dotted" w:sz="4" w:space="0" w:color="auto"/>
              <w:right w:val="nil"/>
            </w:tcBorders>
            <w:vAlign w:val="center"/>
          </w:tcPr>
          <w:p w14:paraId="007E9BAC" w14:textId="77777777" w:rsidR="009C3EDE" w:rsidRPr="00B91DE7" w:rsidRDefault="009C3EDE" w:rsidP="007A7DE7">
            <w:pPr>
              <w:pStyle w:val="TableBody"/>
              <w:rPr>
                <w:ins w:id="197" w:author="Brian Bohman" w:date="2022-11-10T06:53:00Z"/>
              </w:rPr>
            </w:pPr>
            <w:ins w:id="198" w:author="Brian Bohman" w:date="2022-11-10T06:53:00Z">
              <w:r w:rsidRPr="00B91DE7">
                <w:t>10</w:t>
              </w:r>
            </w:ins>
          </w:p>
        </w:tc>
        <w:tc>
          <w:tcPr>
            <w:tcW w:w="1008" w:type="dxa"/>
            <w:tcBorders>
              <w:left w:val="nil"/>
              <w:bottom w:val="dotted" w:sz="4" w:space="0" w:color="auto"/>
              <w:right w:val="nil"/>
            </w:tcBorders>
            <w:vAlign w:val="center"/>
          </w:tcPr>
          <w:p w14:paraId="1426C72A" w14:textId="77777777" w:rsidR="009C3EDE" w:rsidRDefault="009C3EDE" w:rsidP="007A7DE7">
            <w:pPr>
              <w:pStyle w:val="TableBody"/>
              <w:rPr>
                <w:ins w:id="199" w:author="Brian Bohman" w:date="2022-11-10T06:53:00Z"/>
              </w:rPr>
            </w:pPr>
            <w:ins w:id="200" w:author="Brian Bohman" w:date="2022-11-10T06:53:00Z">
              <w:r w:rsidRPr="00B91DE7">
                <w:t>0, 135,</w:t>
              </w:r>
            </w:ins>
          </w:p>
          <w:p w14:paraId="2EB35A25" w14:textId="77777777" w:rsidR="009C3EDE" w:rsidRDefault="009C3EDE" w:rsidP="007A7DE7">
            <w:pPr>
              <w:pStyle w:val="TableBody"/>
              <w:rPr>
                <w:ins w:id="201" w:author="Brian Bohman" w:date="2022-11-10T06:53:00Z"/>
              </w:rPr>
            </w:pPr>
            <w:ins w:id="202" w:author="Brian Bohman" w:date="2022-11-10T06:53:00Z">
              <w:r w:rsidRPr="00B91DE7">
                <w:t>180, 225,</w:t>
              </w:r>
            </w:ins>
          </w:p>
          <w:p w14:paraId="31961226" w14:textId="77777777" w:rsidR="009C3EDE" w:rsidRPr="00B91DE7" w:rsidRDefault="009C3EDE" w:rsidP="007A7DE7">
            <w:pPr>
              <w:pStyle w:val="TableBody"/>
              <w:rPr>
                <w:ins w:id="203" w:author="Brian Bohman" w:date="2022-11-10T06:53:00Z"/>
              </w:rPr>
            </w:pPr>
            <w:ins w:id="204" w:author="Brian Bohman" w:date="2022-11-10T06:53:00Z">
              <w:r w:rsidRPr="00B91DE7">
                <w:t>270</w:t>
              </w:r>
            </w:ins>
          </w:p>
        </w:tc>
        <w:tc>
          <w:tcPr>
            <w:tcW w:w="1584" w:type="dxa"/>
            <w:tcBorders>
              <w:left w:val="nil"/>
              <w:bottom w:val="dotted" w:sz="4" w:space="0" w:color="auto"/>
              <w:right w:val="nil"/>
            </w:tcBorders>
            <w:vAlign w:val="center"/>
          </w:tcPr>
          <w:p w14:paraId="65430FAF" w14:textId="77777777" w:rsidR="009C3EDE" w:rsidRPr="00B91DE7" w:rsidRDefault="009C3EDE" w:rsidP="007A7DE7">
            <w:pPr>
              <w:pStyle w:val="TableBody"/>
              <w:rPr>
                <w:ins w:id="205" w:author="Brian Bohman" w:date="2022-11-10T06:53:00Z"/>
              </w:rPr>
            </w:pPr>
            <w:ins w:id="206" w:author="Brian Bohman" w:date="2022-11-10T06:53:00Z">
              <w:r w:rsidRPr="00B91DE7">
                <w:t>Russet Burbank</w:t>
              </w:r>
            </w:ins>
          </w:p>
        </w:tc>
        <w:tc>
          <w:tcPr>
            <w:tcW w:w="2304" w:type="dxa"/>
            <w:tcBorders>
              <w:left w:val="nil"/>
              <w:bottom w:val="dotted" w:sz="4" w:space="0" w:color="auto"/>
              <w:right w:val="nil"/>
            </w:tcBorders>
            <w:vAlign w:val="center"/>
          </w:tcPr>
          <w:p w14:paraId="58BDA6E5" w14:textId="77777777" w:rsidR="009C3EDE" w:rsidRDefault="009C3EDE" w:rsidP="007A7DE7">
            <w:pPr>
              <w:pStyle w:val="TableBody"/>
              <w:rPr>
                <w:ins w:id="207" w:author="Brian Bohman" w:date="2022-11-10T06:53:00Z"/>
                <w:noProof/>
              </w:rPr>
            </w:pPr>
            <w:ins w:id="208" w:author="Brian Bohman" w:date="2022-11-10T06:53:00Z">
              <w:r w:rsidRPr="00BE366D">
                <w:rPr>
                  <w:noProof/>
                </w:rPr>
                <w:t>10 June, 25 June, 17 July,</w:t>
              </w:r>
            </w:ins>
          </w:p>
          <w:p w14:paraId="7EB87A27" w14:textId="77777777" w:rsidR="009C3EDE" w:rsidRDefault="009C3EDE" w:rsidP="007A7DE7">
            <w:pPr>
              <w:pStyle w:val="TableBody"/>
              <w:rPr>
                <w:ins w:id="209" w:author="Brian Bohman" w:date="2022-11-10T06:53:00Z"/>
                <w:noProof/>
              </w:rPr>
            </w:pPr>
            <w:ins w:id="210" w:author="Brian Bohman" w:date="2022-11-10T06:53:00Z">
              <w:r w:rsidRPr="00BE366D">
                <w:rPr>
                  <w:noProof/>
                </w:rPr>
                <w:t>5 Aug., 26 Aug., 15 Sept.</w:t>
              </w:r>
            </w:ins>
          </w:p>
        </w:tc>
        <w:tc>
          <w:tcPr>
            <w:tcW w:w="2160" w:type="dxa"/>
            <w:vMerge/>
            <w:tcBorders>
              <w:left w:val="nil"/>
              <w:bottom w:val="dotted" w:sz="4" w:space="0" w:color="auto"/>
              <w:right w:val="nil"/>
            </w:tcBorders>
            <w:vAlign w:val="center"/>
          </w:tcPr>
          <w:p w14:paraId="063317A4" w14:textId="77777777" w:rsidR="009C3EDE" w:rsidRDefault="009C3EDE" w:rsidP="007A7DE7">
            <w:pPr>
              <w:pStyle w:val="TableBody"/>
              <w:rPr>
                <w:ins w:id="211" w:author="Brian Bohman" w:date="2022-11-10T06:53:00Z"/>
                <w:noProof/>
              </w:rPr>
            </w:pPr>
          </w:p>
        </w:tc>
      </w:tr>
      <w:tr w:rsidR="009C3EDE" w:rsidRPr="00E9655F" w14:paraId="26064485" w14:textId="77777777" w:rsidTr="007A7DE7">
        <w:trPr>
          <w:trHeight w:val="720"/>
          <w:ins w:id="212" w:author="Brian Bohman" w:date="2022-11-10T06:53:00Z"/>
        </w:trPr>
        <w:tc>
          <w:tcPr>
            <w:tcW w:w="1152" w:type="dxa"/>
            <w:vMerge w:val="restart"/>
            <w:tcBorders>
              <w:top w:val="dotted" w:sz="4" w:space="0" w:color="auto"/>
              <w:left w:val="nil"/>
              <w:right w:val="nil"/>
            </w:tcBorders>
            <w:vAlign w:val="center"/>
          </w:tcPr>
          <w:p w14:paraId="41696BAB" w14:textId="77777777" w:rsidR="009C3EDE" w:rsidRPr="00E9655F" w:rsidRDefault="009C3EDE" w:rsidP="007A7DE7">
            <w:pPr>
              <w:pStyle w:val="TableBody"/>
              <w:rPr>
                <w:ins w:id="213" w:author="Brian Bohman" w:date="2022-11-10T06:53:00Z"/>
              </w:rPr>
            </w:pPr>
            <w:ins w:id="214" w:author="Brian Bohman" w:date="2022-11-10T06:53:00Z">
              <w:r w:rsidRPr="00E9655F">
                <w:t>MN-2</w:t>
              </w:r>
            </w:ins>
          </w:p>
        </w:tc>
        <w:tc>
          <w:tcPr>
            <w:tcW w:w="576" w:type="dxa"/>
            <w:tcBorders>
              <w:top w:val="dotted" w:sz="4" w:space="0" w:color="auto"/>
              <w:left w:val="nil"/>
              <w:bottom w:val="nil"/>
              <w:right w:val="nil"/>
            </w:tcBorders>
            <w:vAlign w:val="center"/>
          </w:tcPr>
          <w:p w14:paraId="04545EA9" w14:textId="77777777" w:rsidR="009C3EDE" w:rsidRPr="00E9655F" w:rsidRDefault="009C3EDE" w:rsidP="007A7DE7">
            <w:pPr>
              <w:pStyle w:val="TableBody"/>
              <w:rPr>
                <w:ins w:id="215" w:author="Brian Bohman" w:date="2022-11-10T06:53:00Z"/>
              </w:rPr>
            </w:pPr>
            <w:ins w:id="216" w:author="Brian Bohman" w:date="2022-11-10T06:53:00Z">
              <w:r w:rsidRPr="00E9655F">
                <w:t>2014</w:t>
              </w:r>
            </w:ins>
          </w:p>
        </w:tc>
        <w:tc>
          <w:tcPr>
            <w:tcW w:w="720" w:type="dxa"/>
            <w:tcBorders>
              <w:top w:val="dotted" w:sz="4" w:space="0" w:color="auto"/>
              <w:left w:val="nil"/>
              <w:bottom w:val="nil"/>
              <w:right w:val="nil"/>
            </w:tcBorders>
            <w:vAlign w:val="center"/>
          </w:tcPr>
          <w:p w14:paraId="33C01D36" w14:textId="77777777" w:rsidR="009C3EDE" w:rsidRDefault="009C3EDE" w:rsidP="007A7DE7">
            <w:pPr>
              <w:pStyle w:val="TableBody"/>
              <w:rPr>
                <w:ins w:id="217" w:author="Brian Bohman" w:date="2022-11-10T06:53:00Z"/>
                <w:noProof/>
              </w:rPr>
            </w:pPr>
            <w:ins w:id="218" w:author="Brian Bohman" w:date="2022-11-10T06:53:00Z">
              <w:r w:rsidRPr="00B91DE7">
                <w:t>5</w:t>
              </w:r>
            </w:ins>
          </w:p>
        </w:tc>
        <w:tc>
          <w:tcPr>
            <w:tcW w:w="1008" w:type="dxa"/>
            <w:tcBorders>
              <w:top w:val="dotted" w:sz="4" w:space="0" w:color="auto"/>
              <w:left w:val="nil"/>
              <w:bottom w:val="nil"/>
              <w:right w:val="nil"/>
            </w:tcBorders>
            <w:vAlign w:val="center"/>
          </w:tcPr>
          <w:p w14:paraId="6C2D73B6" w14:textId="77777777" w:rsidR="009C3EDE" w:rsidRDefault="009C3EDE" w:rsidP="007A7DE7">
            <w:pPr>
              <w:pStyle w:val="TableBody"/>
              <w:rPr>
                <w:ins w:id="219" w:author="Brian Bohman" w:date="2022-11-10T06:53:00Z"/>
              </w:rPr>
            </w:pPr>
            <w:ins w:id="220" w:author="Brian Bohman" w:date="2022-11-10T06:53:00Z">
              <w:r w:rsidRPr="00B91DE7">
                <w:t>135, 200,</w:t>
              </w:r>
            </w:ins>
          </w:p>
          <w:p w14:paraId="26BCF7D1" w14:textId="77777777" w:rsidR="009C3EDE" w:rsidRDefault="009C3EDE" w:rsidP="007A7DE7">
            <w:pPr>
              <w:pStyle w:val="TableBody"/>
              <w:rPr>
                <w:ins w:id="221" w:author="Brian Bohman" w:date="2022-11-10T06:53:00Z"/>
              </w:rPr>
            </w:pPr>
            <w:ins w:id="222" w:author="Brian Bohman" w:date="2022-11-10T06:53:00Z">
              <w:r w:rsidRPr="00B91DE7">
                <w:t>270, 335,</w:t>
              </w:r>
            </w:ins>
          </w:p>
          <w:p w14:paraId="3A7BD994" w14:textId="77777777" w:rsidR="009C3EDE" w:rsidRDefault="009C3EDE" w:rsidP="007A7DE7">
            <w:pPr>
              <w:pStyle w:val="TableBody"/>
              <w:rPr>
                <w:ins w:id="223" w:author="Brian Bohman" w:date="2022-11-10T06:53:00Z"/>
                <w:noProof/>
              </w:rPr>
            </w:pPr>
            <w:ins w:id="224" w:author="Brian Bohman" w:date="2022-11-10T06:53:00Z">
              <w:r w:rsidRPr="00B91DE7">
                <w:t>400</w:t>
              </w:r>
            </w:ins>
          </w:p>
        </w:tc>
        <w:tc>
          <w:tcPr>
            <w:tcW w:w="1584" w:type="dxa"/>
            <w:tcBorders>
              <w:top w:val="dotted" w:sz="4" w:space="0" w:color="auto"/>
              <w:left w:val="nil"/>
              <w:bottom w:val="nil"/>
              <w:right w:val="nil"/>
            </w:tcBorders>
            <w:vAlign w:val="center"/>
          </w:tcPr>
          <w:p w14:paraId="3C56D5A3" w14:textId="77777777" w:rsidR="009C3EDE" w:rsidRDefault="009C3EDE" w:rsidP="007A7DE7">
            <w:pPr>
              <w:pStyle w:val="TableBody"/>
              <w:rPr>
                <w:ins w:id="225" w:author="Brian Bohman" w:date="2022-11-10T06:53:00Z"/>
              </w:rPr>
            </w:pPr>
            <w:ins w:id="226" w:author="Brian Bohman" w:date="2022-11-10T06:53:00Z">
              <w:r w:rsidRPr="00B91DE7">
                <w:t>Russet Burbank,</w:t>
              </w:r>
            </w:ins>
          </w:p>
          <w:p w14:paraId="6A4EA401" w14:textId="77777777" w:rsidR="009C3EDE" w:rsidRDefault="009C3EDE" w:rsidP="007A7DE7">
            <w:pPr>
              <w:pStyle w:val="TableBody"/>
              <w:rPr>
                <w:ins w:id="227" w:author="Brian Bohman" w:date="2022-11-10T06:53:00Z"/>
              </w:rPr>
            </w:pPr>
            <w:ins w:id="228" w:author="Brian Bohman" w:date="2022-11-10T06:53:00Z">
              <w:r w:rsidRPr="00B91DE7">
                <w:t>Dakota Russet,</w:t>
              </w:r>
            </w:ins>
          </w:p>
          <w:p w14:paraId="65F6B9BD" w14:textId="77777777" w:rsidR="009C3EDE" w:rsidRDefault="009C3EDE" w:rsidP="007A7DE7">
            <w:pPr>
              <w:pStyle w:val="TableBody"/>
              <w:rPr>
                <w:ins w:id="229" w:author="Brian Bohman" w:date="2022-11-10T06:53:00Z"/>
                <w:noProof/>
              </w:rPr>
            </w:pPr>
            <w:ins w:id="230" w:author="Brian Bohman" w:date="2022-11-10T06:53:00Z">
              <w:r w:rsidRPr="00B91DE7">
                <w:t>Easton</w:t>
              </w:r>
            </w:ins>
          </w:p>
        </w:tc>
        <w:tc>
          <w:tcPr>
            <w:tcW w:w="2304" w:type="dxa"/>
            <w:tcBorders>
              <w:top w:val="dotted" w:sz="4" w:space="0" w:color="auto"/>
              <w:left w:val="nil"/>
              <w:bottom w:val="nil"/>
              <w:right w:val="nil"/>
            </w:tcBorders>
            <w:vAlign w:val="center"/>
          </w:tcPr>
          <w:p w14:paraId="45407FC5" w14:textId="77777777" w:rsidR="009C3EDE" w:rsidRDefault="009C3EDE" w:rsidP="007A7DE7">
            <w:pPr>
              <w:pStyle w:val="TableBody"/>
              <w:rPr>
                <w:ins w:id="231" w:author="Brian Bohman" w:date="2022-11-10T06:53:00Z"/>
                <w:noProof/>
              </w:rPr>
            </w:pPr>
            <w:ins w:id="232" w:author="Brian Bohman" w:date="2022-11-10T06:53:00Z">
              <w:r w:rsidRPr="00BE366D">
                <w:rPr>
                  <w:noProof/>
                </w:rPr>
                <w:t>30 June, 15 July, 24 July,</w:t>
              </w:r>
            </w:ins>
          </w:p>
          <w:p w14:paraId="567288EC" w14:textId="77777777" w:rsidR="009C3EDE" w:rsidRDefault="009C3EDE" w:rsidP="007A7DE7">
            <w:pPr>
              <w:pStyle w:val="TableBody"/>
              <w:rPr>
                <w:ins w:id="233" w:author="Brian Bohman" w:date="2022-11-10T06:53:00Z"/>
                <w:noProof/>
              </w:rPr>
            </w:pPr>
            <w:ins w:id="234" w:author="Brian Bohman" w:date="2022-11-10T06:53:00Z">
              <w:r w:rsidRPr="00BE366D">
                <w:rPr>
                  <w:noProof/>
                </w:rPr>
                <w:t>11 Aug., 26 Aug., 8 Sept.,</w:t>
              </w:r>
            </w:ins>
          </w:p>
          <w:p w14:paraId="02FBB635" w14:textId="77777777" w:rsidR="009C3EDE" w:rsidRDefault="009C3EDE" w:rsidP="007A7DE7">
            <w:pPr>
              <w:pStyle w:val="TableBody"/>
              <w:rPr>
                <w:ins w:id="235" w:author="Brian Bohman" w:date="2022-11-10T06:53:00Z"/>
                <w:noProof/>
              </w:rPr>
            </w:pPr>
            <w:ins w:id="236" w:author="Brian Bohman" w:date="2022-11-10T06:53:00Z">
              <w:r w:rsidRPr="00BE366D">
                <w:rPr>
                  <w:noProof/>
                </w:rPr>
                <w:t>15 Sept.</w:t>
              </w:r>
            </w:ins>
          </w:p>
        </w:tc>
        <w:tc>
          <w:tcPr>
            <w:tcW w:w="2160" w:type="dxa"/>
            <w:vMerge w:val="restart"/>
            <w:tcBorders>
              <w:top w:val="dotted" w:sz="4" w:space="0" w:color="auto"/>
              <w:left w:val="nil"/>
              <w:right w:val="nil"/>
            </w:tcBorders>
            <w:vAlign w:val="center"/>
          </w:tcPr>
          <w:p w14:paraId="0D89B505" w14:textId="77777777" w:rsidR="009C3EDE" w:rsidRDefault="009C3EDE" w:rsidP="007A7DE7">
            <w:pPr>
              <w:pStyle w:val="TableBody"/>
              <w:rPr>
                <w:ins w:id="237" w:author="Brian Bohman" w:date="2022-11-10T06:53:00Z"/>
                <w:noProof/>
              </w:rPr>
            </w:pPr>
            <w:ins w:id="238" w:author="Brian Bohman" w:date="2022-11-10T06:53:00Z">
              <w:r>
                <w:rPr>
                  <w:noProof/>
                </w:rPr>
                <w:t>Sun (2017);</w:t>
              </w:r>
            </w:ins>
          </w:p>
          <w:p w14:paraId="76F24945" w14:textId="77777777" w:rsidR="009C3EDE" w:rsidRDefault="009C3EDE" w:rsidP="007A7DE7">
            <w:pPr>
              <w:pStyle w:val="TableBody"/>
              <w:rPr>
                <w:ins w:id="239" w:author="Brian Bohman" w:date="2022-11-10T06:53:00Z"/>
                <w:noProof/>
              </w:rPr>
            </w:pPr>
            <w:ins w:id="240" w:author="Brian Bohman" w:date="2022-11-10T06:53:00Z">
              <w:r>
                <w:rPr>
                  <w:noProof/>
                </w:rPr>
                <w:t>Sun et al. (2019);</w:t>
              </w:r>
            </w:ins>
          </w:p>
          <w:p w14:paraId="47F1E5B6" w14:textId="77777777" w:rsidR="009C3EDE" w:rsidRPr="00E9655F" w:rsidRDefault="009C3EDE" w:rsidP="007A7DE7">
            <w:pPr>
              <w:pStyle w:val="TableBody"/>
              <w:rPr>
                <w:ins w:id="241" w:author="Brian Bohman" w:date="2022-11-10T06:53:00Z"/>
              </w:rPr>
            </w:pPr>
            <w:ins w:id="242" w:author="Brian Bohman" w:date="2022-11-10T06:53:00Z">
              <w:r>
                <w:rPr>
                  <w:noProof/>
                </w:rPr>
                <w:t>Sun et al. (2020)</w:t>
              </w:r>
            </w:ins>
          </w:p>
        </w:tc>
      </w:tr>
      <w:tr w:rsidR="009C3EDE" w:rsidRPr="00E9655F" w14:paraId="3E85A135" w14:textId="77777777" w:rsidTr="007A7DE7">
        <w:trPr>
          <w:trHeight w:val="720"/>
          <w:ins w:id="243" w:author="Brian Bohman" w:date="2022-11-10T06:53:00Z"/>
        </w:trPr>
        <w:tc>
          <w:tcPr>
            <w:tcW w:w="1152" w:type="dxa"/>
            <w:vMerge/>
            <w:tcBorders>
              <w:left w:val="nil"/>
              <w:bottom w:val="dotted" w:sz="4" w:space="0" w:color="auto"/>
              <w:right w:val="nil"/>
            </w:tcBorders>
            <w:vAlign w:val="center"/>
          </w:tcPr>
          <w:p w14:paraId="597F6E25" w14:textId="77777777" w:rsidR="009C3EDE" w:rsidRPr="00E9655F" w:rsidRDefault="009C3EDE" w:rsidP="007A7DE7">
            <w:pPr>
              <w:pStyle w:val="TableBody"/>
              <w:rPr>
                <w:ins w:id="244" w:author="Brian Bohman" w:date="2022-11-10T06:53:00Z"/>
              </w:rPr>
            </w:pPr>
          </w:p>
        </w:tc>
        <w:tc>
          <w:tcPr>
            <w:tcW w:w="576" w:type="dxa"/>
            <w:tcBorders>
              <w:top w:val="nil"/>
              <w:left w:val="nil"/>
              <w:bottom w:val="dotted" w:sz="4" w:space="0" w:color="auto"/>
              <w:right w:val="nil"/>
            </w:tcBorders>
            <w:vAlign w:val="center"/>
          </w:tcPr>
          <w:p w14:paraId="08B15464" w14:textId="77777777" w:rsidR="009C3EDE" w:rsidRPr="00E9655F" w:rsidRDefault="009C3EDE" w:rsidP="007A7DE7">
            <w:pPr>
              <w:pStyle w:val="TableBody"/>
              <w:rPr>
                <w:ins w:id="245" w:author="Brian Bohman" w:date="2022-11-10T06:53:00Z"/>
              </w:rPr>
            </w:pPr>
            <w:ins w:id="246" w:author="Brian Bohman" w:date="2022-11-10T06:53:00Z">
              <w:r>
                <w:t>2015</w:t>
              </w:r>
            </w:ins>
          </w:p>
        </w:tc>
        <w:tc>
          <w:tcPr>
            <w:tcW w:w="720" w:type="dxa"/>
            <w:tcBorders>
              <w:top w:val="nil"/>
              <w:left w:val="nil"/>
              <w:bottom w:val="dotted" w:sz="4" w:space="0" w:color="auto"/>
              <w:right w:val="nil"/>
            </w:tcBorders>
            <w:vAlign w:val="center"/>
          </w:tcPr>
          <w:p w14:paraId="15FF36BB" w14:textId="77777777" w:rsidR="009C3EDE" w:rsidRPr="00B91DE7" w:rsidRDefault="009C3EDE" w:rsidP="007A7DE7">
            <w:pPr>
              <w:pStyle w:val="TableBody"/>
              <w:rPr>
                <w:ins w:id="247" w:author="Brian Bohman" w:date="2022-11-10T06:53:00Z"/>
              </w:rPr>
            </w:pPr>
            <w:ins w:id="248" w:author="Brian Bohman" w:date="2022-11-10T06:53:00Z">
              <w:r w:rsidRPr="00B91DE7">
                <w:t>5</w:t>
              </w:r>
            </w:ins>
          </w:p>
        </w:tc>
        <w:tc>
          <w:tcPr>
            <w:tcW w:w="1008" w:type="dxa"/>
            <w:tcBorders>
              <w:top w:val="nil"/>
              <w:left w:val="nil"/>
              <w:bottom w:val="dotted" w:sz="4" w:space="0" w:color="auto"/>
              <w:right w:val="nil"/>
            </w:tcBorders>
            <w:vAlign w:val="center"/>
          </w:tcPr>
          <w:p w14:paraId="7AE35276" w14:textId="77777777" w:rsidR="009C3EDE" w:rsidRDefault="009C3EDE" w:rsidP="007A7DE7">
            <w:pPr>
              <w:pStyle w:val="TableBody"/>
              <w:rPr>
                <w:ins w:id="249" w:author="Brian Bohman" w:date="2022-11-10T06:53:00Z"/>
              </w:rPr>
            </w:pPr>
            <w:ins w:id="250" w:author="Brian Bohman" w:date="2022-11-10T06:53:00Z">
              <w:r w:rsidRPr="00B91DE7">
                <w:t>135, 200,</w:t>
              </w:r>
            </w:ins>
          </w:p>
          <w:p w14:paraId="7DDF7159" w14:textId="77777777" w:rsidR="009C3EDE" w:rsidRDefault="009C3EDE" w:rsidP="007A7DE7">
            <w:pPr>
              <w:pStyle w:val="TableBody"/>
              <w:rPr>
                <w:ins w:id="251" w:author="Brian Bohman" w:date="2022-11-10T06:53:00Z"/>
              </w:rPr>
            </w:pPr>
            <w:ins w:id="252" w:author="Brian Bohman" w:date="2022-11-10T06:53:00Z">
              <w:r w:rsidRPr="00B91DE7">
                <w:t>270, 335,</w:t>
              </w:r>
            </w:ins>
          </w:p>
          <w:p w14:paraId="000C6689" w14:textId="77777777" w:rsidR="009C3EDE" w:rsidRPr="00B91DE7" w:rsidRDefault="009C3EDE" w:rsidP="007A7DE7">
            <w:pPr>
              <w:pStyle w:val="TableBody"/>
              <w:rPr>
                <w:ins w:id="253" w:author="Brian Bohman" w:date="2022-11-10T06:53:00Z"/>
              </w:rPr>
            </w:pPr>
            <w:ins w:id="254" w:author="Brian Bohman" w:date="2022-11-10T06:53:00Z">
              <w:r w:rsidRPr="00B91DE7">
                <w:t>400</w:t>
              </w:r>
            </w:ins>
          </w:p>
        </w:tc>
        <w:tc>
          <w:tcPr>
            <w:tcW w:w="1584" w:type="dxa"/>
            <w:tcBorders>
              <w:top w:val="nil"/>
              <w:left w:val="nil"/>
              <w:bottom w:val="dotted" w:sz="4" w:space="0" w:color="auto"/>
              <w:right w:val="nil"/>
            </w:tcBorders>
            <w:vAlign w:val="center"/>
          </w:tcPr>
          <w:p w14:paraId="76C64B57" w14:textId="77777777" w:rsidR="009C3EDE" w:rsidRDefault="009C3EDE" w:rsidP="007A7DE7">
            <w:pPr>
              <w:pStyle w:val="TableBody"/>
              <w:rPr>
                <w:ins w:id="255" w:author="Brian Bohman" w:date="2022-11-10T06:53:00Z"/>
              </w:rPr>
            </w:pPr>
            <w:ins w:id="256" w:author="Brian Bohman" w:date="2022-11-10T06:53:00Z">
              <w:r w:rsidRPr="00B91DE7">
                <w:t>Russet Burbank,</w:t>
              </w:r>
            </w:ins>
          </w:p>
          <w:p w14:paraId="304543F1" w14:textId="77777777" w:rsidR="009C3EDE" w:rsidRDefault="009C3EDE" w:rsidP="007A7DE7">
            <w:pPr>
              <w:pStyle w:val="TableBody"/>
              <w:rPr>
                <w:ins w:id="257" w:author="Brian Bohman" w:date="2022-11-10T06:53:00Z"/>
              </w:rPr>
            </w:pPr>
            <w:ins w:id="258" w:author="Brian Bohman" w:date="2022-11-10T06:53:00Z">
              <w:r w:rsidRPr="00B91DE7">
                <w:t>Dakota Russet,</w:t>
              </w:r>
            </w:ins>
          </w:p>
          <w:p w14:paraId="6C4C3510" w14:textId="77777777" w:rsidR="009C3EDE" w:rsidRPr="00B91DE7" w:rsidRDefault="009C3EDE" w:rsidP="007A7DE7">
            <w:pPr>
              <w:pStyle w:val="TableBody"/>
              <w:rPr>
                <w:ins w:id="259" w:author="Brian Bohman" w:date="2022-11-10T06:53:00Z"/>
              </w:rPr>
            </w:pPr>
            <w:ins w:id="260" w:author="Brian Bohman" w:date="2022-11-10T06:53:00Z">
              <w:r w:rsidRPr="00B91DE7">
                <w:t>Easton</w:t>
              </w:r>
            </w:ins>
          </w:p>
        </w:tc>
        <w:tc>
          <w:tcPr>
            <w:tcW w:w="2304" w:type="dxa"/>
            <w:tcBorders>
              <w:top w:val="nil"/>
              <w:left w:val="nil"/>
              <w:bottom w:val="dotted" w:sz="4" w:space="0" w:color="auto"/>
              <w:right w:val="nil"/>
            </w:tcBorders>
            <w:vAlign w:val="center"/>
          </w:tcPr>
          <w:p w14:paraId="429C8FB6" w14:textId="77777777" w:rsidR="009C3EDE" w:rsidRDefault="009C3EDE" w:rsidP="007A7DE7">
            <w:pPr>
              <w:pStyle w:val="TableBody"/>
              <w:rPr>
                <w:ins w:id="261" w:author="Brian Bohman" w:date="2022-11-10T06:53:00Z"/>
                <w:noProof/>
              </w:rPr>
            </w:pPr>
            <w:ins w:id="262" w:author="Brian Bohman" w:date="2022-11-10T06:53:00Z">
              <w:r w:rsidRPr="00A87371">
                <w:rPr>
                  <w:noProof/>
                </w:rPr>
                <w:t>23 June, 7 July, 21 July,</w:t>
              </w:r>
            </w:ins>
          </w:p>
          <w:p w14:paraId="0B421E59" w14:textId="77777777" w:rsidR="009C3EDE" w:rsidRDefault="009C3EDE" w:rsidP="007A7DE7">
            <w:pPr>
              <w:pStyle w:val="TableBody"/>
              <w:rPr>
                <w:ins w:id="263" w:author="Brian Bohman" w:date="2022-11-10T06:53:00Z"/>
                <w:noProof/>
              </w:rPr>
            </w:pPr>
            <w:ins w:id="264" w:author="Brian Bohman" w:date="2022-11-10T06:53:00Z">
              <w:r w:rsidRPr="00A87371">
                <w:rPr>
                  <w:noProof/>
                </w:rPr>
                <w:t>4 Aug., 17 Aug., 1 Sept.,</w:t>
              </w:r>
            </w:ins>
          </w:p>
          <w:p w14:paraId="0292FF06" w14:textId="77777777" w:rsidR="009C3EDE" w:rsidRDefault="009C3EDE" w:rsidP="007A7DE7">
            <w:pPr>
              <w:pStyle w:val="TableBody"/>
              <w:rPr>
                <w:ins w:id="265" w:author="Brian Bohman" w:date="2022-11-10T06:53:00Z"/>
                <w:noProof/>
              </w:rPr>
            </w:pPr>
            <w:ins w:id="266" w:author="Brian Bohman" w:date="2022-11-10T06:53:00Z">
              <w:r w:rsidRPr="00A87371">
                <w:rPr>
                  <w:noProof/>
                </w:rPr>
                <w:t>16 Sept.</w:t>
              </w:r>
            </w:ins>
          </w:p>
        </w:tc>
        <w:tc>
          <w:tcPr>
            <w:tcW w:w="2160" w:type="dxa"/>
            <w:vMerge/>
            <w:tcBorders>
              <w:left w:val="nil"/>
              <w:bottom w:val="dotted" w:sz="4" w:space="0" w:color="auto"/>
              <w:right w:val="nil"/>
            </w:tcBorders>
            <w:vAlign w:val="center"/>
          </w:tcPr>
          <w:p w14:paraId="5C4E2F9E" w14:textId="77777777" w:rsidR="009C3EDE" w:rsidRDefault="009C3EDE" w:rsidP="007A7DE7">
            <w:pPr>
              <w:pStyle w:val="TableBody"/>
              <w:rPr>
                <w:ins w:id="267" w:author="Brian Bohman" w:date="2022-11-10T06:53:00Z"/>
                <w:noProof/>
              </w:rPr>
            </w:pPr>
          </w:p>
        </w:tc>
      </w:tr>
      <w:tr w:rsidR="009C3EDE" w:rsidRPr="00E9655F" w14:paraId="43995095" w14:textId="77777777" w:rsidTr="007A7DE7">
        <w:trPr>
          <w:trHeight w:val="720"/>
          <w:ins w:id="268" w:author="Brian Bohman" w:date="2022-11-10T06:53:00Z"/>
        </w:trPr>
        <w:tc>
          <w:tcPr>
            <w:tcW w:w="1152" w:type="dxa"/>
            <w:tcBorders>
              <w:top w:val="dotted" w:sz="4" w:space="0" w:color="auto"/>
              <w:left w:val="nil"/>
              <w:bottom w:val="dotted" w:sz="4" w:space="0" w:color="auto"/>
              <w:right w:val="nil"/>
            </w:tcBorders>
            <w:vAlign w:val="center"/>
          </w:tcPr>
          <w:p w14:paraId="278652CF" w14:textId="77777777" w:rsidR="009C3EDE" w:rsidRPr="00E9655F" w:rsidRDefault="009C3EDE" w:rsidP="007A7DE7">
            <w:pPr>
              <w:pStyle w:val="TableBody"/>
              <w:rPr>
                <w:ins w:id="269" w:author="Brian Bohman" w:date="2022-11-10T06:53:00Z"/>
              </w:rPr>
            </w:pPr>
            <w:ins w:id="270" w:author="Brian Bohman" w:date="2022-11-10T06:53:00Z">
              <w:r w:rsidRPr="00E9655F">
                <w:t>MN-3</w:t>
              </w:r>
            </w:ins>
          </w:p>
        </w:tc>
        <w:tc>
          <w:tcPr>
            <w:tcW w:w="576" w:type="dxa"/>
            <w:tcBorders>
              <w:top w:val="dotted" w:sz="4" w:space="0" w:color="auto"/>
              <w:left w:val="nil"/>
              <w:bottom w:val="dotted" w:sz="4" w:space="0" w:color="auto"/>
              <w:right w:val="nil"/>
            </w:tcBorders>
            <w:vAlign w:val="center"/>
          </w:tcPr>
          <w:p w14:paraId="67239FE5" w14:textId="77777777" w:rsidR="009C3EDE" w:rsidRPr="00E9655F" w:rsidRDefault="009C3EDE" w:rsidP="007A7DE7">
            <w:pPr>
              <w:pStyle w:val="TableBody"/>
              <w:rPr>
                <w:ins w:id="271" w:author="Brian Bohman" w:date="2022-11-10T06:53:00Z"/>
              </w:rPr>
            </w:pPr>
            <w:ins w:id="272" w:author="Brian Bohman" w:date="2022-11-10T06:53:00Z">
              <w:r w:rsidRPr="00E9655F">
                <w:t>2016</w:t>
              </w:r>
            </w:ins>
          </w:p>
        </w:tc>
        <w:tc>
          <w:tcPr>
            <w:tcW w:w="720" w:type="dxa"/>
            <w:tcBorders>
              <w:top w:val="dotted" w:sz="4" w:space="0" w:color="auto"/>
              <w:left w:val="nil"/>
              <w:bottom w:val="dotted" w:sz="4" w:space="0" w:color="auto"/>
              <w:right w:val="nil"/>
            </w:tcBorders>
            <w:vAlign w:val="center"/>
          </w:tcPr>
          <w:p w14:paraId="5CBA0615" w14:textId="77777777" w:rsidR="009C3EDE" w:rsidRDefault="009C3EDE" w:rsidP="007A7DE7">
            <w:pPr>
              <w:pStyle w:val="TableBody"/>
              <w:rPr>
                <w:ins w:id="273" w:author="Brian Bohman" w:date="2022-11-10T06:53:00Z"/>
                <w:noProof/>
              </w:rPr>
            </w:pPr>
            <w:ins w:id="274" w:author="Brian Bohman" w:date="2022-11-10T06:53:00Z">
              <w:r w:rsidRPr="00B91DE7">
                <w:t>4</w:t>
              </w:r>
            </w:ins>
          </w:p>
        </w:tc>
        <w:tc>
          <w:tcPr>
            <w:tcW w:w="1008" w:type="dxa"/>
            <w:tcBorders>
              <w:top w:val="dotted" w:sz="4" w:space="0" w:color="auto"/>
              <w:left w:val="nil"/>
              <w:bottom w:val="dotted" w:sz="4" w:space="0" w:color="auto"/>
              <w:right w:val="nil"/>
            </w:tcBorders>
            <w:vAlign w:val="center"/>
          </w:tcPr>
          <w:p w14:paraId="67883110" w14:textId="77777777" w:rsidR="009C3EDE" w:rsidRDefault="009C3EDE" w:rsidP="007A7DE7">
            <w:pPr>
              <w:pStyle w:val="TableBody"/>
              <w:rPr>
                <w:ins w:id="275" w:author="Brian Bohman" w:date="2022-11-10T06:53:00Z"/>
              </w:rPr>
            </w:pPr>
            <w:ins w:id="276" w:author="Brian Bohman" w:date="2022-11-10T06:53:00Z">
              <w:r w:rsidRPr="00B91DE7">
                <w:t>45, 180,</w:t>
              </w:r>
            </w:ins>
          </w:p>
          <w:p w14:paraId="6ECF200E" w14:textId="77777777" w:rsidR="009C3EDE" w:rsidRDefault="009C3EDE" w:rsidP="007A7DE7">
            <w:pPr>
              <w:pStyle w:val="TableBody"/>
              <w:rPr>
                <w:ins w:id="277" w:author="Brian Bohman" w:date="2022-11-10T06:53:00Z"/>
                <w:noProof/>
              </w:rPr>
            </w:pPr>
            <w:ins w:id="278" w:author="Brian Bohman" w:date="2022-11-10T06:53:00Z">
              <w:r w:rsidRPr="00B91DE7">
                <w:t>245, 335</w:t>
              </w:r>
            </w:ins>
          </w:p>
        </w:tc>
        <w:tc>
          <w:tcPr>
            <w:tcW w:w="1584" w:type="dxa"/>
            <w:tcBorders>
              <w:top w:val="dotted" w:sz="4" w:space="0" w:color="auto"/>
              <w:left w:val="nil"/>
              <w:bottom w:val="dotted" w:sz="4" w:space="0" w:color="auto"/>
              <w:right w:val="nil"/>
            </w:tcBorders>
            <w:vAlign w:val="center"/>
          </w:tcPr>
          <w:p w14:paraId="1B0DB2D9" w14:textId="77777777" w:rsidR="009C3EDE" w:rsidRDefault="009C3EDE" w:rsidP="007A7DE7">
            <w:pPr>
              <w:pStyle w:val="TableBody"/>
              <w:rPr>
                <w:ins w:id="279" w:author="Brian Bohman" w:date="2022-11-10T06:53:00Z"/>
                <w:noProof/>
              </w:rPr>
            </w:pPr>
            <w:ins w:id="280" w:author="Brian Bohman" w:date="2022-11-10T06:53:00Z">
              <w:r w:rsidRPr="00B91DE7">
                <w:t>Russet Burbank</w:t>
              </w:r>
            </w:ins>
          </w:p>
        </w:tc>
        <w:tc>
          <w:tcPr>
            <w:tcW w:w="2304" w:type="dxa"/>
            <w:tcBorders>
              <w:top w:val="dotted" w:sz="4" w:space="0" w:color="auto"/>
              <w:left w:val="nil"/>
              <w:bottom w:val="dotted" w:sz="4" w:space="0" w:color="auto"/>
              <w:right w:val="nil"/>
            </w:tcBorders>
            <w:vAlign w:val="center"/>
          </w:tcPr>
          <w:p w14:paraId="7792E8C0" w14:textId="77777777" w:rsidR="009C3EDE" w:rsidRDefault="009C3EDE" w:rsidP="007A7DE7">
            <w:pPr>
              <w:pStyle w:val="TableBody"/>
              <w:rPr>
                <w:ins w:id="281" w:author="Brian Bohman" w:date="2022-11-10T06:53:00Z"/>
                <w:noProof/>
              </w:rPr>
            </w:pPr>
            <w:ins w:id="282" w:author="Brian Bohman" w:date="2022-11-10T06:53:00Z">
              <w:r w:rsidRPr="00A87371">
                <w:rPr>
                  <w:noProof/>
                </w:rPr>
                <w:t>28 June, 13 July, 26 July,</w:t>
              </w:r>
            </w:ins>
          </w:p>
          <w:p w14:paraId="59F7F73F" w14:textId="77777777" w:rsidR="009C3EDE" w:rsidRDefault="009C3EDE" w:rsidP="007A7DE7">
            <w:pPr>
              <w:pStyle w:val="TableBody"/>
              <w:rPr>
                <w:ins w:id="283" w:author="Brian Bohman" w:date="2022-11-10T06:53:00Z"/>
                <w:noProof/>
              </w:rPr>
            </w:pPr>
            <w:ins w:id="284" w:author="Brian Bohman" w:date="2022-11-10T06:53:00Z">
              <w:r w:rsidRPr="00A87371">
                <w:rPr>
                  <w:noProof/>
                </w:rPr>
                <w:t>3 Aug., 10 Aug., 13 Sept.</w:t>
              </w:r>
            </w:ins>
          </w:p>
        </w:tc>
        <w:tc>
          <w:tcPr>
            <w:tcW w:w="2160" w:type="dxa"/>
            <w:tcBorders>
              <w:top w:val="dotted" w:sz="4" w:space="0" w:color="auto"/>
              <w:left w:val="nil"/>
              <w:bottom w:val="dotted" w:sz="4" w:space="0" w:color="auto"/>
              <w:right w:val="nil"/>
            </w:tcBorders>
            <w:vAlign w:val="center"/>
          </w:tcPr>
          <w:p w14:paraId="18D52280" w14:textId="77777777" w:rsidR="009C3EDE" w:rsidRPr="00E9655F" w:rsidRDefault="009C3EDE" w:rsidP="007A7DE7">
            <w:pPr>
              <w:pStyle w:val="TableBody"/>
              <w:rPr>
                <w:ins w:id="285" w:author="Brian Bohman" w:date="2022-11-10T06:53:00Z"/>
              </w:rPr>
            </w:pPr>
            <w:ins w:id="286" w:author="Brian Bohman" w:date="2022-11-10T06:53:00Z">
              <w:r>
                <w:rPr>
                  <w:noProof/>
                </w:rPr>
                <w:t>Crants et al. (2017)</w:t>
              </w:r>
            </w:ins>
          </w:p>
        </w:tc>
      </w:tr>
      <w:tr w:rsidR="009C3EDE" w:rsidRPr="00E9655F" w14:paraId="77445D68" w14:textId="77777777" w:rsidTr="007A7DE7">
        <w:trPr>
          <w:trHeight w:val="720"/>
          <w:ins w:id="287" w:author="Brian Bohman" w:date="2022-11-10T06:53:00Z"/>
        </w:trPr>
        <w:tc>
          <w:tcPr>
            <w:tcW w:w="1152" w:type="dxa"/>
            <w:vMerge w:val="restart"/>
            <w:tcBorders>
              <w:top w:val="dotted" w:sz="4" w:space="0" w:color="auto"/>
              <w:left w:val="nil"/>
              <w:right w:val="nil"/>
            </w:tcBorders>
            <w:vAlign w:val="center"/>
          </w:tcPr>
          <w:p w14:paraId="6BB533ED" w14:textId="77777777" w:rsidR="009C3EDE" w:rsidRPr="00E9655F" w:rsidRDefault="009C3EDE" w:rsidP="007A7DE7">
            <w:pPr>
              <w:pStyle w:val="TableBody"/>
              <w:rPr>
                <w:ins w:id="288" w:author="Brian Bohman" w:date="2022-11-10T06:53:00Z"/>
              </w:rPr>
            </w:pPr>
            <w:ins w:id="289" w:author="Brian Bohman" w:date="2022-11-10T06:53:00Z">
              <w:r w:rsidRPr="00E9655F">
                <w:t>MN-4</w:t>
              </w:r>
            </w:ins>
          </w:p>
        </w:tc>
        <w:tc>
          <w:tcPr>
            <w:tcW w:w="576" w:type="dxa"/>
            <w:tcBorders>
              <w:top w:val="dotted" w:sz="4" w:space="0" w:color="auto"/>
              <w:left w:val="nil"/>
              <w:bottom w:val="nil"/>
              <w:right w:val="nil"/>
            </w:tcBorders>
            <w:vAlign w:val="center"/>
          </w:tcPr>
          <w:p w14:paraId="2195F619" w14:textId="77777777" w:rsidR="009C3EDE" w:rsidRPr="00E9655F" w:rsidRDefault="009C3EDE" w:rsidP="007A7DE7">
            <w:pPr>
              <w:pStyle w:val="TableBody"/>
              <w:rPr>
                <w:ins w:id="290" w:author="Brian Bohman" w:date="2022-11-10T06:53:00Z"/>
              </w:rPr>
            </w:pPr>
            <w:ins w:id="291" w:author="Brian Bohman" w:date="2022-11-10T06:53:00Z">
              <w:r w:rsidRPr="00E9655F">
                <w:t>2018</w:t>
              </w:r>
            </w:ins>
          </w:p>
        </w:tc>
        <w:tc>
          <w:tcPr>
            <w:tcW w:w="720" w:type="dxa"/>
            <w:tcBorders>
              <w:top w:val="dotted" w:sz="4" w:space="0" w:color="auto"/>
              <w:left w:val="nil"/>
              <w:bottom w:val="nil"/>
              <w:right w:val="nil"/>
            </w:tcBorders>
            <w:vAlign w:val="center"/>
          </w:tcPr>
          <w:p w14:paraId="110EDF3F" w14:textId="77777777" w:rsidR="009C3EDE" w:rsidRDefault="009C3EDE" w:rsidP="007A7DE7">
            <w:pPr>
              <w:pStyle w:val="TableBody"/>
              <w:rPr>
                <w:ins w:id="292" w:author="Brian Bohman" w:date="2022-11-10T06:53:00Z"/>
                <w:noProof/>
              </w:rPr>
            </w:pPr>
            <w:ins w:id="293" w:author="Brian Bohman" w:date="2022-11-10T06:53:00Z">
              <w:r w:rsidRPr="00B91DE7">
                <w:t>3</w:t>
              </w:r>
            </w:ins>
          </w:p>
        </w:tc>
        <w:tc>
          <w:tcPr>
            <w:tcW w:w="1008" w:type="dxa"/>
            <w:tcBorders>
              <w:top w:val="dotted" w:sz="4" w:space="0" w:color="auto"/>
              <w:left w:val="nil"/>
              <w:bottom w:val="nil"/>
              <w:right w:val="nil"/>
            </w:tcBorders>
            <w:vAlign w:val="center"/>
          </w:tcPr>
          <w:p w14:paraId="02973647" w14:textId="77777777" w:rsidR="009C3EDE" w:rsidRDefault="009C3EDE" w:rsidP="007A7DE7">
            <w:pPr>
              <w:pStyle w:val="TableBody"/>
              <w:rPr>
                <w:ins w:id="294" w:author="Brian Bohman" w:date="2022-11-10T06:53:00Z"/>
              </w:rPr>
            </w:pPr>
            <w:ins w:id="295" w:author="Brian Bohman" w:date="2022-11-10T06:53:00Z">
              <w:r w:rsidRPr="00B91DE7">
                <w:t>135, 270,</w:t>
              </w:r>
            </w:ins>
          </w:p>
          <w:p w14:paraId="7E09F2B8" w14:textId="77777777" w:rsidR="009C3EDE" w:rsidRDefault="009C3EDE" w:rsidP="007A7DE7">
            <w:pPr>
              <w:pStyle w:val="TableBody"/>
              <w:rPr>
                <w:ins w:id="296" w:author="Brian Bohman" w:date="2022-11-10T06:53:00Z"/>
                <w:noProof/>
              </w:rPr>
            </w:pPr>
            <w:ins w:id="297" w:author="Brian Bohman" w:date="2022-11-10T06:53:00Z">
              <w:r w:rsidRPr="00B91DE7">
                <w:t>400</w:t>
              </w:r>
            </w:ins>
          </w:p>
        </w:tc>
        <w:tc>
          <w:tcPr>
            <w:tcW w:w="1584" w:type="dxa"/>
            <w:tcBorders>
              <w:top w:val="dotted" w:sz="4" w:space="0" w:color="auto"/>
              <w:left w:val="nil"/>
              <w:bottom w:val="nil"/>
              <w:right w:val="nil"/>
            </w:tcBorders>
            <w:vAlign w:val="center"/>
          </w:tcPr>
          <w:p w14:paraId="5EB16E23" w14:textId="77777777" w:rsidR="009C3EDE" w:rsidRDefault="009C3EDE" w:rsidP="007A7DE7">
            <w:pPr>
              <w:pStyle w:val="TableBody"/>
              <w:rPr>
                <w:ins w:id="298" w:author="Brian Bohman" w:date="2022-11-10T06:53:00Z"/>
              </w:rPr>
            </w:pPr>
            <w:ins w:id="299" w:author="Brian Bohman" w:date="2022-11-10T06:53:00Z">
              <w:r w:rsidRPr="00B91DE7">
                <w:t>Russet Burbank,</w:t>
              </w:r>
            </w:ins>
          </w:p>
          <w:p w14:paraId="57DB17D8" w14:textId="77777777" w:rsidR="009C3EDE" w:rsidRDefault="009C3EDE" w:rsidP="007A7DE7">
            <w:pPr>
              <w:pStyle w:val="TableBody"/>
              <w:rPr>
                <w:ins w:id="300" w:author="Brian Bohman" w:date="2022-11-10T06:53:00Z"/>
              </w:rPr>
            </w:pPr>
            <w:ins w:id="301" w:author="Brian Bohman" w:date="2022-11-10T06:53:00Z">
              <w:r w:rsidRPr="00B91DE7">
                <w:t>Clearwater,</w:t>
              </w:r>
            </w:ins>
          </w:p>
          <w:p w14:paraId="0B2E9F3A" w14:textId="77777777" w:rsidR="009C3EDE" w:rsidRDefault="009C3EDE" w:rsidP="007A7DE7">
            <w:pPr>
              <w:pStyle w:val="TableBody"/>
              <w:rPr>
                <w:ins w:id="302" w:author="Brian Bohman" w:date="2022-11-10T06:53:00Z"/>
                <w:noProof/>
              </w:rPr>
            </w:pPr>
            <w:ins w:id="303" w:author="Brian Bohman" w:date="2022-11-10T06:53:00Z">
              <w:r w:rsidRPr="00B91DE7">
                <w:t>Umatilla Russet</w:t>
              </w:r>
            </w:ins>
          </w:p>
        </w:tc>
        <w:tc>
          <w:tcPr>
            <w:tcW w:w="2304" w:type="dxa"/>
            <w:tcBorders>
              <w:top w:val="dotted" w:sz="4" w:space="0" w:color="auto"/>
              <w:left w:val="nil"/>
              <w:bottom w:val="nil"/>
              <w:right w:val="nil"/>
            </w:tcBorders>
            <w:vAlign w:val="center"/>
          </w:tcPr>
          <w:p w14:paraId="169F1AD0" w14:textId="77777777" w:rsidR="009C3EDE" w:rsidRDefault="009C3EDE" w:rsidP="007A7DE7">
            <w:pPr>
              <w:pStyle w:val="TableBody"/>
              <w:rPr>
                <w:ins w:id="304" w:author="Brian Bohman" w:date="2022-11-10T06:53:00Z"/>
                <w:noProof/>
              </w:rPr>
            </w:pPr>
            <w:ins w:id="305" w:author="Brian Bohman" w:date="2022-11-10T06:53:00Z">
              <w:r w:rsidRPr="00A87371">
                <w:rPr>
                  <w:noProof/>
                </w:rPr>
                <w:t>26 June, 10 July, 18 July,</w:t>
              </w:r>
            </w:ins>
          </w:p>
          <w:p w14:paraId="70D44D84" w14:textId="77777777" w:rsidR="009C3EDE" w:rsidRDefault="009C3EDE" w:rsidP="007A7DE7">
            <w:pPr>
              <w:pStyle w:val="TableBody"/>
              <w:rPr>
                <w:ins w:id="306" w:author="Brian Bohman" w:date="2022-11-10T06:53:00Z"/>
                <w:noProof/>
              </w:rPr>
            </w:pPr>
            <w:ins w:id="307" w:author="Brian Bohman" w:date="2022-11-10T06:53:00Z">
              <w:r w:rsidRPr="00A87371">
                <w:rPr>
                  <w:noProof/>
                </w:rPr>
                <w:t>1 Aug., 13 Sept.</w:t>
              </w:r>
            </w:ins>
          </w:p>
        </w:tc>
        <w:tc>
          <w:tcPr>
            <w:tcW w:w="2160" w:type="dxa"/>
            <w:vMerge w:val="restart"/>
            <w:tcBorders>
              <w:top w:val="dotted" w:sz="4" w:space="0" w:color="auto"/>
              <w:left w:val="nil"/>
              <w:right w:val="nil"/>
            </w:tcBorders>
            <w:vAlign w:val="center"/>
          </w:tcPr>
          <w:p w14:paraId="1BAEA463" w14:textId="77777777" w:rsidR="009C3EDE" w:rsidRDefault="009C3EDE" w:rsidP="007A7DE7">
            <w:pPr>
              <w:pStyle w:val="TableBody"/>
              <w:rPr>
                <w:ins w:id="308" w:author="Brian Bohman" w:date="2022-11-10T06:53:00Z"/>
                <w:noProof/>
              </w:rPr>
            </w:pPr>
            <w:ins w:id="309" w:author="Brian Bohman" w:date="2022-11-10T06:53:00Z">
              <w:r>
                <w:rPr>
                  <w:noProof/>
                </w:rPr>
                <w:t>Gupta and Rosen (2019);</w:t>
              </w:r>
            </w:ins>
          </w:p>
          <w:p w14:paraId="15E51EF1" w14:textId="77777777" w:rsidR="009C3EDE" w:rsidRDefault="009C3EDE" w:rsidP="007A7DE7">
            <w:pPr>
              <w:pStyle w:val="TableBody"/>
              <w:rPr>
                <w:ins w:id="310" w:author="Brian Bohman" w:date="2022-11-10T06:53:00Z"/>
                <w:noProof/>
              </w:rPr>
            </w:pPr>
            <w:ins w:id="311" w:author="Brian Bohman" w:date="2022-11-10T06:53:00Z">
              <w:r>
                <w:rPr>
                  <w:noProof/>
                </w:rPr>
                <w:t>Gupta et al. (2020);</w:t>
              </w:r>
            </w:ins>
          </w:p>
          <w:p w14:paraId="11E0C724" w14:textId="77777777" w:rsidR="009C3EDE" w:rsidRPr="00E9655F" w:rsidRDefault="009C3EDE" w:rsidP="007A7DE7">
            <w:pPr>
              <w:pStyle w:val="TableBody"/>
              <w:rPr>
                <w:ins w:id="312" w:author="Brian Bohman" w:date="2022-11-10T06:53:00Z"/>
              </w:rPr>
            </w:pPr>
            <w:ins w:id="313" w:author="Brian Bohman" w:date="2022-11-10T06:53:00Z">
              <w:r>
                <w:rPr>
                  <w:noProof/>
                </w:rPr>
                <w:t>Li et al. (2021)</w:t>
              </w:r>
            </w:ins>
          </w:p>
        </w:tc>
      </w:tr>
      <w:tr w:rsidR="009C3EDE" w:rsidRPr="00E9655F" w14:paraId="40034953" w14:textId="77777777" w:rsidTr="007A7DE7">
        <w:trPr>
          <w:trHeight w:val="720"/>
          <w:ins w:id="314" w:author="Brian Bohman" w:date="2022-11-10T06:53:00Z"/>
        </w:trPr>
        <w:tc>
          <w:tcPr>
            <w:tcW w:w="1152" w:type="dxa"/>
            <w:vMerge/>
            <w:tcBorders>
              <w:left w:val="nil"/>
              <w:bottom w:val="dotted" w:sz="4" w:space="0" w:color="auto"/>
              <w:right w:val="nil"/>
            </w:tcBorders>
            <w:vAlign w:val="center"/>
          </w:tcPr>
          <w:p w14:paraId="14C05ADE" w14:textId="77777777" w:rsidR="009C3EDE" w:rsidRPr="00E9655F" w:rsidRDefault="009C3EDE" w:rsidP="007A7DE7">
            <w:pPr>
              <w:pStyle w:val="TableBody"/>
              <w:rPr>
                <w:ins w:id="315" w:author="Brian Bohman" w:date="2022-11-10T06:53:00Z"/>
              </w:rPr>
            </w:pPr>
          </w:p>
        </w:tc>
        <w:tc>
          <w:tcPr>
            <w:tcW w:w="576" w:type="dxa"/>
            <w:tcBorders>
              <w:top w:val="nil"/>
              <w:left w:val="nil"/>
              <w:bottom w:val="dotted" w:sz="4" w:space="0" w:color="auto"/>
              <w:right w:val="nil"/>
            </w:tcBorders>
            <w:vAlign w:val="center"/>
          </w:tcPr>
          <w:p w14:paraId="326AA255" w14:textId="77777777" w:rsidR="009C3EDE" w:rsidRPr="00E9655F" w:rsidRDefault="009C3EDE" w:rsidP="007A7DE7">
            <w:pPr>
              <w:pStyle w:val="TableBody"/>
              <w:rPr>
                <w:ins w:id="316" w:author="Brian Bohman" w:date="2022-11-10T06:53:00Z"/>
              </w:rPr>
            </w:pPr>
            <w:ins w:id="317" w:author="Brian Bohman" w:date="2022-11-10T06:53:00Z">
              <w:r>
                <w:t>2019</w:t>
              </w:r>
            </w:ins>
          </w:p>
        </w:tc>
        <w:tc>
          <w:tcPr>
            <w:tcW w:w="720" w:type="dxa"/>
            <w:tcBorders>
              <w:top w:val="nil"/>
              <w:left w:val="nil"/>
              <w:bottom w:val="dotted" w:sz="4" w:space="0" w:color="auto"/>
              <w:right w:val="nil"/>
            </w:tcBorders>
            <w:vAlign w:val="center"/>
          </w:tcPr>
          <w:p w14:paraId="3FE26CBF" w14:textId="77777777" w:rsidR="009C3EDE" w:rsidRPr="00B91DE7" w:rsidRDefault="009C3EDE" w:rsidP="007A7DE7">
            <w:pPr>
              <w:pStyle w:val="TableBody"/>
              <w:rPr>
                <w:ins w:id="318" w:author="Brian Bohman" w:date="2022-11-10T06:53:00Z"/>
              </w:rPr>
            </w:pPr>
            <w:ins w:id="319" w:author="Brian Bohman" w:date="2022-11-10T06:53:00Z">
              <w:r>
                <w:t>3</w:t>
              </w:r>
            </w:ins>
          </w:p>
        </w:tc>
        <w:tc>
          <w:tcPr>
            <w:tcW w:w="1008" w:type="dxa"/>
            <w:tcBorders>
              <w:top w:val="nil"/>
              <w:left w:val="nil"/>
              <w:bottom w:val="dotted" w:sz="4" w:space="0" w:color="auto"/>
              <w:right w:val="nil"/>
            </w:tcBorders>
            <w:vAlign w:val="center"/>
          </w:tcPr>
          <w:p w14:paraId="6C72BB5E" w14:textId="77777777" w:rsidR="009C3EDE" w:rsidRDefault="009C3EDE" w:rsidP="007A7DE7">
            <w:pPr>
              <w:pStyle w:val="TableBody"/>
              <w:rPr>
                <w:ins w:id="320" w:author="Brian Bohman" w:date="2022-11-10T06:53:00Z"/>
              </w:rPr>
            </w:pPr>
            <w:ins w:id="321" w:author="Brian Bohman" w:date="2022-11-10T06:53:00Z">
              <w:r w:rsidRPr="00B91DE7">
                <w:t>135, 270,</w:t>
              </w:r>
            </w:ins>
          </w:p>
          <w:p w14:paraId="088AF924" w14:textId="77777777" w:rsidR="009C3EDE" w:rsidRPr="00B91DE7" w:rsidRDefault="009C3EDE" w:rsidP="007A7DE7">
            <w:pPr>
              <w:pStyle w:val="TableBody"/>
              <w:rPr>
                <w:ins w:id="322" w:author="Brian Bohman" w:date="2022-11-10T06:53:00Z"/>
              </w:rPr>
            </w:pPr>
            <w:ins w:id="323" w:author="Brian Bohman" w:date="2022-11-10T06:53:00Z">
              <w:r w:rsidRPr="00B91DE7">
                <w:t>400</w:t>
              </w:r>
            </w:ins>
          </w:p>
        </w:tc>
        <w:tc>
          <w:tcPr>
            <w:tcW w:w="1584" w:type="dxa"/>
            <w:tcBorders>
              <w:top w:val="nil"/>
              <w:left w:val="nil"/>
              <w:bottom w:val="dotted" w:sz="4" w:space="0" w:color="auto"/>
              <w:right w:val="nil"/>
            </w:tcBorders>
            <w:vAlign w:val="center"/>
          </w:tcPr>
          <w:p w14:paraId="56849472" w14:textId="77777777" w:rsidR="009C3EDE" w:rsidRDefault="009C3EDE" w:rsidP="007A7DE7">
            <w:pPr>
              <w:pStyle w:val="TableBody"/>
              <w:rPr>
                <w:ins w:id="324" w:author="Brian Bohman" w:date="2022-11-10T06:53:00Z"/>
              </w:rPr>
            </w:pPr>
            <w:ins w:id="325" w:author="Brian Bohman" w:date="2022-11-10T06:53:00Z">
              <w:r w:rsidRPr="00B91DE7">
                <w:t>Russet Burbank,</w:t>
              </w:r>
            </w:ins>
          </w:p>
          <w:p w14:paraId="373FC65C" w14:textId="77777777" w:rsidR="009C3EDE" w:rsidRDefault="009C3EDE" w:rsidP="007A7DE7">
            <w:pPr>
              <w:pStyle w:val="TableBody"/>
              <w:rPr>
                <w:ins w:id="326" w:author="Brian Bohman" w:date="2022-11-10T06:53:00Z"/>
              </w:rPr>
            </w:pPr>
            <w:ins w:id="327" w:author="Brian Bohman" w:date="2022-11-10T06:53:00Z">
              <w:r w:rsidRPr="00B91DE7">
                <w:t>Clearwater,</w:t>
              </w:r>
            </w:ins>
          </w:p>
          <w:p w14:paraId="24A9954F" w14:textId="77777777" w:rsidR="009C3EDE" w:rsidRPr="00B91DE7" w:rsidRDefault="009C3EDE" w:rsidP="007A7DE7">
            <w:pPr>
              <w:pStyle w:val="TableBody"/>
              <w:rPr>
                <w:ins w:id="328" w:author="Brian Bohman" w:date="2022-11-10T06:53:00Z"/>
              </w:rPr>
            </w:pPr>
            <w:ins w:id="329" w:author="Brian Bohman" w:date="2022-11-10T06:53:00Z">
              <w:r w:rsidRPr="00B91DE7">
                <w:t>Umatilla Russet</w:t>
              </w:r>
            </w:ins>
          </w:p>
        </w:tc>
        <w:tc>
          <w:tcPr>
            <w:tcW w:w="2304" w:type="dxa"/>
            <w:tcBorders>
              <w:top w:val="nil"/>
              <w:left w:val="nil"/>
              <w:bottom w:val="dotted" w:sz="4" w:space="0" w:color="auto"/>
              <w:right w:val="nil"/>
            </w:tcBorders>
            <w:vAlign w:val="center"/>
          </w:tcPr>
          <w:p w14:paraId="18D1C208" w14:textId="77777777" w:rsidR="009C3EDE" w:rsidRDefault="009C3EDE" w:rsidP="007A7DE7">
            <w:pPr>
              <w:pStyle w:val="TableBody"/>
              <w:rPr>
                <w:ins w:id="330" w:author="Brian Bohman" w:date="2022-11-10T06:53:00Z"/>
                <w:noProof/>
              </w:rPr>
            </w:pPr>
            <w:ins w:id="331" w:author="Brian Bohman" w:date="2022-11-10T06:53:00Z">
              <w:r w:rsidRPr="00A87371">
                <w:rPr>
                  <w:noProof/>
                </w:rPr>
                <w:t>26 June, 11 July, 24 July,</w:t>
              </w:r>
            </w:ins>
          </w:p>
          <w:p w14:paraId="420D6793" w14:textId="77777777" w:rsidR="009C3EDE" w:rsidRDefault="009C3EDE" w:rsidP="007A7DE7">
            <w:pPr>
              <w:pStyle w:val="TableBody"/>
              <w:rPr>
                <w:ins w:id="332" w:author="Brian Bohman" w:date="2022-11-10T06:53:00Z"/>
                <w:noProof/>
              </w:rPr>
            </w:pPr>
            <w:ins w:id="333" w:author="Brian Bohman" w:date="2022-11-10T06:53:00Z">
              <w:r w:rsidRPr="00A87371">
                <w:rPr>
                  <w:noProof/>
                </w:rPr>
                <w:t>7 Aug, 16 Sept.</w:t>
              </w:r>
            </w:ins>
          </w:p>
        </w:tc>
        <w:tc>
          <w:tcPr>
            <w:tcW w:w="2160" w:type="dxa"/>
            <w:vMerge/>
            <w:tcBorders>
              <w:left w:val="nil"/>
              <w:bottom w:val="dotted" w:sz="4" w:space="0" w:color="auto"/>
              <w:right w:val="nil"/>
            </w:tcBorders>
            <w:vAlign w:val="center"/>
          </w:tcPr>
          <w:p w14:paraId="174B54DC" w14:textId="77777777" w:rsidR="009C3EDE" w:rsidRDefault="009C3EDE" w:rsidP="007A7DE7">
            <w:pPr>
              <w:pStyle w:val="TableBody"/>
              <w:rPr>
                <w:ins w:id="334" w:author="Brian Bohman" w:date="2022-11-10T06:53:00Z"/>
                <w:noProof/>
              </w:rPr>
            </w:pPr>
          </w:p>
        </w:tc>
      </w:tr>
      <w:tr w:rsidR="009C3EDE" w:rsidRPr="00E9655F" w14:paraId="6C821E3C" w14:textId="77777777" w:rsidTr="007A7DE7">
        <w:trPr>
          <w:trHeight w:val="720"/>
          <w:ins w:id="335" w:author="Brian Bohman" w:date="2022-11-10T06:53:00Z"/>
        </w:trPr>
        <w:tc>
          <w:tcPr>
            <w:tcW w:w="1152" w:type="dxa"/>
            <w:tcBorders>
              <w:top w:val="dotted" w:sz="4" w:space="0" w:color="auto"/>
              <w:left w:val="nil"/>
              <w:bottom w:val="dotted" w:sz="4" w:space="0" w:color="auto"/>
              <w:right w:val="nil"/>
            </w:tcBorders>
            <w:vAlign w:val="center"/>
            <w:hideMark/>
          </w:tcPr>
          <w:p w14:paraId="5920C0FB" w14:textId="77777777" w:rsidR="009C3EDE" w:rsidRPr="00E9655F" w:rsidRDefault="009C3EDE" w:rsidP="007A7DE7">
            <w:pPr>
              <w:pStyle w:val="TableBody"/>
              <w:rPr>
                <w:ins w:id="336" w:author="Brian Bohman" w:date="2022-11-10T06:53:00Z"/>
              </w:rPr>
            </w:pPr>
            <w:ins w:id="337" w:author="Brian Bohman" w:date="2022-11-10T06:53:00Z">
              <w:r w:rsidRPr="00E9655F">
                <w:t>MN-5</w:t>
              </w:r>
            </w:ins>
          </w:p>
        </w:tc>
        <w:tc>
          <w:tcPr>
            <w:tcW w:w="576" w:type="dxa"/>
            <w:tcBorders>
              <w:top w:val="dotted" w:sz="4" w:space="0" w:color="auto"/>
              <w:left w:val="nil"/>
              <w:bottom w:val="dotted" w:sz="4" w:space="0" w:color="auto"/>
              <w:right w:val="nil"/>
            </w:tcBorders>
            <w:vAlign w:val="center"/>
            <w:hideMark/>
          </w:tcPr>
          <w:p w14:paraId="58983021" w14:textId="77777777" w:rsidR="009C3EDE" w:rsidRPr="00E9655F" w:rsidRDefault="009C3EDE" w:rsidP="007A7DE7">
            <w:pPr>
              <w:pStyle w:val="TableBody"/>
              <w:rPr>
                <w:ins w:id="338" w:author="Brian Bohman" w:date="2022-11-10T06:53:00Z"/>
              </w:rPr>
            </w:pPr>
            <w:ins w:id="339" w:author="Brian Bohman" w:date="2022-11-10T06:53:00Z">
              <w:r w:rsidRPr="00E9655F">
                <w:t>2019</w:t>
              </w:r>
            </w:ins>
          </w:p>
        </w:tc>
        <w:tc>
          <w:tcPr>
            <w:tcW w:w="720" w:type="dxa"/>
            <w:tcBorders>
              <w:top w:val="dotted" w:sz="4" w:space="0" w:color="auto"/>
              <w:left w:val="nil"/>
              <w:bottom w:val="dotted" w:sz="4" w:space="0" w:color="auto"/>
              <w:right w:val="nil"/>
            </w:tcBorders>
            <w:vAlign w:val="center"/>
          </w:tcPr>
          <w:p w14:paraId="617B3EBF" w14:textId="77777777" w:rsidR="009C3EDE" w:rsidRDefault="009C3EDE" w:rsidP="007A7DE7">
            <w:pPr>
              <w:pStyle w:val="TableBody"/>
              <w:rPr>
                <w:ins w:id="340" w:author="Brian Bohman" w:date="2022-11-10T06:53:00Z"/>
                <w:noProof/>
              </w:rPr>
            </w:pPr>
            <w:ins w:id="341" w:author="Brian Bohman" w:date="2022-11-10T06:53:00Z">
              <w:r w:rsidRPr="00B91DE7">
                <w:t>8</w:t>
              </w:r>
            </w:ins>
          </w:p>
        </w:tc>
        <w:tc>
          <w:tcPr>
            <w:tcW w:w="1008" w:type="dxa"/>
            <w:tcBorders>
              <w:top w:val="dotted" w:sz="4" w:space="0" w:color="auto"/>
              <w:left w:val="nil"/>
              <w:bottom w:val="dotted" w:sz="4" w:space="0" w:color="auto"/>
              <w:right w:val="nil"/>
            </w:tcBorders>
            <w:vAlign w:val="center"/>
          </w:tcPr>
          <w:p w14:paraId="502320A5" w14:textId="77777777" w:rsidR="009C3EDE" w:rsidRDefault="009C3EDE" w:rsidP="007A7DE7">
            <w:pPr>
              <w:pStyle w:val="TableBody"/>
              <w:rPr>
                <w:ins w:id="342" w:author="Brian Bohman" w:date="2022-11-10T06:53:00Z"/>
              </w:rPr>
            </w:pPr>
            <w:ins w:id="343" w:author="Brian Bohman" w:date="2022-11-10T06:53:00Z">
              <w:r w:rsidRPr="00B91DE7">
                <w:t>45, 155,</w:t>
              </w:r>
            </w:ins>
          </w:p>
          <w:p w14:paraId="6EA82C0F" w14:textId="77777777" w:rsidR="009C3EDE" w:rsidRDefault="009C3EDE" w:rsidP="007A7DE7">
            <w:pPr>
              <w:pStyle w:val="TableBody"/>
              <w:rPr>
                <w:ins w:id="344" w:author="Brian Bohman" w:date="2022-11-10T06:53:00Z"/>
              </w:rPr>
            </w:pPr>
            <w:ins w:id="345" w:author="Brian Bohman" w:date="2022-11-10T06:53:00Z">
              <w:r w:rsidRPr="00B91DE7">
                <w:t>245, 290,</w:t>
              </w:r>
            </w:ins>
          </w:p>
          <w:p w14:paraId="44AF3EA6" w14:textId="77777777" w:rsidR="009C3EDE" w:rsidRDefault="009C3EDE" w:rsidP="007A7DE7">
            <w:pPr>
              <w:pStyle w:val="TableBody"/>
              <w:rPr>
                <w:ins w:id="346" w:author="Brian Bohman" w:date="2022-11-10T06:53:00Z"/>
                <w:noProof/>
              </w:rPr>
            </w:pPr>
            <w:ins w:id="347" w:author="Brian Bohman" w:date="2022-11-10T06:53:00Z">
              <w:r w:rsidRPr="00B91DE7">
                <w:t>335</w:t>
              </w:r>
            </w:ins>
          </w:p>
        </w:tc>
        <w:tc>
          <w:tcPr>
            <w:tcW w:w="1584" w:type="dxa"/>
            <w:tcBorders>
              <w:top w:val="dotted" w:sz="4" w:space="0" w:color="auto"/>
              <w:left w:val="nil"/>
              <w:bottom w:val="dotted" w:sz="4" w:space="0" w:color="auto"/>
              <w:right w:val="nil"/>
            </w:tcBorders>
            <w:vAlign w:val="center"/>
          </w:tcPr>
          <w:p w14:paraId="1203423F" w14:textId="77777777" w:rsidR="009C3EDE" w:rsidRDefault="009C3EDE" w:rsidP="007A7DE7">
            <w:pPr>
              <w:pStyle w:val="TableBody"/>
              <w:rPr>
                <w:ins w:id="348" w:author="Brian Bohman" w:date="2022-11-10T06:53:00Z"/>
                <w:noProof/>
              </w:rPr>
            </w:pPr>
            <w:ins w:id="349" w:author="Brian Bohman" w:date="2022-11-10T06:53:00Z">
              <w:r w:rsidRPr="00B91DE7">
                <w:t>Russet Burbank</w:t>
              </w:r>
            </w:ins>
          </w:p>
        </w:tc>
        <w:tc>
          <w:tcPr>
            <w:tcW w:w="2304" w:type="dxa"/>
            <w:tcBorders>
              <w:top w:val="dotted" w:sz="4" w:space="0" w:color="auto"/>
              <w:left w:val="nil"/>
              <w:bottom w:val="dotted" w:sz="4" w:space="0" w:color="auto"/>
              <w:right w:val="nil"/>
            </w:tcBorders>
            <w:vAlign w:val="center"/>
          </w:tcPr>
          <w:p w14:paraId="2211197F" w14:textId="77777777" w:rsidR="009C3EDE" w:rsidRDefault="009C3EDE" w:rsidP="007A7DE7">
            <w:pPr>
              <w:pStyle w:val="TableBody"/>
              <w:rPr>
                <w:ins w:id="350" w:author="Brian Bohman" w:date="2022-11-10T06:53:00Z"/>
                <w:noProof/>
              </w:rPr>
            </w:pPr>
            <w:ins w:id="351" w:author="Brian Bohman" w:date="2022-11-10T06:53:00Z">
              <w:r w:rsidRPr="00EE0940">
                <w:rPr>
                  <w:noProof/>
                </w:rPr>
                <w:t>25 June, 9 July, 23 July,</w:t>
              </w:r>
            </w:ins>
          </w:p>
          <w:p w14:paraId="050BCFDE" w14:textId="77777777" w:rsidR="009C3EDE" w:rsidRDefault="009C3EDE" w:rsidP="007A7DE7">
            <w:pPr>
              <w:pStyle w:val="TableBody"/>
              <w:rPr>
                <w:ins w:id="352" w:author="Brian Bohman" w:date="2022-11-10T06:53:00Z"/>
                <w:noProof/>
              </w:rPr>
            </w:pPr>
            <w:ins w:id="353" w:author="Brian Bohman" w:date="2022-11-10T06:53:00Z">
              <w:r w:rsidRPr="00EE0940">
                <w:rPr>
                  <w:noProof/>
                </w:rPr>
                <w:t>6 Aug, 21 Aug, 16 Sept</w:t>
              </w:r>
            </w:ins>
          </w:p>
        </w:tc>
        <w:tc>
          <w:tcPr>
            <w:tcW w:w="2160" w:type="dxa"/>
            <w:tcBorders>
              <w:top w:val="dotted" w:sz="4" w:space="0" w:color="auto"/>
              <w:left w:val="nil"/>
              <w:bottom w:val="dotted" w:sz="4" w:space="0" w:color="auto"/>
              <w:right w:val="nil"/>
            </w:tcBorders>
            <w:vAlign w:val="center"/>
            <w:hideMark/>
          </w:tcPr>
          <w:p w14:paraId="31322A00" w14:textId="77777777" w:rsidR="009C3EDE" w:rsidRPr="00E9655F" w:rsidRDefault="009C3EDE" w:rsidP="007A7DE7">
            <w:pPr>
              <w:pStyle w:val="TableBody"/>
              <w:rPr>
                <w:ins w:id="354" w:author="Brian Bohman" w:date="2022-11-10T06:53:00Z"/>
              </w:rPr>
            </w:pPr>
            <w:ins w:id="355" w:author="Brian Bohman" w:date="2022-11-10T06:53:00Z">
              <w:r>
                <w:rPr>
                  <w:noProof/>
                </w:rPr>
                <w:t>Bohman et al. (2020)</w:t>
              </w:r>
            </w:ins>
          </w:p>
        </w:tc>
      </w:tr>
      <w:tr w:rsidR="009C3EDE" w:rsidRPr="00E9655F" w14:paraId="2424F8E6" w14:textId="77777777" w:rsidTr="007A7DE7">
        <w:trPr>
          <w:trHeight w:val="720"/>
          <w:ins w:id="356" w:author="Brian Bohman" w:date="2022-11-10T06:53:00Z"/>
        </w:trPr>
        <w:tc>
          <w:tcPr>
            <w:tcW w:w="1152" w:type="dxa"/>
            <w:tcBorders>
              <w:top w:val="dotted" w:sz="4" w:space="0" w:color="auto"/>
              <w:left w:val="nil"/>
              <w:bottom w:val="single" w:sz="4" w:space="0" w:color="auto"/>
              <w:right w:val="nil"/>
            </w:tcBorders>
            <w:vAlign w:val="center"/>
          </w:tcPr>
          <w:p w14:paraId="56CED4A3" w14:textId="77777777" w:rsidR="009C3EDE" w:rsidRPr="00E9655F" w:rsidRDefault="009C3EDE" w:rsidP="007A7DE7">
            <w:pPr>
              <w:pStyle w:val="TableBody"/>
              <w:rPr>
                <w:ins w:id="357" w:author="Brian Bohman" w:date="2022-11-10T06:53:00Z"/>
              </w:rPr>
            </w:pPr>
            <w:ins w:id="358" w:author="Brian Bohman" w:date="2022-11-10T06:53:00Z">
              <w:r w:rsidRPr="00E9655F">
                <w:t>MN-6</w:t>
              </w:r>
            </w:ins>
          </w:p>
        </w:tc>
        <w:tc>
          <w:tcPr>
            <w:tcW w:w="576" w:type="dxa"/>
            <w:tcBorders>
              <w:top w:val="dotted" w:sz="4" w:space="0" w:color="auto"/>
              <w:left w:val="nil"/>
              <w:bottom w:val="single" w:sz="4" w:space="0" w:color="auto"/>
              <w:right w:val="nil"/>
            </w:tcBorders>
            <w:vAlign w:val="center"/>
          </w:tcPr>
          <w:p w14:paraId="57C06055" w14:textId="77777777" w:rsidR="009C3EDE" w:rsidRPr="00E9655F" w:rsidRDefault="009C3EDE" w:rsidP="007A7DE7">
            <w:pPr>
              <w:pStyle w:val="TableBody"/>
              <w:rPr>
                <w:ins w:id="359" w:author="Brian Bohman" w:date="2022-11-10T06:53:00Z"/>
              </w:rPr>
            </w:pPr>
            <w:ins w:id="360" w:author="Brian Bohman" w:date="2022-11-10T06:53:00Z">
              <w:r w:rsidRPr="00E9655F">
                <w:t>2020</w:t>
              </w:r>
            </w:ins>
          </w:p>
        </w:tc>
        <w:tc>
          <w:tcPr>
            <w:tcW w:w="720" w:type="dxa"/>
            <w:tcBorders>
              <w:top w:val="dotted" w:sz="4" w:space="0" w:color="auto"/>
              <w:left w:val="nil"/>
              <w:bottom w:val="single" w:sz="4" w:space="0" w:color="auto"/>
              <w:right w:val="nil"/>
            </w:tcBorders>
            <w:vAlign w:val="center"/>
          </w:tcPr>
          <w:p w14:paraId="0A3C8508" w14:textId="77777777" w:rsidR="009C3EDE" w:rsidRDefault="009C3EDE" w:rsidP="007A7DE7">
            <w:pPr>
              <w:pStyle w:val="TableBody"/>
              <w:rPr>
                <w:ins w:id="361" w:author="Brian Bohman" w:date="2022-11-10T06:53:00Z"/>
                <w:noProof/>
              </w:rPr>
            </w:pPr>
            <w:ins w:id="362" w:author="Brian Bohman" w:date="2022-11-10T06:53:00Z">
              <w:r w:rsidRPr="00B91DE7">
                <w:t>8</w:t>
              </w:r>
            </w:ins>
          </w:p>
        </w:tc>
        <w:tc>
          <w:tcPr>
            <w:tcW w:w="1008" w:type="dxa"/>
            <w:tcBorders>
              <w:top w:val="dotted" w:sz="4" w:space="0" w:color="auto"/>
              <w:left w:val="nil"/>
              <w:bottom w:val="single" w:sz="4" w:space="0" w:color="auto"/>
              <w:right w:val="nil"/>
            </w:tcBorders>
            <w:vAlign w:val="center"/>
          </w:tcPr>
          <w:p w14:paraId="4EC849D0" w14:textId="77777777" w:rsidR="009C3EDE" w:rsidRDefault="009C3EDE" w:rsidP="007A7DE7">
            <w:pPr>
              <w:pStyle w:val="TableBody"/>
              <w:rPr>
                <w:ins w:id="363" w:author="Brian Bohman" w:date="2022-11-10T06:53:00Z"/>
              </w:rPr>
            </w:pPr>
            <w:ins w:id="364" w:author="Brian Bohman" w:date="2022-11-10T06:53:00Z">
              <w:r w:rsidRPr="00B91DE7">
                <w:t>55, 155,</w:t>
              </w:r>
            </w:ins>
          </w:p>
          <w:p w14:paraId="74C49C75" w14:textId="77777777" w:rsidR="009C3EDE" w:rsidRDefault="009C3EDE" w:rsidP="007A7DE7">
            <w:pPr>
              <w:pStyle w:val="TableBody"/>
              <w:rPr>
                <w:ins w:id="365" w:author="Brian Bohman" w:date="2022-11-10T06:53:00Z"/>
              </w:rPr>
            </w:pPr>
            <w:ins w:id="366" w:author="Brian Bohman" w:date="2022-11-10T06:53:00Z">
              <w:r w:rsidRPr="00B91DE7">
                <w:t>245, 270,</w:t>
              </w:r>
            </w:ins>
          </w:p>
          <w:p w14:paraId="35B323EC" w14:textId="77777777" w:rsidR="009C3EDE" w:rsidRDefault="009C3EDE" w:rsidP="007A7DE7">
            <w:pPr>
              <w:pStyle w:val="TableBody"/>
              <w:rPr>
                <w:ins w:id="367" w:author="Brian Bohman" w:date="2022-11-10T06:53:00Z"/>
                <w:noProof/>
              </w:rPr>
            </w:pPr>
            <w:ins w:id="368" w:author="Brian Bohman" w:date="2022-11-10T06:53:00Z">
              <w:r w:rsidRPr="00B91DE7">
                <w:t>290, 335</w:t>
              </w:r>
            </w:ins>
          </w:p>
        </w:tc>
        <w:tc>
          <w:tcPr>
            <w:tcW w:w="1584" w:type="dxa"/>
            <w:tcBorders>
              <w:top w:val="dotted" w:sz="4" w:space="0" w:color="auto"/>
              <w:left w:val="nil"/>
              <w:bottom w:val="single" w:sz="4" w:space="0" w:color="auto"/>
              <w:right w:val="nil"/>
            </w:tcBorders>
            <w:vAlign w:val="center"/>
          </w:tcPr>
          <w:p w14:paraId="3475F278" w14:textId="77777777" w:rsidR="009C3EDE" w:rsidRDefault="009C3EDE" w:rsidP="007A7DE7">
            <w:pPr>
              <w:pStyle w:val="TableBody"/>
              <w:rPr>
                <w:ins w:id="369" w:author="Brian Bohman" w:date="2022-11-10T06:53:00Z"/>
                <w:noProof/>
              </w:rPr>
            </w:pPr>
            <w:ins w:id="370" w:author="Brian Bohman" w:date="2022-11-10T06:53:00Z">
              <w:r w:rsidRPr="00B91DE7">
                <w:t>Russet Burbank</w:t>
              </w:r>
            </w:ins>
          </w:p>
        </w:tc>
        <w:tc>
          <w:tcPr>
            <w:tcW w:w="2304" w:type="dxa"/>
            <w:tcBorders>
              <w:top w:val="dotted" w:sz="4" w:space="0" w:color="auto"/>
              <w:left w:val="nil"/>
              <w:bottom w:val="single" w:sz="4" w:space="0" w:color="auto"/>
              <w:right w:val="nil"/>
            </w:tcBorders>
            <w:vAlign w:val="center"/>
          </w:tcPr>
          <w:p w14:paraId="2BE3C85A" w14:textId="77777777" w:rsidR="009C3EDE" w:rsidRDefault="009C3EDE" w:rsidP="007A7DE7">
            <w:pPr>
              <w:pStyle w:val="TableBody"/>
              <w:rPr>
                <w:ins w:id="371" w:author="Brian Bohman" w:date="2022-11-10T06:53:00Z"/>
                <w:noProof/>
              </w:rPr>
            </w:pPr>
            <w:ins w:id="372" w:author="Brian Bohman" w:date="2022-11-10T06:53:00Z">
              <w:r w:rsidRPr="00EE0940">
                <w:rPr>
                  <w:noProof/>
                </w:rPr>
                <w:t>24 June, 7 July, 22 July,</w:t>
              </w:r>
            </w:ins>
          </w:p>
          <w:p w14:paraId="5C89E79B" w14:textId="77777777" w:rsidR="009C3EDE" w:rsidRDefault="009C3EDE" w:rsidP="007A7DE7">
            <w:pPr>
              <w:pStyle w:val="TableBody"/>
              <w:rPr>
                <w:ins w:id="373" w:author="Brian Bohman" w:date="2022-11-10T06:53:00Z"/>
                <w:noProof/>
              </w:rPr>
            </w:pPr>
            <w:ins w:id="374" w:author="Brian Bohman" w:date="2022-11-10T06:53:00Z">
              <w:r w:rsidRPr="00EE0940">
                <w:rPr>
                  <w:noProof/>
                </w:rPr>
                <w:t>4 Aug, 16 Sept.</w:t>
              </w:r>
            </w:ins>
          </w:p>
        </w:tc>
        <w:tc>
          <w:tcPr>
            <w:tcW w:w="2160" w:type="dxa"/>
            <w:tcBorders>
              <w:top w:val="dotted" w:sz="4" w:space="0" w:color="auto"/>
              <w:left w:val="nil"/>
              <w:bottom w:val="single" w:sz="4" w:space="0" w:color="auto"/>
              <w:right w:val="nil"/>
            </w:tcBorders>
            <w:vAlign w:val="center"/>
          </w:tcPr>
          <w:p w14:paraId="31870704" w14:textId="77777777" w:rsidR="009C3EDE" w:rsidRPr="00E9655F" w:rsidRDefault="009C3EDE" w:rsidP="007A7DE7">
            <w:pPr>
              <w:pStyle w:val="TableBody"/>
              <w:rPr>
                <w:ins w:id="375" w:author="Brian Bohman" w:date="2022-11-10T06:53:00Z"/>
              </w:rPr>
            </w:pPr>
            <w:ins w:id="376" w:author="Brian Bohman" w:date="2022-11-10T06:53:00Z">
              <w:r>
                <w:rPr>
                  <w:noProof/>
                </w:rPr>
                <w:t>Rosen et al. (2021)</w:t>
              </w:r>
            </w:ins>
          </w:p>
        </w:tc>
      </w:tr>
      <w:tr w:rsidR="009C3EDE" w:rsidRPr="00E9655F" w14:paraId="33C4CCA2" w14:textId="77777777" w:rsidTr="007A7DE7">
        <w:trPr>
          <w:trHeight w:val="288"/>
          <w:ins w:id="377" w:author="Brian Bohman" w:date="2022-11-10T06:53:00Z"/>
        </w:trPr>
        <w:tc>
          <w:tcPr>
            <w:tcW w:w="9504" w:type="dxa"/>
            <w:gridSpan w:val="7"/>
            <w:tcBorders>
              <w:top w:val="single" w:sz="4" w:space="0" w:color="auto"/>
              <w:left w:val="nil"/>
              <w:bottom w:val="nil"/>
              <w:right w:val="nil"/>
            </w:tcBorders>
            <w:vAlign w:val="center"/>
          </w:tcPr>
          <w:p w14:paraId="396D5E3B" w14:textId="77777777" w:rsidR="009C3EDE" w:rsidRDefault="009C3EDE" w:rsidP="007A7DE7">
            <w:pPr>
              <w:pStyle w:val="TableBody"/>
              <w:rPr>
                <w:ins w:id="378" w:author="Brian Bohman" w:date="2022-11-10T06:53:00Z"/>
                <w:noProof/>
              </w:rPr>
            </w:pPr>
            <w:ins w:id="379" w:author="Brian Bohman" w:date="2022-11-10T06:53:00Z">
              <w:r w:rsidRPr="00585017">
                <w:rPr>
                  <w:b/>
                  <w:noProof/>
                  <w:vertAlign w:val="superscript"/>
                </w:rPr>
                <w:t>†</w:t>
              </w:r>
              <w:r w:rsidRPr="00585017">
                <w:rPr>
                  <w:noProof/>
                </w:rPr>
                <w:t xml:space="preserve"> Including N source, timing, and placement combinations occurring at an equivalent N rate</w:t>
              </w:r>
            </w:ins>
          </w:p>
        </w:tc>
      </w:tr>
    </w:tbl>
    <w:p w14:paraId="0C1CBBA1" w14:textId="354E091D" w:rsidR="009C3EDE" w:rsidDel="00A21DED" w:rsidRDefault="009C3EDE" w:rsidP="00E072BF">
      <w:pPr>
        <w:pStyle w:val="Body"/>
        <w:rPr>
          <w:del w:id="380" w:author="Brian Bohman" w:date="2022-11-10T06:57:00Z"/>
        </w:rPr>
      </w:pPr>
    </w:p>
    <w:p w14:paraId="3E918DCF" w14:textId="0DC06791" w:rsidR="00DC704C" w:rsidRPr="00457EF3" w:rsidDel="00A21DED" w:rsidRDefault="009835AF" w:rsidP="009835AF">
      <w:pPr>
        <w:jc w:val="left"/>
        <w:rPr>
          <w:del w:id="381" w:author="Brian Bohman" w:date="2022-11-10T06:57:00Z"/>
        </w:rPr>
      </w:pPr>
      <w:del w:id="382" w:author="Brian Bohman" w:date="2022-11-10T06:57:00Z">
        <w:r w:rsidDel="00A21DED">
          <w:br w:type="page"/>
        </w:r>
      </w:del>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DC704C" w:rsidRPr="00B91DE7" w:rsidDel="00742854" w14:paraId="1A8E254F" w14:textId="6B406995" w:rsidTr="00914A0F">
        <w:trPr>
          <w:trHeight w:val="288"/>
          <w:del w:id="383" w:author="Brian Bohman" w:date="2022-11-09T18:54:00Z"/>
        </w:trPr>
        <w:tc>
          <w:tcPr>
            <w:tcW w:w="7920" w:type="dxa"/>
            <w:gridSpan w:val="4"/>
            <w:tcBorders>
              <w:top w:val="nil"/>
              <w:left w:val="nil"/>
              <w:bottom w:val="single" w:sz="4" w:space="0" w:color="auto"/>
              <w:right w:val="nil"/>
            </w:tcBorders>
            <w:vAlign w:val="center"/>
          </w:tcPr>
          <w:p w14:paraId="253FC5A6" w14:textId="76530DAC" w:rsidR="00DC704C" w:rsidRPr="00B91DE7" w:rsidDel="00742854" w:rsidRDefault="00DC704C" w:rsidP="00914A0F">
            <w:pPr>
              <w:pStyle w:val="TableCaption"/>
              <w:rPr>
                <w:del w:id="384" w:author="Brian Bohman" w:date="2022-11-09T18:54:00Z"/>
              </w:rPr>
            </w:pPr>
            <w:bookmarkStart w:id="385" w:name="_Ref78280011"/>
            <w:bookmarkStart w:id="386" w:name="_Toc78909888"/>
            <w:bookmarkStart w:id="387" w:name="_Toc80706204"/>
            <w:del w:id="388" w:author="Brian Bohman" w:date="2022-11-09T18:54:00Z">
              <w:r w:rsidRPr="00457EF3" w:rsidDel="00742854">
                <w:rPr>
                  <w:bCs/>
                </w:rPr>
                <w:delText xml:space="preserve">Table </w:delText>
              </w:r>
              <w:r w:rsidRPr="00457EF3" w:rsidDel="00742854">
                <w:rPr>
                  <w:bCs/>
                </w:rPr>
                <w:fldChar w:fldCharType="begin"/>
              </w:r>
              <w:r w:rsidRPr="00457EF3" w:rsidDel="00742854">
                <w:rPr>
                  <w:bCs/>
                </w:rPr>
                <w:delInstrText xml:space="preserve"> SEQ Table \* ARABIC </w:delInstrText>
              </w:r>
              <w:r w:rsidDel="00742854">
                <w:rPr>
                  <w:bCs/>
                </w:rPr>
                <w:delInstrText xml:space="preserve">\s 1 </w:delInstrText>
              </w:r>
              <w:r w:rsidRPr="00457EF3" w:rsidDel="00742854">
                <w:rPr>
                  <w:bCs/>
                </w:rPr>
                <w:fldChar w:fldCharType="separate"/>
              </w:r>
              <w:r w:rsidDel="00742854">
                <w:rPr>
                  <w:bCs/>
                  <w:noProof/>
                </w:rPr>
                <w:delText>3</w:delText>
              </w:r>
              <w:r w:rsidRPr="00457EF3" w:rsidDel="00742854">
                <w:rPr>
                  <w:bCs/>
                </w:rPr>
                <w:fldChar w:fldCharType="end"/>
              </w:r>
              <w:bookmarkEnd w:id="385"/>
              <w:r w:rsidRPr="00457EF3" w:rsidDel="00742854">
                <w:rPr>
                  <w:bCs/>
                </w:rPr>
                <w:delText>.</w:delText>
              </w:r>
              <w:r w:rsidRPr="00BD6250" w:rsidDel="00742854">
                <w:rPr>
                  <w:b w:val="0"/>
                  <w:bCs/>
                </w:rPr>
                <w:delText xml:space="preserve"> Summary of experimental treatments evaluated in small-plot trials in Minnesota, USA</w:delText>
              </w:r>
              <w:r w:rsidDel="00742854">
                <w:rPr>
                  <w:b w:val="0"/>
                  <w:bCs/>
                </w:rPr>
                <w:delText>.</w:delText>
              </w:r>
              <w:bookmarkEnd w:id="386"/>
              <w:bookmarkEnd w:id="387"/>
            </w:del>
          </w:p>
        </w:tc>
      </w:tr>
      <w:tr w:rsidR="00DC704C" w:rsidRPr="00B91DE7" w:rsidDel="00742854" w14:paraId="18B59661" w14:textId="2B6991DD" w:rsidTr="00914A0F">
        <w:trPr>
          <w:trHeight w:val="288"/>
          <w:del w:id="389" w:author="Brian Bohman" w:date="2022-11-09T18:54:00Z"/>
        </w:trPr>
        <w:tc>
          <w:tcPr>
            <w:tcW w:w="1152" w:type="dxa"/>
            <w:tcBorders>
              <w:top w:val="single" w:sz="8" w:space="0" w:color="auto"/>
              <w:left w:val="nil"/>
              <w:bottom w:val="single" w:sz="4" w:space="0" w:color="auto"/>
              <w:right w:val="nil"/>
            </w:tcBorders>
            <w:vAlign w:val="center"/>
            <w:hideMark/>
          </w:tcPr>
          <w:p w14:paraId="5A39FD6C" w14:textId="4AE9B864" w:rsidR="00DC704C" w:rsidRPr="007B2569" w:rsidDel="00742854" w:rsidRDefault="00DC704C" w:rsidP="00914A0F">
            <w:pPr>
              <w:pStyle w:val="TableBody"/>
              <w:jc w:val="left"/>
              <w:rPr>
                <w:del w:id="390" w:author="Brian Bohman" w:date="2022-11-09T18:54:00Z"/>
                <w:b/>
                <w:bCs/>
              </w:rPr>
            </w:pPr>
            <w:del w:id="391" w:author="Brian Bohman" w:date="2022-11-09T18:54:00Z">
              <w:r w:rsidRPr="007B2569" w:rsidDel="00742854">
                <w:rPr>
                  <w:b/>
                  <w:bCs/>
                </w:rPr>
                <w:delText>Experiment</w:delText>
              </w:r>
            </w:del>
          </w:p>
        </w:tc>
        <w:tc>
          <w:tcPr>
            <w:tcW w:w="1280" w:type="dxa"/>
            <w:tcBorders>
              <w:top w:val="single" w:sz="8" w:space="0" w:color="auto"/>
              <w:left w:val="nil"/>
              <w:bottom w:val="single" w:sz="4" w:space="0" w:color="auto"/>
              <w:right w:val="nil"/>
            </w:tcBorders>
            <w:vAlign w:val="center"/>
            <w:hideMark/>
          </w:tcPr>
          <w:p w14:paraId="7DBBFB23" w14:textId="14ECA1C0" w:rsidR="00DC704C" w:rsidRPr="007B2569" w:rsidDel="00742854" w:rsidRDefault="00DC704C" w:rsidP="00914A0F">
            <w:pPr>
              <w:pStyle w:val="TableBody"/>
              <w:jc w:val="left"/>
              <w:rPr>
                <w:del w:id="392" w:author="Brian Bohman" w:date="2022-11-09T18:54:00Z"/>
                <w:b/>
                <w:bCs/>
              </w:rPr>
            </w:pPr>
            <w:del w:id="393" w:author="Brian Bohman" w:date="2022-11-09T18:54:00Z">
              <w:r w:rsidRPr="007B2569" w:rsidDel="00742854">
                <w:rPr>
                  <w:b/>
                  <w:bCs/>
                </w:rPr>
                <w:delText>N treatments</w:delText>
              </w:r>
              <w:r w:rsidRPr="004975C4" w:rsidDel="00742854">
                <w:rPr>
                  <w:b/>
                  <w:bCs/>
                  <w:vertAlign w:val="superscript"/>
                </w:rPr>
                <w:delText>†</w:delText>
              </w:r>
            </w:del>
          </w:p>
        </w:tc>
        <w:tc>
          <w:tcPr>
            <w:tcW w:w="2464" w:type="dxa"/>
            <w:tcBorders>
              <w:top w:val="single" w:sz="8" w:space="0" w:color="auto"/>
              <w:left w:val="nil"/>
              <w:bottom w:val="single" w:sz="4" w:space="0" w:color="auto"/>
              <w:right w:val="nil"/>
            </w:tcBorders>
            <w:vAlign w:val="center"/>
          </w:tcPr>
          <w:p w14:paraId="2F9E64ED" w14:textId="12DF554B" w:rsidR="00DC704C" w:rsidRPr="009569C7" w:rsidDel="00742854" w:rsidRDefault="00DC704C" w:rsidP="00914A0F">
            <w:pPr>
              <w:pStyle w:val="TableBody"/>
              <w:jc w:val="left"/>
              <w:rPr>
                <w:del w:id="394" w:author="Brian Bohman" w:date="2022-11-09T18:54:00Z"/>
                <w:b/>
                <w:bCs/>
              </w:rPr>
            </w:pPr>
            <w:del w:id="395" w:author="Brian Bohman" w:date="2022-11-09T18:54:00Z">
              <w:r w:rsidRPr="007B2569" w:rsidDel="00742854">
                <w:rPr>
                  <w:b/>
                  <w:bCs/>
                </w:rPr>
                <w:delText>N rates</w:delText>
              </w:r>
              <w:r w:rsidR="009569C7" w:rsidDel="00742854">
                <w:rPr>
                  <w:b/>
                  <w:bCs/>
                </w:rPr>
                <w:delText xml:space="preserve"> [kg ha</w:delText>
              </w:r>
              <w:r w:rsidR="009569C7" w:rsidRPr="009569C7" w:rsidDel="00742854">
                <w:rPr>
                  <w:b/>
                  <w:bCs/>
                  <w:vertAlign w:val="superscript"/>
                </w:rPr>
                <w:delText>-1</w:delText>
              </w:r>
              <w:r w:rsidR="009569C7" w:rsidDel="00742854">
                <w:rPr>
                  <w:b/>
                  <w:bCs/>
                </w:rPr>
                <w:delText>]</w:delText>
              </w:r>
            </w:del>
          </w:p>
        </w:tc>
        <w:tc>
          <w:tcPr>
            <w:tcW w:w="3024" w:type="dxa"/>
            <w:tcBorders>
              <w:top w:val="single" w:sz="8" w:space="0" w:color="auto"/>
              <w:left w:val="nil"/>
              <w:bottom w:val="single" w:sz="4" w:space="0" w:color="auto"/>
              <w:right w:val="nil"/>
            </w:tcBorders>
            <w:vAlign w:val="center"/>
          </w:tcPr>
          <w:p w14:paraId="6A92B1A2" w14:textId="22838A9E" w:rsidR="00DC704C" w:rsidRPr="007B2569" w:rsidDel="00742854" w:rsidRDefault="00DC704C" w:rsidP="00914A0F">
            <w:pPr>
              <w:pStyle w:val="TableBody"/>
              <w:jc w:val="left"/>
              <w:rPr>
                <w:del w:id="396" w:author="Brian Bohman" w:date="2022-11-09T18:54:00Z"/>
                <w:b/>
                <w:bCs/>
              </w:rPr>
            </w:pPr>
            <w:del w:id="397" w:author="Brian Bohman" w:date="2022-11-09T18:54:00Z">
              <w:r w:rsidRPr="007B2569" w:rsidDel="00742854">
                <w:rPr>
                  <w:b/>
                  <w:bCs/>
                </w:rPr>
                <w:delText>Varieties</w:delText>
              </w:r>
            </w:del>
          </w:p>
        </w:tc>
      </w:tr>
      <w:tr w:rsidR="00DC704C" w:rsidRPr="00B91DE7" w:rsidDel="00742854" w14:paraId="0A166812" w14:textId="268F0595" w:rsidTr="00914A0F">
        <w:trPr>
          <w:trHeight w:val="504"/>
          <w:del w:id="398" w:author="Brian Bohman" w:date="2022-11-09T18:54:00Z"/>
        </w:trPr>
        <w:tc>
          <w:tcPr>
            <w:tcW w:w="1152" w:type="dxa"/>
            <w:tcBorders>
              <w:top w:val="single" w:sz="4" w:space="0" w:color="auto"/>
              <w:left w:val="nil"/>
              <w:bottom w:val="dotted" w:sz="4" w:space="0" w:color="auto"/>
              <w:right w:val="nil"/>
            </w:tcBorders>
            <w:vAlign w:val="center"/>
            <w:hideMark/>
          </w:tcPr>
          <w:p w14:paraId="0956CAC1" w14:textId="7D6E68E1" w:rsidR="00DC704C" w:rsidRPr="00B91DE7" w:rsidDel="00742854" w:rsidRDefault="00DC704C" w:rsidP="00914A0F">
            <w:pPr>
              <w:pStyle w:val="TableBody"/>
              <w:rPr>
                <w:del w:id="399" w:author="Brian Bohman" w:date="2022-11-09T18:54:00Z"/>
              </w:rPr>
            </w:pPr>
            <w:del w:id="400" w:author="Brian Bohman" w:date="2022-11-09T18:54:00Z">
              <w:r w:rsidRPr="00B91DE7" w:rsidDel="00742854">
                <w:delText>MN-1</w:delText>
              </w:r>
            </w:del>
          </w:p>
        </w:tc>
        <w:tc>
          <w:tcPr>
            <w:tcW w:w="1280" w:type="dxa"/>
            <w:tcBorders>
              <w:top w:val="single" w:sz="4" w:space="0" w:color="auto"/>
              <w:left w:val="nil"/>
              <w:bottom w:val="dotted" w:sz="4" w:space="0" w:color="auto"/>
              <w:right w:val="nil"/>
            </w:tcBorders>
            <w:vAlign w:val="center"/>
            <w:hideMark/>
          </w:tcPr>
          <w:p w14:paraId="61ACF47A" w14:textId="7EC8895E" w:rsidR="00DC704C" w:rsidRPr="00B91DE7" w:rsidDel="00742854" w:rsidRDefault="00DC704C" w:rsidP="00914A0F">
            <w:pPr>
              <w:pStyle w:val="TableBody"/>
              <w:rPr>
                <w:del w:id="401" w:author="Brian Bohman" w:date="2022-11-09T18:54:00Z"/>
              </w:rPr>
            </w:pPr>
            <w:del w:id="402" w:author="Brian Bohman" w:date="2022-11-09T18:54:00Z">
              <w:r w:rsidRPr="00B91DE7" w:rsidDel="00742854">
                <w:delText>10</w:delText>
              </w:r>
            </w:del>
          </w:p>
        </w:tc>
        <w:tc>
          <w:tcPr>
            <w:tcW w:w="2464" w:type="dxa"/>
            <w:tcBorders>
              <w:top w:val="single" w:sz="4" w:space="0" w:color="auto"/>
              <w:left w:val="nil"/>
              <w:bottom w:val="dotted" w:sz="4" w:space="0" w:color="auto"/>
              <w:right w:val="nil"/>
            </w:tcBorders>
            <w:vAlign w:val="center"/>
          </w:tcPr>
          <w:p w14:paraId="432BC629" w14:textId="4A0CEF29" w:rsidR="00DC704C" w:rsidRPr="00B91DE7" w:rsidDel="00742854" w:rsidRDefault="00DC704C" w:rsidP="00914A0F">
            <w:pPr>
              <w:pStyle w:val="TableBody"/>
              <w:rPr>
                <w:del w:id="403" w:author="Brian Bohman" w:date="2022-11-09T18:54:00Z"/>
              </w:rPr>
            </w:pPr>
            <w:del w:id="404" w:author="Brian Bohman" w:date="2022-11-09T18:54:00Z">
              <w:r w:rsidRPr="00B91DE7" w:rsidDel="00742854">
                <w:delText>0, 135, 180, 225, 270</w:delText>
              </w:r>
            </w:del>
          </w:p>
        </w:tc>
        <w:tc>
          <w:tcPr>
            <w:tcW w:w="3024" w:type="dxa"/>
            <w:tcBorders>
              <w:top w:val="single" w:sz="4" w:space="0" w:color="auto"/>
              <w:left w:val="nil"/>
              <w:bottom w:val="dotted" w:sz="4" w:space="0" w:color="auto"/>
              <w:right w:val="nil"/>
            </w:tcBorders>
            <w:vAlign w:val="center"/>
          </w:tcPr>
          <w:p w14:paraId="015DE492" w14:textId="46D64E84" w:rsidR="00DC704C" w:rsidRPr="00B91DE7" w:rsidDel="00742854" w:rsidRDefault="00DC704C" w:rsidP="00914A0F">
            <w:pPr>
              <w:pStyle w:val="TableBody"/>
              <w:jc w:val="left"/>
              <w:rPr>
                <w:del w:id="405" w:author="Brian Bohman" w:date="2022-11-09T18:54:00Z"/>
              </w:rPr>
            </w:pPr>
            <w:del w:id="406" w:author="Brian Bohman" w:date="2022-11-09T18:54:00Z">
              <w:r w:rsidRPr="00B91DE7" w:rsidDel="00742854">
                <w:delText>Russet Burbank</w:delText>
              </w:r>
            </w:del>
          </w:p>
        </w:tc>
      </w:tr>
      <w:tr w:rsidR="00DC704C" w:rsidRPr="00B91DE7" w:rsidDel="00742854" w14:paraId="3E6EBCF5" w14:textId="5C01D259" w:rsidTr="00914A0F">
        <w:trPr>
          <w:trHeight w:val="504"/>
          <w:del w:id="407" w:author="Brian Bohman" w:date="2022-11-09T18:54:00Z"/>
        </w:trPr>
        <w:tc>
          <w:tcPr>
            <w:tcW w:w="1152" w:type="dxa"/>
            <w:tcBorders>
              <w:top w:val="dotted" w:sz="4" w:space="0" w:color="auto"/>
              <w:left w:val="nil"/>
              <w:bottom w:val="dotted" w:sz="4" w:space="0" w:color="auto"/>
              <w:right w:val="nil"/>
            </w:tcBorders>
            <w:vAlign w:val="center"/>
          </w:tcPr>
          <w:p w14:paraId="18A32268" w14:textId="43171625" w:rsidR="00DC704C" w:rsidRPr="00B91DE7" w:rsidDel="00742854" w:rsidRDefault="00DC704C" w:rsidP="00914A0F">
            <w:pPr>
              <w:pStyle w:val="TableBody"/>
              <w:rPr>
                <w:del w:id="408" w:author="Brian Bohman" w:date="2022-11-09T18:54:00Z"/>
              </w:rPr>
            </w:pPr>
            <w:del w:id="409" w:author="Brian Bohman" w:date="2022-11-09T18:54:00Z">
              <w:r w:rsidRPr="00B91DE7" w:rsidDel="00742854">
                <w:delText>MN-2</w:delText>
              </w:r>
            </w:del>
          </w:p>
        </w:tc>
        <w:tc>
          <w:tcPr>
            <w:tcW w:w="1280" w:type="dxa"/>
            <w:tcBorders>
              <w:top w:val="dotted" w:sz="4" w:space="0" w:color="auto"/>
              <w:left w:val="nil"/>
              <w:bottom w:val="dotted" w:sz="4" w:space="0" w:color="auto"/>
              <w:right w:val="nil"/>
            </w:tcBorders>
            <w:vAlign w:val="center"/>
          </w:tcPr>
          <w:p w14:paraId="456BA0AC" w14:textId="4B3A1453" w:rsidR="00DC704C" w:rsidRPr="00B91DE7" w:rsidDel="00742854" w:rsidRDefault="00DC704C" w:rsidP="00914A0F">
            <w:pPr>
              <w:pStyle w:val="TableBody"/>
              <w:rPr>
                <w:del w:id="410" w:author="Brian Bohman" w:date="2022-11-09T18:54:00Z"/>
              </w:rPr>
            </w:pPr>
            <w:del w:id="411" w:author="Brian Bohman" w:date="2022-11-09T18:54:00Z">
              <w:r w:rsidRPr="00B91DE7" w:rsidDel="00742854">
                <w:delText>5</w:delText>
              </w:r>
            </w:del>
          </w:p>
        </w:tc>
        <w:tc>
          <w:tcPr>
            <w:tcW w:w="2464" w:type="dxa"/>
            <w:tcBorders>
              <w:top w:val="dotted" w:sz="4" w:space="0" w:color="auto"/>
              <w:left w:val="nil"/>
              <w:bottom w:val="dotted" w:sz="4" w:space="0" w:color="auto"/>
              <w:right w:val="nil"/>
            </w:tcBorders>
            <w:vAlign w:val="center"/>
          </w:tcPr>
          <w:p w14:paraId="4CFFC11C" w14:textId="107F477E" w:rsidR="00DC704C" w:rsidRPr="00B91DE7" w:rsidDel="00742854" w:rsidRDefault="00DC704C" w:rsidP="00914A0F">
            <w:pPr>
              <w:pStyle w:val="TableBody"/>
              <w:rPr>
                <w:del w:id="412" w:author="Brian Bohman" w:date="2022-11-09T18:54:00Z"/>
              </w:rPr>
            </w:pPr>
            <w:del w:id="413" w:author="Brian Bohman" w:date="2022-11-09T18:54:00Z">
              <w:r w:rsidRPr="00B91DE7" w:rsidDel="00742854">
                <w:delText>135, 200, 270, 335, 400</w:delText>
              </w:r>
            </w:del>
          </w:p>
        </w:tc>
        <w:tc>
          <w:tcPr>
            <w:tcW w:w="3024" w:type="dxa"/>
            <w:tcBorders>
              <w:top w:val="dotted" w:sz="4" w:space="0" w:color="auto"/>
              <w:left w:val="nil"/>
              <w:bottom w:val="dotted" w:sz="4" w:space="0" w:color="auto"/>
              <w:right w:val="nil"/>
            </w:tcBorders>
            <w:vAlign w:val="center"/>
          </w:tcPr>
          <w:p w14:paraId="0AA0306F" w14:textId="0C600DE5" w:rsidR="00DC704C" w:rsidRPr="00B91DE7" w:rsidDel="00742854" w:rsidRDefault="00DC704C" w:rsidP="00914A0F">
            <w:pPr>
              <w:pStyle w:val="TableBody"/>
              <w:jc w:val="left"/>
              <w:rPr>
                <w:del w:id="414" w:author="Brian Bohman" w:date="2022-11-09T18:54:00Z"/>
              </w:rPr>
            </w:pPr>
            <w:del w:id="415" w:author="Brian Bohman" w:date="2022-11-09T18:54:00Z">
              <w:r w:rsidRPr="00B91DE7" w:rsidDel="00742854">
                <w:delText>Russet Burbank, Dakota Russet, Easton</w:delText>
              </w:r>
            </w:del>
          </w:p>
        </w:tc>
      </w:tr>
      <w:tr w:rsidR="00DC704C" w:rsidRPr="00B91DE7" w:rsidDel="00742854" w14:paraId="225EC8D5" w14:textId="4626EC63" w:rsidTr="00914A0F">
        <w:trPr>
          <w:trHeight w:val="504"/>
          <w:del w:id="416" w:author="Brian Bohman" w:date="2022-11-09T18:54:00Z"/>
        </w:trPr>
        <w:tc>
          <w:tcPr>
            <w:tcW w:w="1152" w:type="dxa"/>
            <w:tcBorders>
              <w:top w:val="dotted" w:sz="4" w:space="0" w:color="auto"/>
              <w:left w:val="nil"/>
              <w:bottom w:val="dotted" w:sz="4" w:space="0" w:color="auto"/>
              <w:right w:val="nil"/>
            </w:tcBorders>
            <w:vAlign w:val="center"/>
          </w:tcPr>
          <w:p w14:paraId="3953EA68" w14:textId="19B8E0F6" w:rsidR="00DC704C" w:rsidRPr="00B91DE7" w:rsidDel="00742854" w:rsidRDefault="00DC704C" w:rsidP="00914A0F">
            <w:pPr>
              <w:pStyle w:val="TableBody"/>
              <w:rPr>
                <w:del w:id="417" w:author="Brian Bohman" w:date="2022-11-09T18:54:00Z"/>
              </w:rPr>
            </w:pPr>
            <w:del w:id="418" w:author="Brian Bohman" w:date="2022-11-09T18:54:00Z">
              <w:r w:rsidRPr="00B91DE7" w:rsidDel="00742854">
                <w:delText>MN-3</w:delText>
              </w:r>
            </w:del>
          </w:p>
        </w:tc>
        <w:tc>
          <w:tcPr>
            <w:tcW w:w="1280" w:type="dxa"/>
            <w:tcBorders>
              <w:top w:val="dotted" w:sz="4" w:space="0" w:color="auto"/>
              <w:left w:val="nil"/>
              <w:bottom w:val="dotted" w:sz="4" w:space="0" w:color="auto"/>
              <w:right w:val="nil"/>
            </w:tcBorders>
            <w:vAlign w:val="center"/>
          </w:tcPr>
          <w:p w14:paraId="635464BB" w14:textId="29582626" w:rsidR="00DC704C" w:rsidRPr="00B91DE7" w:rsidDel="00742854" w:rsidRDefault="00DC704C" w:rsidP="00914A0F">
            <w:pPr>
              <w:pStyle w:val="TableBody"/>
              <w:rPr>
                <w:del w:id="419" w:author="Brian Bohman" w:date="2022-11-09T18:54:00Z"/>
              </w:rPr>
            </w:pPr>
            <w:del w:id="420" w:author="Brian Bohman" w:date="2022-11-09T18:54:00Z">
              <w:r w:rsidRPr="00B91DE7" w:rsidDel="00742854">
                <w:delText>4</w:delText>
              </w:r>
            </w:del>
          </w:p>
        </w:tc>
        <w:tc>
          <w:tcPr>
            <w:tcW w:w="2464" w:type="dxa"/>
            <w:tcBorders>
              <w:top w:val="dotted" w:sz="4" w:space="0" w:color="auto"/>
              <w:left w:val="nil"/>
              <w:bottom w:val="dotted" w:sz="4" w:space="0" w:color="auto"/>
              <w:right w:val="nil"/>
            </w:tcBorders>
            <w:vAlign w:val="center"/>
          </w:tcPr>
          <w:p w14:paraId="37A948AE" w14:textId="124FA894" w:rsidR="00DC704C" w:rsidRPr="00B91DE7" w:rsidDel="00742854" w:rsidRDefault="00DC704C" w:rsidP="00914A0F">
            <w:pPr>
              <w:pStyle w:val="TableBody"/>
              <w:rPr>
                <w:del w:id="421" w:author="Brian Bohman" w:date="2022-11-09T18:54:00Z"/>
              </w:rPr>
            </w:pPr>
            <w:del w:id="422" w:author="Brian Bohman" w:date="2022-11-09T18:54:00Z">
              <w:r w:rsidRPr="00B91DE7" w:rsidDel="00742854">
                <w:delText>45, 180, 245, 335</w:delText>
              </w:r>
            </w:del>
          </w:p>
        </w:tc>
        <w:tc>
          <w:tcPr>
            <w:tcW w:w="3024" w:type="dxa"/>
            <w:tcBorders>
              <w:top w:val="dotted" w:sz="4" w:space="0" w:color="auto"/>
              <w:left w:val="nil"/>
              <w:bottom w:val="dotted" w:sz="4" w:space="0" w:color="auto"/>
              <w:right w:val="nil"/>
            </w:tcBorders>
            <w:vAlign w:val="center"/>
          </w:tcPr>
          <w:p w14:paraId="74560084" w14:textId="2CC6152B" w:rsidR="00DC704C" w:rsidRPr="00B91DE7" w:rsidDel="00742854" w:rsidRDefault="00DC704C" w:rsidP="00914A0F">
            <w:pPr>
              <w:pStyle w:val="TableBody"/>
              <w:jc w:val="left"/>
              <w:rPr>
                <w:del w:id="423" w:author="Brian Bohman" w:date="2022-11-09T18:54:00Z"/>
              </w:rPr>
            </w:pPr>
            <w:del w:id="424" w:author="Brian Bohman" w:date="2022-11-09T18:54:00Z">
              <w:r w:rsidRPr="00B91DE7" w:rsidDel="00742854">
                <w:delText>Russet Burbank</w:delText>
              </w:r>
            </w:del>
          </w:p>
        </w:tc>
      </w:tr>
      <w:tr w:rsidR="00DC704C" w:rsidRPr="00B91DE7" w:rsidDel="00742854" w14:paraId="08E0FC33" w14:textId="77A250CC" w:rsidTr="00914A0F">
        <w:trPr>
          <w:trHeight w:val="504"/>
          <w:del w:id="425" w:author="Brian Bohman" w:date="2022-11-09T18:54:00Z"/>
        </w:trPr>
        <w:tc>
          <w:tcPr>
            <w:tcW w:w="1152" w:type="dxa"/>
            <w:tcBorders>
              <w:top w:val="dotted" w:sz="4" w:space="0" w:color="auto"/>
              <w:left w:val="nil"/>
              <w:bottom w:val="dotted" w:sz="4" w:space="0" w:color="auto"/>
              <w:right w:val="nil"/>
            </w:tcBorders>
            <w:vAlign w:val="center"/>
          </w:tcPr>
          <w:p w14:paraId="294B570A" w14:textId="72BAE9A1" w:rsidR="00DC704C" w:rsidRPr="00B91DE7" w:rsidDel="00742854" w:rsidRDefault="00DC704C" w:rsidP="00914A0F">
            <w:pPr>
              <w:pStyle w:val="TableBody"/>
              <w:rPr>
                <w:del w:id="426" w:author="Brian Bohman" w:date="2022-11-09T18:54:00Z"/>
              </w:rPr>
            </w:pPr>
            <w:del w:id="427" w:author="Brian Bohman" w:date="2022-11-09T18:54:00Z">
              <w:r w:rsidRPr="00B91DE7" w:rsidDel="00742854">
                <w:delText>MN-4</w:delText>
              </w:r>
            </w:del>
          </w:p>
        </w:tc>
        <w:tc>
          <w:tcPr>
            <w:tcW w:w="1280" w:type="dxa"/>
            <w:tcBorders>
              <w:top w:val="dotted" w:sz="4" w:space="0" w:color="auto"/>
              <w:left w:val="nil"/>
              <w:bottom w:val="dotted" w:sz="4" w:space="0" w:color="auto"/>
              <w:right w:val="nil"/>
            </w:tcBorders>
            <w:vAlign w:val="center"/>
          </w:tcPr>
          <w:p w14:paraId="4A56F54C" w14:textId="625DFDBD" w:rsidR="00DC704C" w:rsidRPr="00B91DE7" w:rsidDel="00742854" w:rsidRDefault="00DC704C" w:rsidP="00914A0F">
            <w:pPr>
              <w:pStyle w:val="TableBody"/>
              <w:rPr>
                <w:del w:id="428" w:author="Brian Bohman" w:date="2022-11-09T18:54:00Z"/>
              </w:rPr>
            </w:pPr>
            <w:del w:id="429" w:author="Brian Bohman" w:date="2022-11-09T18:54:00Z">
              <w:r w:rsidRPr="00B91DE7" w:rsidDel="00742854">
                <w:delText>3</w:delText>
              </w:r>
            </w:del>
          </w:p>
        </w:tc>
        <w:tc>
          <w:tcPr>
            <w:tcW w:w="2464" w:type="dxa"/>
            <w:tcBorders>
              <w:top w:val="dotted" w:sz="4" w:space="0" w:color="auto"/>
              <w:left w:val="nil"/>
              <w:bottom w:val="dotted" w:sz="4" w:space="0" w:color="auto"/>
              <w:right w:val="nil"/>
            </w:tcBorders>
            <w:vAlign w:val="center"/>
          </w:tcPr>
          <w:p w14:paraId="050D3636" w14:textId="7A3FA981" w:rsidR="00DC704C" w:rsidRPr="00B91DE7" w:rsidDel="00742854" w:rsidRDefault="00DC704C" w:rsidP="00914A0F">
            <w:pPr>
              <w:pStyle w:val="TableBody"/>
              <w:rPr>
                <w:del w:id="430" w:author="Brian Bohman" w:date="2022-11-09T18:54:00Z"/>
              </w:rPr>
            </w:pPr>
            <w:del w:id="431" w:author="Brian Bohman" w:date="2022-11-09T18:54:00Z">
              <w:r w:rsidRPr="00B91DE7" w:rsidDel="00742854">
                <w:delText>135, 270, 400</w:delText>
              </w:r>
            </w:del>
          </w:p>
        </w:tc>
        <w:tc>
          <w:tcPr>
            <w:tcW w:w="3024" w:type="dxa"/>
            <w:tcBorders>
              <w:top w:val="dotted" w:sz="4" w:space="0" w:color="auto"/>
              <w:left w:val="nil"/>
              <w:bottom w:val="dotted" w:sz="4" w:space="0" w:color="auto"/>
              <w:right w:val="nil"/>
            </w:tcBorders>
            <w:vAlign w:val="center"/>
          </w:tcPr>
          <w:p w14:paraId="66E561AC" w14:textId="5152FC35" w:rsidR="00DC704C" w:rsidRPr="00B91DE7" w:rsidDel="00742854" w:rsidRDefault="00DC704C" w:rsidP="00914A0F">
            <w:pPr>
              <w:pStyle w:val="TableBody"/>
              <w:jc w:val="left"/>
              <w:rPr>
                <w:del w:id="432" w:author="Brian Bohman" w:date="2022-11-09T18:54:00Z"/>
              </w:rPr>
            </w:pPr>
            <w:del w:id="433" w:author="Brian Bohman" w:date="2022-11-09T18:54:00Z">
              <w:r w:rsidRPr="00B91DE7" w:rsidDel="00742854">
                <w:delText>Russet Burbank, Clearwater, Umatilla Russet</w:delText>
              </w:r>
            </w:del>
          </w:p>
        </w:tc>
      </w:tr>
      <w:tr w:rsidR="00DC704C" w:rsidRPr="00B91DE7" w:rsidDel="00742854" w14:paraId="3E0F7C4C" w14:textId="36215D4F" w:rsidTr="00914A0F">
        <w:trPr>
          <w:trHeight w:val="504"/>
          <w:del w:id="434" w:author="Brian Bohman" w:date="2022-11-09T18:54:00Z"/>
        </w:trPr>
        <w:tc>
          <w:tcPr>
            <w:tcW w:w="1152" w:type="dxa"/>
            <w:tcBorders>
              <w:top w:val="dotted" w:sz="4" w:space="0" w:color="auto"/>
              <w:left w:val="nil"/>
              <w:bottom w:val="dotted" w:sz="4" w:space="0" w:color="auto"/>
              <w:right w:val="nil"/>
            </w:tcBorders>
            <w:vAlign w:val="center"/>
            <w:hideMark/>
          </w:tcPr>
          <w:p w14:paraId="3A37D58B" w14:textId="6264E80D" w:rsidR="00DC704C" w:rsidRPr="00B91DE7" w:rsidDel="00742854" w:rsidRDefault="00DC704C" w:rsidP="00914A0F">
            <w:pPr>
              <w:pStyle w:val="TableBody"/>
              <w:rPr>
                <w:del w:id="435" w:author="Brian Bohman" w:date="2022-11-09T18:54:00Z"/>
              </w:rPr>
            </w:pPr>
            <w:del w:id="436" w:author="Brian Bohman" w:date="2022-11-09T18:54:00Z">
              <w:r w:rsidRPr="00B91DE7" w:rsidDel="00742854">
                <w:delText>MN-5</w:delText>
              </w:r>
            </w:del>
          </w:p>
        </w:tc>
        <w:tc>
          <w:tcPr>
            <w:tcW w:w="1280" w:type="dxa"/>
            <w:tcBorders>
              <w:top w:val="dotted" w:sz="4" w:space="0" w:color="auto"/>
              <w:left w:val="nil"/>
              <w:bottom w:val="dotted" w:sz="4" w:space="0" w:color="auto"/>
              <w:right w:val="nil"/>
            </w:tcBorders>
            <w:vAlign w:val="center"/>
            <w:hideMark/>
          </w:tcPr>
          <w:p w14:paraId="0B080500" w14:textId="7BAE3A13" w:rsidR="00DC704C" w:rsidRPr="00B91DE7" w:rsidDel="00742854" w:rsidRDefault="00DC704C" w:rsidP="00914A0F">
            <w:pPr>
              <w:pStyle w:val="TableBody"/>
              <w:rPr>
                <w:del w:id="437" w:author="Brian Bohman" w:date="2022-11-09T18:54:00Z"/>
              </w:rPr>
            </w:pPr>
            <w:del w:id="438" w:author="Brian Bohman" w:date="2022-11-09T18:54:00Z">
              <w:r w:rsidRPr="00B91DE7" w:rsidDel="00742854">
                <w:delText>8</w:delText>
              </w:r>
            </w:del>
          </w:p>
        </w:tc>
        <w:tc>
          <w:tcPr>
            <w:tcW w:w="2464" w:type="dxa"/>
            <w:tcBorders>
              <w:top w:val="dotted" w:sz="4" w:space="0" w:color="auto"/>
              <w:left w:val="nil"/>
              <w:bottom w:val="dotted" w:sz="4" w:space="0" w:color="auto"/>
              <w:right w:val="nil"/>
            </w:tcBorders>
            <w:vAlign w:val="center"/>
          </w:tcPr>
          <w:p w14:paraId="4DB479C3" w14:textId="4B5BAB5A" w:rsidR="00DC704C" w:rsidRPr="00B91DE7" w:rsidDel="00742854" w:rsidRDefault="00DC704C" w:rsidP="00914A0F">
            <w:pPr>
              <w:pStyle w:val="TableBody"/>
              <w:rPr>
                <w:del w:id="439" w:author="Brian Bohman" w:date="2022-11-09T18:54:00Z"/>
              </w:rPr>
            </w:pPr>
            <w:del w:id="440" w:author="Brian Bohman" w:date="2022-11-09T18:54:00Z">
              <w:r w:rsidRPr="00B91DE7" w:rsidDel="00742854">
                <w:delText>45, 155, 245, 290, 335</w:delText>
              </w:r>
            </w:del>
          </w:p>
        </w:tc>
        <w:tc>
          <w:tcPr>
            <w:tcW w:w="3024" w:type="dxa"/>
            <w:tcBorders>
              <w:top w:val="dotted" w:sz="4" w:space="0" w:color="auto"/>
              <w:left w:val="nil"/>
              <w:bottom w:val="dotted" w:sz="4" w:space="0" w:color="auto"/>
              <w:right w:val="nil"/>
            </w:tcBorders>
            <w:vAlign w:val="center"/>
          </w:tcPr>
          <w:p w14:paraId="1FB0007D" w14:textId="4BA5E3CF" w:rsidR="00DC704C" w:rsidRPr="00B91DE7" w:rsidDel="00742854" w:rsidRDefault="00DC704C" w:rsidP="00914A0F">
            <w:pPr>
              <w:pStyle w:val="TableBody"/>
              <w:jc w:val="left"/>
              <w:rPr>
                <w:del w:id="441" w:author="Brian Bohman" w:date="2022-11-09T18:54:00Z"/>
              </w:rPr>
            </w:pPr>
            <w:del w:id="442" w:author="Brian Bohman" w:date="2022-11-09T18:54:00Z">
              <w:r w:rsidRPr="00B91DE7" w:rsidDel="00742854">
                <w:delText>Russet Burbank</w:delText>
              </w:r>
            </w:del>
          </w:p>
        </w:tc>
      </w:tr>
      <w:tr w:rsidR="00DC704C" w:rsidRPr="00B91DE7" w:rsidDel="00742854" w14:paraId="47DF198F" w14:textId="5200A3E7" w:rsidTr="00914A0F">
        <w:trPr>
          <w:trHeight w:val="504"/>
          <w:del w:id="443" w:author="Brian Bohman" w:date="2022-11-09T18:54:00Z"/>
        </w:trPr>
        <w:tc>
          <w:tcPr>
            <w:tcW w:w="1152" w:type="dxa"/>
            <w:tcBorders>
              <w:top w:val="dotted" w:sz="4" w:space="0" w:color="auto"/>
              <w:left w:val="nil"/>
              <w:bottom w:val="single" w:sz="4" w:space="0" w:color="auto"/>
              <w:right w:val="nil"/>
            </w:tcBorders>
            <w:vAlign w:val="center"/>
          </w:tcPr>
          <w:p w14:paraId="732054FC" w14:textId="1EAA9C1F" w:rsidR="00DC704C" w:rsidRPr="00B91DE7" w:rsidDel="00742854" w:rsidRDefault="00DC704C" w:rsidP="00914A0F">
            <w:pPr>
              <w:pStyle w:val="TableBody"/>
              <w:rPr>
                <w:del w:id="444" w:author="Brian Bohman" w:date="2022-11-09T18:54:00Z"/>
              </w:rPr>
            </w:pPr>
            <w:del w:id="445" w:author="Brian Bohman" w:date="2022-11-09T18:54:00Z">
              <w:r w:rsidRPr="00B91DE7" w:rsidDel="00742854">
                <w:delText>MN-6</w:delText>
              </w:r>
            </w:del>
          </w:p>
        </w:tc>
        <w:tc>
          <w:tcPr>
            <w:tcW w:w="1280" w:type="dxa"/>
            <w:tcBorders>
              <w:top w:val="dotted" w:sz="4" w:space="0" w:color="auto"/>
              <w:left w:val="nil"/>
              <w:bottom w:val="single" w:sz="4" w:space="0" w:color="auto"/>
              <w:right w:val="nil"/>
            </w:tcBorders>
            <w:vAlign w:val="center"/>
          </w:tcPr>
          <w:p w14:paraId="3A693E89" w14:textId="745B2DA7" w:rsidR="00DC704C" w:rsidRPr="00B91DE7" w:rsidDel="00742854" w:rsidRDefault="00DC704C" w:rsidP="00914A0F">
            <w:pPr>
              <w:pStyle w:val="TableBody"/>
              <w:rPr>
                <w:del w:id="446" w:author="Brian Bohman" w:date="2022-11-09T18:54:00Z"/>
              </w:rPr>
            </w:pPr>
            <w:del w:id="447" w:author="Brian Bohman" w:date="2022-11-09T18:54:00Z">
              <w:r w:rsidRPr="00B91DE7" w:rsidDel="00742854">
                <w:delText>8</w:delText>
              </w:r>
            </w:del>
          </w:p>
        </w:tc>
        <w:tc>
          <w:tcPr>
            <w:tcW w:w="2464" w:type="dxa"/>
            <w:tcBorders>
              <w:top w:val="dotted" w:sz="4" w:space="0" w:color="auto"/>
              <w:left w:val="nil"/>
              <w:bottom w:val="single" w:sz="4" w:space="0" w:color="auto"/>
              <w:right w:val="nil"/>
            </w:tcBorders>
            <w:vAlign w:val="center"/>
          </w:tcPr>
          <w:p w14:paraId="7290D253" w14:textId="242CB7A4" w:rsidR="00DC704C" w:rsidRPr="00B91DE7" w:rsidDel="00742854" w:rsidRDefault="00DC704C" w:rsidP="00914A0F">
            <w:pPr>
              <w:pStyle w:val="TableBody"/>
              <w:rPr>
                <w:del w:id="448" w:author="Brian Bohman" w:date="2022-11-09T18:54:00Z"/>
              </w:rPr>
            </w:pPr>
            <w:del w:id="449" w:author="Brian Bohman" w:date="2022-11-09T18:54:00Z">
              <w:r w:rsidRPr="00B91DE7" w:rsidDel="00742854">
                <w:delText>55, 155, 245, 270, 290, 335</w:delText>
              </w:r>
            </w:del>
          </w:p>
        </w:tc>
        <w:tc>
          <w:tcPr>
            <w:tcW w:w="3024" w:type="dxa"/>
            <w:tcBorders>
              <w:top w:val="dotted" w:sz="4" w:space="0" w:color="auto"/>
              <w:left w:val="nil"/>
              <w:bottom w:val="single" w:sz="4" w:space="0" w:color="auto"/>
              <w:right w:val="nil"/>
            </w:tcBorders>
            <w:vAlign w:val="center"/>
          </w:tcPr>
          <w:p w14:paraId="38E1C213" w14:textId="74FE11E0" w:rsidR="00DC704C" w:rsidRPr="00B91DE7" w:rsidDel="00742854" w:rsidRDefault="00DC704C" w:rsidP="00914A0F">
            <w:pPr>
              <w:pStyle w:val="TableBody"/>
              <w:jc w:val="left"/>
              <w:rPr>
                <w:del w:id="450" w:author="Brian Bohman" w:date="2022-11-09T18:54:00Z"/>
              </w:rPr>
            </w:pPr>
            <w:del w:id="451" w:author="Brian Bohman" w:date="2022-11-09T18:54:00Z">
              <w:r w:rsidRPr="00B91DE7" w:rsidDel="00742854">
                <w:delText>Russet Burbank</w:delText>
              </w:r>
            </w:del>
          </w:p>
        </w:tc>
      </w:tr>
      <w:tr w:rsidR="00DC704C" w:rsidRPr="00B91DE7" w:rsidDel="00742854" w14:paraId="596F100B" w14:textId="27C4022F" w:rsidTr="00914A0F">
        <w:trPr>
          <w:trHeight w:val="288"/>
          <w:del w:id="452" w:author="Brian Bohman" w:date="2022-11-09T18:54:00Z"/>
        </w:trPr>
        <w:tc>
          <w:tcPr>
            <w:tcW w:w="7920" w:type="dxa"/>
            <w:gridSpan w:val="4"/>
            <w:tcBorders>
              <w:top w:val="single" w:sz="4" w:space="0" w:color="auto"/>
              <w:left w:val="nil"/>
              <w:bottom w:val="nil"/>
              <w:right w:val="nil"/>
            </w:tcBorders>
            <w:vAlign w:val="center"/>
          </w:tcPr>
          <w:p w14:paraId="54E467CD" w14:textId="61377658" w:rsidR="00DC704C" w:rsidRPr="00B91DE7" w:rsidDel="00742854" w:rsidRDefault="00DC704C" w:rsidP="00914A0F">
            <w:pPr>
              <w:pStyle w:val="TableFootnote"/>
              <w:rPr>
                <w:del w:id="453" w:author="Brian Bohman" w:date="2022-11-09T18:54:00Z"/>
              </w:rPr>
            </w:pPr>
            <w:del w:id="454" w:author="Brian Bohman" w:date="2022-11-09T18:54:00Z">
              <w:r w:rsidRPr="004975C4" w:rsidDel="00742854">
                <w:rPr>
                  <w:b/>
                  <w:vertAlign w:val="superscript"/>
                </w:rPr>
                <w:delText>†</w:delText>
              </w:r>
              <w:r w:rsidRPr="00646724" w:rsidDel="00742854">
                <w:delText xml:space="preserve"> Including N source, timing, and placement combinations occurring at an equivalent N rate</w:delText>
              </w:r>
            </w:del>
          </w:p>
        </w:tc>
      </w:tr>
    </w:tbl>
    <w:p w14:paraId="14C75768" w14:textId="77777777" w:rsidR="00DC704C" w:rsidDel="00742854" w:rsidRDefault="00DC704C" w:rsidP="00DC704C">
      <w:pPr>
        <w:rPr>
          <w:del w:id="455" w:author="Brian Bohman" w:date="2022-11-09T18:54:00Z"/>
        </w:rPr>
      </w:pPr>
    </w:p>
    <w:p w14:paraId="523A1504" w14:textId="77777777" w:rsidR="009F018B" w:rsidRPr="00AA520B" w:rsidRDefault="009F018B" w:rsidP="00E072BF">
      <w:pPr>
        <w:pStyle w:val="Body"/>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xml:space="preserve">, or with the salicylic </w:t>
      </w:r>
      <w:proofErr w:type="spellStart"/>
      <w:r w:rsidRPr="00EC0E19">
        <w:t>Kjeldahl</w:t>
      </w:r>
      <w:proofErr w:type="spellEnd"/>
      <w:r w:rsidRPr="00EC0E19">
        <w:t xml:space="preserve">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dry wt.) was calculated as the ratio of </w:t>
      </w:r>
      <w:proofErr w:type="spellStart"/>
      <w:r>
        <w:t>N</w:t>
      </w:r>
      <w:r>
        <w:rPr>
          <w:vertAlign w:val="subscript"/>
        </w:rPr>
        <w:t>Plant</w:t>
      </w:r>
      <w:proofErr w:type="spellEnd"/>
      <w:r>
        <w:t xml:space="preserve"> to W.</w:t>
      </w:r>
    </w:p>
    <w:p w14:paraId="194518B7" w14:textId="770130AD" w:rsidR="009F018B" w:rsidDel="00862BC0" w:rsidRDefault="009F018B" w:rsidP="00E072BF">
      <w:pPr>
        <w:pStyle w:val="Body"/>
        <w:rPr>
          <w:del w:id="456" w:author="Brian Bohman" w:date="2022-11-09T10:04:00Z"/>
        </w:rPr>
      </w:pPr>
      <w:r w:rsidRPr="001C4771">
        <w:t>Whole-plant samples were</w:t>
      </w:r>
      <w:r>
        <w:t xml:space="preserve"> also</w:t>
      </w:r>
      <w:r w:rsidRPr="001C4771">
        <w:t xml:space="preserve"> regularly collected during the period of late-May to early-September</w:t>
      </w:r>
      <w:r>
        <w:t xml:space="preserve"> </w:t>
      </w:r>
      <w:r w:rsidRPr="00DA5F05">
        <w:t>(</w:t>
      </w:r>
      <w:r w:rsidR="00E62DC7">
        <w:t xml:space="preserve">Table </w:t>
      </w:r>
      <w:ins w:id="457" w:author="Brian Bohman" w:date="2022-11-09T18:55:00Z">
        <w:r w:rsidR="009F5779">
          <w:t>2</w:t>
        </w:r>
      </w:ins>
      <w:del w:id="458" w:author="Brian Bohman" w:date="2022-11-09T18:55:00Z">
        <w:r w:rsidR="00E62DC7" w:rsidDel="009F5779">
          <w:delText>4</w:delText>
        </w:r>
      </w:del>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the same as methods previously described above.</w:t>
      </w:r>
    </w:p>
    <w:p w14:paraId="65040BF4" w14:textId="77777777" w:rsidR="0093066E" w:rsidRPr="00E03EEA" w:rsidRDefault="0093066E" w:rsidP="00862BC0">
      <w:pPr>
        <w:pStyle w:val="Body"/>
        <w:pPrChange w:id="459" w:author="Brian Bohman" w:date="2022-11-09T10:04: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B72CC" w:rsidRPr="00F13BC2" w:rsidDel="00742854" w14:paraId="5670BE29" w14:textId="0BA43859" w:rsidTr="00914A0F">
        <w:trPr>
          <w:trHeight w:val="576"/>
          <w:del w:id="460" w:author="Brian Bohman" w:date="2022-11-09T18:54:00Z"/>
        </w:trPr>
        <w:tc>
          <w:tcPr>
            <w:tcW w:w="7920" w:type="dxa"/>
            <w:gridSpan w:val="9"/>
            <w:tcBorders>
              <w:top w:val="nil"/>
              <w:left w:val="nil"/>
              <w:bottom w:val="single" w:sz="4" w:space="0" w:color="auto"/>
              <w:right w:val="nil"/>
            </w:tcBorders>
            <w:vAlign w:val="center"/>
          </w:tcPr>
          <w:p w14:paraId="07655B6B" w14:textId="18C6547F" w:rsidR="001B72CC" w:rsidRPr="00623D78" w:rsidDel="00742854" w:rsidRDefault="001B72CC" w:rsidP="00914A0F">
            <w:pPr>
              <w:pStyle w:val="TableCaption"/>
              <w:rPr>
                <w:del w:id="461" w:author="Brian Bohman" w:date="2022-11-09T18:54:00Z"/>
                <w:bCs/>
              </w:rPr>
            </w:pPr>
            <w:bookmarkStart w:id="462" w:name="_Ref78280041"/>
            <w:bookmarkStart w:id="463" w:name="_Toc78909889"/>
            <w:bookmarkStart w:id="464" w:name="_Toc80706205"/>
            <w:del w:id="465" w:author="Brian Bohman" w:date="2022-11-09T18:54:00Z">
              <w:r w:rsidRPr="00E03EEA" w:rsidDel="00742854">
                <w:rPr>
                  <w:bCs/>
                </w:rPr>
                <w:delText xml:space="preserve">Table </w:delText>
              </w:r>
              <w:r w:rsidRPr="00E03EEA" w:rsidDel="00742854">
                <w:rPr>
                  <w:bCs/>
                </w:rPr>
                <w:fldChar w:fldCharType="begin"/>
              </w:r>
              <w:r w:rsidRPr="00E03EEA" w:rsidDel="00742854">
                <w:rPr>
                  <w:bCs/>
                </w:rPr>
                <w:delInstrText xml:space="preserve"> SEQ Table \* ARABIC </w:delInstrText>
              </w:r>
              <w:r w:rsidDel="00742854">
                <w:rPr>
                  <w:bCs/>
                </w:rPr>
                <w:delInstrText xml:space="preserve">\s 1 </w:delInstrText>
              </w:r>
              <w:r w:rsidRPr="00E03EEA" w:rsidDel="00742854">
                <w:rPr>
                  <w:bCs/>
                </w:rPr>
                <w:fldChar w:fldCharType="separate"/>
              </w:r>
              <w:r w:rsidDel="00742854">
                <w:rPr>
                  <w:bCs/>
                  <w:noProof/>
                </w:rPr>
                <w:delText>4</w:delText>
              </w:r>
              <w:r w:rsidRPr="00E03EEA" w:rsidDel="00742854">
                <w:rPr>
                  <w:bCs/>
                </w:rPr>
                <w:fldChar w:fldCharType="end"/>
              </w:r>
              <w:bookmarkEnd w:id="462"/>
              <w:r w:rsidRPr="00E03EEA" w:rsidDel="00742854">
                <w:rPr>
                  <w:bCs/>
                </w:rPr>
                <w:delText>.</w:delText>
              </w:r>
              <w:r w:rsidRPr="003F1318" w:rsidDel="00742854">
                <w:rPr>
                  <w:b w:val="0"/>
                  <w:bCs/>
                </w:rPr>
                <w:delText xml:space="preserve"> In-season and harvest sampling dates for the experimental small-plot trials in Minnesota, USA</w:delText>
              </w:r>
              <w:r w:rsidDel="00742854">
                <w:rPr>
                  <w:b w:val="0"/>
                  <w:bCs/>
                </w:rPr>
                <w:delText>.</w:delText>
              </w:r>
              <w:bookmarkEnd w:id="463"/>
              <w:bookmarkEnd w:id="464"/>
            </w:del>
          </w:p>
        </w:tc>
      </w:tr>
      <w:tr w:rsidR="001B72CC" w:rsidRPr="00F13BC2" w:rsidDel="00742854" w14:paraId="424D92DE" w14:textId="5EE1106D" w:rsidTr="00914A0F">
        <w:trPr>
          <w:del w:id="466" w:author="Brian Bohman" w:date="2022-11-09T18:54:00Z"/>
        </w:trPr>
        <w:tc>
          <w:tcPr>
            <w:tcW w:w="1152" w:type="dxa"/>
            <w:vMerge w:val="restart"/>
            <w:tcBorders>
              <w:top w:val="single" w:sz="4" w:space="0" w:color="auto"/>
              <w:left w:val="nil"/>
              <w:right w:val="nil"/>
            </w:tcBorders>
            <w:vAlign w:val="center"/>
          </w:tcPr>
          <w:p w14:paraId="3E3BFDC4" w14:textId="7B3648BF" w:rsidR="001B72CC" w:rsidRPr="00623D78" w:rsidDel="00742854" w:rsidRDefault="001B72CC" w:rsidP="00914A0F">
            <w:pPr>
              <w:pStyle w:val="TableBody"/>
              <w:rPr>
                <w:del w:id="467" w:author="Brian Bohman" w:date="2022-11-09T18:54:00Z"/>
                <w:b/>
                <w:bCs/>
              </w:rPr>
            </w:pPr>
            <w:del w:id="468" w:author="Brian Bohman" w:date="2022-11-09T18:54:00Z">
              <w:r w:rsidRPr="00623D78" w:rsidDel="00742854">
                <w:rPr>
                  <w:b/>
                  <w:bCs/>
                </w:rPr>
                <w:delText>Experiment</w:delText>
              </w:r>
            </w:del>
          </w:p>
        </w:tc>
        <w:tc>
          <w:tcPr>
            <w:tcW w:w="720" w:type="dxa"/>
            <w:vMerge w:val="restart"/>
            <w:tcBorders>
              <w:top w:val="single" w:sz="4" w:space="0" w:color="auto"/>
              <w:left w:val="nil"/>
              <w:right w:val="nil"/>
            </w:tcBorders>
            <w:vAlign w:val="center"/>
          </w:tcPr>
          <w:p w14:paraId="1E831E00" w14:textId="2E32CE28" w:rsidR="001B72CC" w:rsidRPr="00623D78" w:rsidDel="00742854" w:rsidRDefault="001B72CC" w:rsidP="00914A0F">
            <w:pPr>
              <w:pStyle w:val="TableBody"/>
              <w:rPr>
                <w:del w:id="469" w:author="Brian Bohman" w:date="2022-11-09T18:54:00Z"/>
                <w:b/>
                <w:bCs/>
              </w:rPr>
            </w:pPr>
            <w:del w:id="470" w:author="Brian Bohman" w:date="2022-11-09T18:54:00Z">
              <w:r w:rsidRPr="00623D78" w:rsidDel="00742854">
                <w:rPr>
                  <w:b/>
                  <w:bCs/>
                </w:rPr>
                <w:delText>Year</w:delText>
              </w:r>
            </w:del>
          </w:p>
        </w:tc>
        <w:tc>
          <w:tcPr>
            <w:tcW w:w="5184" w:type="dxa"/>
            <w:gridSpan w:val="6"/>
            <w:tcBorders>
              <w:top w:val="single" w:sz="4" w:space="0" w:color="auto"/>
              <w:left w:val="nil"/>
              <w:bottom w:val="nil"/>
              <w:right w:val="nil"/>
            </w:tcBorders>
            <w:vAlign w:val="center"/>
          </w:tcPr>
          <w:p w14:paraId="272298A7" w14:textId="368A495C" w:rsidR="001B72CC" w:rsidRPr="00623D78" w:rsidDel="00742854" w:rsidRDefault="001B72CC" w:rsidP="00914A0F">
            <w:pPr>
              <w:pStyle w:val="TableBody"/>
              <w:jc w:val="center"/>
              <w:rPr>
                <w:del w:id="471" w:author="Brian Bohman" w:date="2022-11-09T18:54:00Z"/>
                <w:b/>
                <w:bCs/>
              </w:rPr>
            </w:pPr>
            <w:del w:id="472" w:author="Brian Bohman" w:date="2022-11-09T18:54:00Z">
              <w:r w:rsidRPr="00623D78" w:rsidDel="00742854">
                <w:rPr>
                  <w:b/>
                  <w:bCs/>
                </w:rPr>
                <w:delText>In-Season</w:delText>
              </w:r>
            </w:del>
          </w:p>
        </w:tc>
        <w:tc>
          <w:tcPr>
            <w:tcW w:w="864" w:type="dxa"/>
            <w:vMerge w:val="restart"/>
            <w:tcBorders>
              <w:top w:val="single" w:sz="4" w:space="0" w:color="auto"/>
              <w:left w:val="nil"/>
              <w:right w:val="nil"/>
            </w:tcBorders>
            <w:vAlign w:val="center"/>
          </w:tcPr>
          <w:p w14:paraId="75471069" w14:textId="45581316" w:rsidR="001B72CC" w:rsidRPr="00623D78" w:rsidDel="00742854" w:rsidRDefault="001B72CC" w:rsidP="00914A0F">
            <w:pPr>
              <w:pStyle w:val="TableBody"/>
              <w:rPr>
                <w:del w:id="473" w:author="Brian Bohman" w:date="2022-11-09T18:54:00Z"/>
                <w:b/>
                <w:bCs/>
              </w:rPr>
            </w:pPr>
            <w:del w:id="474" w:author="Brian Bohman" w:date="2022-11-09T18:54:00Z">
              <w:r w:rsidRPr="00623D78" w:rsidDel="00742854">
                <w:rPr>
                  <w:b/>
                  <w:bCs/>
                </w:rPr>
                <w:delText>Harvest</w:delText>
              </w:r>
            </w:del>
          </w:p>
        </w:tc>
      </w:tr>
      <w:tr w:rsidR="001B72CC" w:rsidRPr="00F13BC2" w:rsidDel="00742854" w14:paraId="38AD2EE7" w14:textId="1F4E83DD" w:rsidTr="00914A0F">
        <w:trPr>
          <w:del w:id="475" w:author="Brian Bohman" w:date="2022-11-09T18:54:00Z"/>
        </w:trPr>
        <w:tc>
          <w:tcPr>
            <w:tcW w:w="1152" w:type="dxa"/>
            <w:vMerge/>
            <w:tcBorders>
              <w:left w:val="nil"/>
              <w:bottom w:val="single" w:sz="4" w:space="0" w:color="auto"/>
              <w:right w:val="nil"/>
            </w:tcBorders>
            <w:vAlign w:val="center"/>
            <w:hideMark/>
          </w:tcPr>
          <w:p w14:paraId="350818E7" w14:textId="7B4012D7" w:rsidR="001B72CC" w:rsidRPr="00623D78" w:rsidDel="00742854" w:rsidRDefault="001B72CC" w:rsidP="00914A0F">
            <w:pPr>
              <w:pStyle w:val="TableBody"/>
              <w:rPr>
                <w:del w:id="476" w:author="Brian Bohman" w:date="2022-11-09T18:54:00Z"/>
                <w:b/>
                <w:bCs/>
              </w:rPr>
            </w:pPr>
          </w:p>
        </w:tc>
        <w:tc>
          <w:tcPr>
            <w:tcW w:w="720" w:type="dxa"/>
            <w:vMerge/>
            <w:tcBorders>
              <w:left w:val="nil"/>
              <w:bottom w:val="single" w:sz="4" w:space="0" w:color="auto"/>
              <w:right w:val="nil"/>
            </w:tcBorders>
            <w:vAlign w:val="center"/>
            <w:hideMark/>
          </w:tcPr>
          <w:p w14:paraId="12B02FFC" w14:textId="641FBBDD" w:rsidR="001B72CC" w:rsidRPr="00623D78" w:rsidDel="00742854" w:rsidRDefault="001B72CC" w:rsidP="00914A0F">
            <w:pPr>
              <w:pStyle w:val="TableBody"/>
              <w:rPr>
                <w:del w:id="477" w:author="Brian Bohman" w:date="2022-11-09T18:54:00Z"/>
                <w:b/>
                <w:bCs/>
              </w:rPr>
            </w:pPr>
          </w:p>
        </w:tc>
        <w:tc>
          <w:tcPr>
            <w:tcW w:w="864" w:type="dxa"/>
            <w:tcBorders>
              <w:top w:val="nil"/>
              <w:left w:val="nil"/>
              <w:bottom w:val="single" w:sz="4" w:space="0" w:color="auto"/>
              <w:right w:val="nil"/>
            </w:tcBorders>
            <w:vAlign w:val="center"/>
          </w:tcPr>
          <w:p w14:paraId="0C2D96C4" w14:textId="5D84BD2C" w:rsidR="001B72CC" w:rsidRPr="00623D78" w:rsidDel="00742854" w:rsidRDefault="001B72CC" w:rsidP="00914A0F">
            <w:pPr>
              <w:pStyle w:val="TableBody"/>
              <w:jc w:val="center"/>
              <w:rPr>
                <w:del w:id="478" w:author="Brian Bohman" w:date="2022-11-09T18:54:00Z"/>
                <w:b/>
                <w:bCs/>
              </w:rPr>
            </w:pPr>
            <w:del w:id="479" w:author="Brian Bohman" w:date="2022-11-09T18:54:00Z">
              <w:r w:rsidRPr="00623D78" w:rsidDel="00742854">
                <w:rPr>
                  <w:b/>
                  <w:bCs/>
                </w:rPr>
                <w:delText>1</w:delText>
              </w:r>
            </w:del>
          </w:p>
        </w:tc>
        <w:tc>
          <w:tcPr>
            <w:tcW w:w="864" w:type="dxa"/>
            <w:tcBorders>
              <w:top w:val="nil"/>
              <w:left w:val="nil"/>
              <w:bottom w:val="single" w:sz="4" w:space="0" w:color="auto"/>
              <w:right w:val="nil"/>
            </w:tcBorders>
            <w:vAlign w:val="center"/>
          </w:tcPr>
          <w:p w14:paraId="4BFD83DE" w14:textId="4813B0AA" w:rsidR="001B72CC" w:rsidRPr="00623D78" w:rsidDel="00742854" w:rsidRDefault="001B72CC" w:rsidP="00914A0F">
            <w:pPr>
              <w:pStyle w:val="TableBody"/>
              <w:jc w:val="center"/>
              <w:rPr>
                <w:del w:id="480" w:author="Brian Bohman" w:date="2022-11-09T18:54:00Z"/>
                <w:b/>
                <w:bCs/>
              </w:rPr>
            </w:pPr>
            <w:del w:id="481" w:author="Brian Bohman" w:date="2022-11-09T18:54:00Z">
              <w:r w:rsidRPr="00623D78" w:rsidDel="00742854">
                <w:rPr>
                  <w:b/>
                  <w:bCs/>
                </w:rPr>
                <w:delText>2</w:delText>
              </w:r>
            </w:del>
          </w:p>
        </w:tc>
        <w:tc>
          <w:tcPr>
            <w:tcW w:w="864" w:type="dxa"/>
            <w:tcBorders>
              <w:top w:val="nil"/>
              <w:left w:val="nil"/>
              <w:bottom w:val="single" w:sz="4" w:space="0" w:color="auto"/>
              <w:right w:val="nil"/>
            </w:tcBorders>
            <w:vAlign w:val="center"/>
          </w:tcPr>
          <w:p w14:paraId="57B8AAFF" w14:textId="1745E796" w:rsidR="001B72CC" w:rsidRPr="00623D78" w:rsidDel="00742854" w:rsidRDefault="001B72CC" w:rsidP="00914A0F">
            <w:pPr>
              <w:pStyle w:val="TableBody"/>
              <w:jc w:val="center"/>
              <w:rPr>
                <w:del w:id="482" w:author="Brian Bohman" w:date="2022-11-09T18:54:00Z"/>
                <w:b/>
                <w:bCs/>
              </w:rPr>
            </w:pPr>
            <w:del w:id="483" w:author="Brian Bohman" w:date="2022-11-09T18:54:00Z">
              <w:r w:rsidRPr="00623D78" w:rsidDel="00742854">
                <w:rPr>
                  <w:b/>
                  <w:bCs/>
                </w:rPr>
                <w:delText>3</w:delText>
              </w:r>
            </w:del>
          </w:p>
        </w:tc>
        <w:tc>
          <w:tcPr>
            <w:tcW w:w="864" w:type="dxa"/>
            <w:tcBorders>
              <w:top w:val="nil"/>
              <w:left w:val="nil"/>
              <w:bottom w:val="single" w:sz="4" w:space="0" w:color="auto"/>
              <w:right w:val="nil"/>
            </w:tcBorders>
            <w:vAlign w:val="center"/>
          </w:tcPr>
          <w:p w14:paraId="6284E030" w14:textId="6C481A6A" w:rsidR="001B72CC" w:rsidRPr="00623D78" w:rsidDel="00742854" w:rsidRDefault="001B72CC" w:rsidP="00914A0F">
            <w:pPr>
              <w:pStyle w:val="TableBody"/>
              <w:jc w:val="center"/>
              <w:rPr>
                <w:del w:id="484" w:author="Brian Bohman" w:date="2022-11-09T18:54:00Z"/>
                <w:b/>
                <w:bCs/>
              </w:rPr>
            </w:pPr>
            <w:del w:id="485" w:author="Brian Bohman" w:date="2022-11-09T18:54:00Z">
              <w:r w:rsidRPr="00623D78" w:rsidDel="00742854">
                <w:rPr>
                  <w:b/>
                  <w:bCs/>
                </w:rPr>
                <w:delText>4</w:delText>
              </w:r>
            </w:del>
          </w:p>
        </w:tc>
        <w:tc>
          <w:tcPr>
            <w:tcW w:w="864" w:type="dxa"/>
            <w:tcBorders>
              <w:top w:val="nil"/>
              <w:left w:val="nil"/>
              <w:bottom w:val="single" w:sz="4" w:space="0" w:color="auto"/>
              <w:right w:val="nil"/>
            </w:tcBorders>
            <w:vAlign w:val="center"/>
          </w:tcPr>
          <w:p w14:paraId="1E996C54" w14:textId="63A4A000" w:rsidR="001B72CC" w:rsidRPr="00623D78" w:rsidDel="00742854" w:rsidRDefault="001B72CC" w:rsidP="00914A0F">
            <w:pPr>
              <w:pStyle w:val="TableBody"/>
              <w:jc w:val="center"/>
              <w:rPr>
                <w:del w:id="486" w:author="Brian Bohman" w:date="2022-11-09T18:54:00Z"/>
                <w:b/>
                <w:bCs/>
              </w:rPr>
            </w:pPr>
            <w:del w:id="487" w:author="Brian Bohman" w:date="2022-11-09T18:54:00Z">
              <w:r w:rsidRPr="00623D78" w:rsidDel="00742854">
                <w:rPr>
                  <w:b/>
                  <w:bCs/>
                </w:rPr>
                <w:delText>5</w:delText>
              </w:r>
            </w:del>
          </w:p>
        </w:tc>
        <w:tc>
          <w:tcPr>
            <w:tcW w:w="864" w:type="dxa"/>
            <w:tcBorders>
              <w:top w:val="nil"/>
              <w:left w:val="nil"/>
              <w:bottom w:val="single" w:sz="4" w:space="0" w:color="auto"/>
              <w:right w:val="nil"/>
            </w:tcBorders>
            <w:vAlign w:val="center"/>
          </w:tcPr>
          <w:p w14:paraId="7EDD92A7" w14:textId="00ED7690" w:rsidR="001B72CC" w:rsidRPr="00623D78" w:rsidDel="00742854" w:rsidRDefault="001B72CC" w:rsidP="00914A0F">
            <w:pPr>
              <w:pStyle w:val="TableBody"/>
              <w:jc w:val="center"/>
              <w:rPr>
                <w:del w:id="488" w:author="Brian Bohman" w:date="2022-11-09T18:54:00Z"/>
                <w:b/>
                <w:bCs/>
              </w:rPr>
            </w:pPr>
            <w:del w:id="489" w:author="Brian Bohman" w:date="2022-11-09T18:54:00Z">
              <w:r w:rsidRPr="00623D78" w:rsidDel="00742854">
                <w:rPr>
                  <w:b/>
                  <w:bCs/>
                </w:rPr>
                <w:delText>6</w:delText>
              </w:r>
            </w:del>
          </w:p>
        </w:tc>
        <w:tc>
          <w:tcPr>
            <w:tcW w:w="864" w:type="dxa"/>
            <w:vMerge/>
            <w:tcBorders>
              <w:left w:val="nil"/>
              <w:bottom w:val="single" w:sz="4" w:space="0" w:color="auto"/>
              <w:right w:val="nil"/>
            </w:tcBorders>
            <w:vAlign w:val="center"/>
          </w:tcPr>
          <w:p w14:paraId="154FFD18" w14:textId="30EA15AE" w:rsidR="001B72CC" w:rsidRPr="00F13BC2" w:rsidDel="00742854" w:rsidRDefault="001B72CC" w:rsidP="00914A0F">
            <w:pPr>
              <w:pStyle w:val="TableBody"/>
              <w:rPr>
                <w:del w:id="490" w:author="Brian Bohman" w:date="2022-11-09T18:54:00Z"/>
              </w:rPr>
            </w:pPr>
          </w:p>
        </w:tc>
      </w:tr>
      <w:tr w:rsidR="001B72CC" w:rsidRPr="00F13BC2" w:rsidDel="00742854" w14:paraId="7C063DB2" w14:textId="0ED127D2" w:rsidTr="00914A0F">
        <w:trPr>
          <w:trHeight w:val="288"/>
          <w:del w:id="491" w:author="Brian Bohman" w:date="2022-11-09T18:54:00Z"/>
        </w:trPr>
        <w:tc>
          <w:tcPr>
            <w:tcW w:w="1152" w:type="dxa"/>
            <w:tcBorders>
              <w:top w:val="nil"/>
              <w:left w:val="nil"/>
              <w:bottom w:val="nil"/>
              <w:right w:val="nil"/>
            </w:tcBorders>
            <w:vAlign w:val="center"/>
            <w:hideMark/>
          </w:tcPr>
          <w:p w14:paraId="66ED1BB2" w14:textId="1265A91A" w:rsidR="001B72CC" w:rsidRPr="00F13BC2" w:rsidDel="00742854" w:rsidRDefault="001B72CC" w:rsidP="00914A0F">
            <w:pPr>
              <w:pStyle w:val="TableBody"/>
              <w:rPr>
                <w:del w:id="492" w:author="Brian Bohman" w:date="2022-11-09T18:54:00Z"/>
              </w:rPr>
            </w:pPr>
            <w:del w:id="493" w:author="Brian Bohman" w:date="2022-11-09T18:54:00Z">
              <w:r w:rsidRPr="00F13BC2" w:rsidDel="00742854">
                <w:delText>MN-1</w:delText>
              </w:r>
            </w:del>
          </w:p>
        </w:tc>
        <w:tc>
          <w:tcPr>
            <w:tcW w:w="720" w:type="dxa"/>
            <w:tcBorders>
              <w:top w:val="nil"/>
              <w:left w:val="nil"/>
              <w:bottom w:val="nil"/>
              <w:right w:val="nil"/>
            </w:tcBorders>
            <w:vAlign w:val="center"/>
            <w:hideMark/>
          </w:tcPr>
          <w:p w14:paraId="314C7C51" w14:textId="7F8D2F40" w:rsidR="001B72CC" w:rsidRPr="00F13BC2" w:rsidDel="00742854" w:rsidRDefault="001B72CC" w:rsidP="00914A0F">
            <w:pPr>
              <w:pStyle w:val="TableBody"/>
              <w:rPr>
                <w:del w:id="494" w:author="Brian Bohman" w:date="2022-11-09T18:54:00Z"/>
              </w:rPr>
            </w:pPr>
            <w:del w:id="495" w:author="Brian Bohman" w:date="2022-11-09T18:54:00Z">
              <w:r w:rsidRPr="00F13BC2" w:rsidDel="00742854">
                <w:delText>1991</w:delText>
              </w:r>
            </w:del>
          </w:p>
        </w:tc>
        <w:tc>
          <w:tcPr>
            <w:tcW w:w="864" w:type="dxa"/>
            <w:tcBorders>
              <w:top w:val="nil"/>
              <w:left w:val="nil"/>
              <w:bottom w:val="nil"/>
              <w:right w:val="nil"/>
            </w:tcBorders>
            <w:vAlign w:val="center"/>
          </w:tcPr>
          <w:p w14:paraId="5E4A048B" w14:textId="3CF6F095" w:rsidR="001B72CC" w:rsidRPr="00F13BC2" w:rsidDel="00742854" w:rsidRDefault="001B72CC" w:rsidP="00914A0F">
            <w:pPr>
              <w:pStyle w:val="TableBody"/>
              <w:rPr>
                <w:del w:id="496" w:author="Brian Bohman" w:date="2022-11-09T18:54:00Z"/>
              </w:rPr>
            </w:pPr>
            <w:del w:id="497" w:author="Brian Bohman" w:date="2022-11-09T18:54:00Z">
              <w:r w:rsidRPr="00F13BC2" w:rsidDel="00742854">
                <w:delText>12 June</w:delText>
              </w:r>
            </w:del>
          </w:p>
        </w:tc>
        <w:tc>
          <w:tcPr>
            <w:tcW w:w="864" w:type="dxa"/>
            <w:tcBorders>
              <w:top w:val="nil"/>
              <w:left w:val="nil"/>
              <w:bottom w:val="nil"/>
              <w:right w:val="nil"/>
            </w:tcBorders>
            <w:vAlign w:val="center"/>
          </w:tcPr>
          <w:p w14:paraId="589D2F85" w14:textId="6E0455E4" w:rsidR="001B72CC" w:rsidRPr="00F13BC2" w:rsidDel="00742854" w:rsidRDefault="001B72CC" w:rsidP="00914A0F">
            <w:pPr>
              <w:pStyle w:val="TableBody"/>
              <w:rPr>
                <w:del w:id="498" w:author="Brian Bohman" w:date="2022-11-09T18:54:00Z"/>
              </w:rPr>
            </w:pPr>
            <w:del w:id="499" w:author="Brian Bohman" w:date="2022-11-09T18:54:00Z">
              <w:r w:rsidRPr="00F13BC2" w:rsidDel="00742854">
                <w:delText>24 June</w:delText>
              </w:r>
            </w:del>
          </w:p>
        </w:tc>
        <w:tc>
          <w:tcPr>
            <w:tcW w:w="864" w:type="dxa"/>
            <w:tcBorders>
              <w:top w:val="nil"/>
              <w:left w:val="nil"/>
              <w:bottom w:val="nil"/>
              <w:right w:val="nil"/>
            </w:tcBorders>
            <w:vAlign w:val="center"/>
          </w:tcPr>
          <w:p w14:paraId="2134F828" w14:textId="78A0D8C2" w:rsidR="001B72CC" w:rsidRPr="00F13BC2" w:rsidDel="00742854" w:rsidRDefault="001B72CC" w:rsidP="00914A0F">
            <w:pPr>
              <w:pStyle w:val="TableBody"/>
              <w:rPr>
                <w:del w:id="500" w:author="Brian Bohman" w:date="2022-11-09T18:54:00Z"/>
              </w:rPr>
            </w:pPr>
            <w:del w:id="501" w:author="Brian Bohman" w:date="2022-11-09T18:54:00Z">
              <w:r w:rsidRPr="00F13BC2" w:rsidDel="00742854">
                <w:delText>2 July</w:delText>
              </w:r>
            </w:del>
          </w:p>
        </w:tc>
        <w:tc>
          <w:tcPr>
            <w:tcW w:w="864" w:type="dxa"/>
            <w:tcBorders>
              <w:top w:val="nil"/>
              <w:left w:val="nil"/>
              <w:bottom w:val="nil"/>
              <w:right w:val="nil"/>
            </w:tcBorders>
            <w:vAlign w:val="center"/>
          </w:tcPr>
          <w:p w14:paraId="0820CD28" w14:textId="564D21FD" w:rsidR="001B72CC" w:rsidRPr="00F13BC2" w:rsidDel="00742854" w:rsidRDefault="001B72CC" w:rsidP="00914A0F">
            <w:pPr>
              <w:pStyle w:val="TableBody"/>
              <w:rPr>
                <w:del w:id="502" w:author="Brian Bohman" w:date="2022-11-09T18:54:00Z"/>
              </w:rPr>
            </w:pPr>
            <w:del w:id="503" w:author="Brian Bohman" w:date="2022-11-09T18:54:00Z">
              <w:r w:rsidRPr="00F13BC2" w:rsidDel="00742854">
                <w:delText>16 July</w:delText>
              </w:r>
            </w:del>
          </w:p>
        </w:tc>
        <w:tc>
          <w:tcPr>
            <w:tcW w:w="864" w:type="dxa"/>
            <w:tcBorders>
              <w:top w:val="nil"/>
              <w:left w:val="nil"/>
              <w:bottom w:val="nil"/>
              <w:right w:val="nil"/>
            </w:tcBorders>
            <w:vAlign w:val="center"/>
          </w:tcPr>
          <w:p w14:paraId="6D6B3AF7" w14:textId="5966ECB0" w:rsidR="001B72CC" w:rsidRPr="00F13BC2" w:rsidDel="00742854" w:rsidRDefault="001B72CC" w:rsidP="00914A0F">
            <w:pPr>
              <w:pStyle w:val="TableBody"/>
              <w:rPr>
                <w:del w:id="504" w:author="Brian Bohman" w:date="2022-11-09T18:54:00Z"/>
              </w:rPr>
            </w:pPr>
            <w:del w:id="505" w:author="Brian Bohman" w:date="2022-11-09T18:54:00Z">
              <w:r w:rsidRPr="00F13BC2" w:rsidDel="00742854">
                <w:delText>30 July</w:delText>
              </w:r>
            </w:del>
          </w:p>
        </w:tc>
        <w:tc>
          <w:tcPr>
            <w:tcW w:w="864" w:type="dxa"/>
            <w:tcBorders>
              <w:top w:val="nil"/>
              <w:left w:val="nil"/>
              <w:bottom w:val="nil"/>
              <w:right w:val="nil"/>
            </w:tcBorders>
            <w:vAlign w:val="center"/>
          </w:tcPr>
          <w:p w14:paraId="45C201DA" w14:textId="0D56002F" w:rsidR="001B72CC" w:rsidRPr="00F13BC2" w:rsidDel="00742854" w:rsidRDefault="001B72CC" w:rsidP="00914A0F">
            <w:pPr>
              <w:pStyle w:val="TableBody"/>
              <w:rPr>
                <w:del w:id="506" w:author="Brian Bohman" w:date="2022-11-09T18:54:00Z"/>
              </w:rPr>
            </w:pPr>
            <w:del w:id="507" w:author="Brian Bohman" w:date="2022-11-09T18:54:00Z">
              <w:r w:rsidRPr="00F13BC2" w:rsidDel="00742854">
                <w:delText>13 Aug</w:delText>
              </w:r>
            </w:del>
          </w:p>
        </w:tc>
        <w:tc>
          <w:tcPr>
            <w:tcW w:w="864" w:type="dxa"/>
            <w:tcBorders>
              <w:top w:val="nil"/>
              <w:left w:val="nil"/>
              <w:bottom w:val="nil"/>
              <w:right w:val="nil"/>
            </w:tcBorders>
            <w:vAlign w:val="center"/>
          </w:tcPr>
          <w:p w14:paraId="3ECDE63B" w14:textId="561C17FD" w:rsidR="001B72CC" w:rsidRPr="00F13BC2" w:rsidDel="00742854" w:rsidRDefault="001B72CC" w:rsidP="00914A0F">
            <w:pPr>
              <w:pStyle w:val="TableBody"/>
              <w:rPr>
                <w:del w:id="508" w:author="Brian Bohman" w:date="2022-11-09T18:54:00Z"/>
              </w:rPr>
            </w:pPr>
            <w:del w:id="509" w:author="Brian Bohman" w:date="2022-11-09T18:54:00Z">
              <w:r w:rsidRPr="00F13BC2" w:rsidDel="00742854">
                <w:delText>10 Sept.</w:delText>
              </w:r>
            </w:del>
          </w:p>
        </w:tc>
      </w:tr>
      <w:tr w:rsidR="001B72CC" w:rsidRPr="00F13BC2" w:rsidDel="00742854" w14:paraId="25FC2917" w14:textId="22135106" w:rsidTr="00914A0F">
        <w:trPr>
          <w:trHeight w:val="288"/>
          <w:del w:id="510" w:author="Brian Bohman" w:date="2022-11-09T18:54:00Z"/>
        </w:trPr>
        <w:tc>
          <w:tcPr>
            <w:tcW w:w="1152" w:type="dxa"/>
            <w:tcBorders>
              <w:top w:val="nil"/>
              <w:left w:val="nil"/>
              <w:bottom w:val="dotted" w:sz="4" w:space="0" w:color="auto"/>
              <w:right w:val="nil"/>
            </w:tcBorders>
            <w:vAlign w:val="center"/>
          </w:tcPr>
          <w:p w14:paraId="1679D4D2" w14:textId="2C417E65" w:rsidR="001B72CC" w:rsidRPr="00F13BC2" w:rsidDel="00742854" w:rsidRDefault="001B72CC" w:rsidP="00914A0F">
            <w:pPr>
              <w:pStyle w:val="TableBody"/>
              <w:rPr>
                <w:del w:id="511" w:author="Brian Bohman" w:date="2022-11-09T18:54:00Z"/>
              </w:rPr>
            </w:pPr>
            <w:del w:id="512" w:author="Brian Bohman" w:date="2022-11-09T18:54:00Z">
              <w:r w:rsidRPr="00F13BC2" w:rsidDel="00742854">
                <w:delText>MN-1</w:delText>
              </w:r>
            </w:del>
          </w:p>
        </w:tc>
        <w:tc>
          <w:tcPr>
            <w:tcW w:w="720" w:type="dxa"/>
            <w:tcBorders>
              <w:top w:val="nil"/>
              <w:left w:val="nil"/>
              <w:bottom w:val="dotted" w:sz="4" w:space="0" w:color="auto"/>
              <w:right w:val="nil"/>
            </w:tcBorders>
            <w:vAlign w:val="center"/>
          </w:tcPr>
          <w:p w14:paraId="5AE63934" w14:textId="36737519" w:rsidR="001B72CC" w:rsidRPr="00F13BC2" w:rsidDel="00742854" w:rsidRDefault="001B72CC" w:rsidP="00914A0F">
            <w:pPr>
              <w:pStyle w:val="TableBody"/>
              <w:rPr>
                <w:del w:id="513" w:author="Brian Bohman" w:date="2022-11-09T18:54:00Z"/>
              </w:rPr>
            </w:pPr>
            <w:del w:id="514" w:author="Brian Bohman" w:date="2022-11-09T18:54:00Z">
              <w:r w:rsidRPr="00F13BC2" w:rsidDel="00742854">
                <w:delText>1992</w:delText>
              </w:r>
            </w:del>
          </w:p>
        </w:tc>
        <w:tc>
          <w:tcPr>
            <w:tcW w:w="864" w:type="dxa"/>
            <w:tcBorders>
              <w:top w:val="nil"/>
              <w:left w:val="nil"/>
              <w:bottom w:val="dotted" w:sz="4" w:space="0" w:color="auto"/>
              <w:right w:val="nil"/>
            </w:tcBorders>
            <w:vAlign w:val="center"/>
          </w:tcPr>
          <w:p w14:paraId="4D2D7394" w14:textId="2DC9DBB0" w:rsidR="001B72CC" w:rsidRPr="00F13BC2" w:rsidDel="00742854" w:rsidRDefault="001B72CC" w:rsidP="00914A0F">
            <w:pPr>
              <w:pStyle w:val="TableBody"/>
              <w:rPr>
                <w:del w:id="515" w:author="Brian Bohman" w:date="2022-11-09T18:54:00Z"/>
              </w:rPr>
            </w:pPr>
            <w:del w:id="516" w:author="Brian Bohman" w:date="2022-11-09T18:54:00Z">
              <w:r w:rsidRPr="00F13BC2" w:rsidDel="00742854">
                <w:delText>10 June</w:delText>
              </w:r>
            </w:del>
          </w:p>
        </w:tc>
        <w:tc>
          <w:tcPr>
            <w:tcW w:w="864" w:type="dxa"/>
            <w:tcBorders>
              <w:top w:val="nil"/>
              <w:left w:val="nil"/>
              <w:bottom w:val="dotted" w:sz="4" w:space="0" w:color="auto"/>
              <w:right w:val="nil"/>
            </w:tcBorders>
            <w:vAlign w:val="center"/>
          </w:tcPr>
          <w:p w14:paraId="63B7DFFC" w14:textId="2629B8B7" w:rsidR="001B72CC" w:rsidRPr="00F13BC2" w:rsidDel="00742854" w:rsidRDefault="001B72CC" w:rsidP="00914A0F">
            <w:pPr>
              <w:pStyle w:val="TableBody"/>
              <w:rPr>
                <w:del w:id="517" w:author="Brian Bohman" w:date="2022-11-09T18:54:00Z"/>
              </w:rPr>
            </w:pPr>
            <w:del w:id="518" w:author="Brian Bohman" w:date="2022-11-09T18:54:00Z">
              <w:r w:rsidRPr="00F13BC2" w:rsidDel="00742854">
                <w:delText>25 June</w:delText>
              </w:r>
            </w:del>
          </w:p>
        </w:tc>
        <w:tc>
          <w:tcPr>
            <w:tcW w:w="864" w:type="dxa"/>
            <w:tcBorders>
              <w:top w:val="nil"/>
              <w:left w:val="nil"/>
              <w:bottom w:val="dotted" w:sz="4" w:space="0" w:color="auto"/>
              <w:right w:val="nil"/>
            </w:tcBorders>
            <w:vAlign w:val="center"/>
          </w:tcPr>
          <w:p w14:paraId="2018C3FB" w14:textId="79DE3954" w:rsidR="001B72CC" w:rsidRPr="00F13BC2" w:rsidDel="00742854" w:rsidRDefault="001B72CC" w:rsidP="00914A0F">
            <w:pPr>
              <w:pStyle w:val="TableBody"/>
              <w:rPr>
                <w:del w:id="519" w:author="Brian Bohman" w:date="2022-11-09T18:54:00Z"/>
              </w:rPr>
            </w:pPr>
            <w:del w:id="520" w:author="Brian Bohman" w:date="2022-11-09T18:54:00Z">
              <w:r w:rsidRPr="00F13BC2" w:rsidDel="00742854">
                <w:delText>17 July</w:delText>
              </w:r>
            </w:del>
          </w:p>
        </w:tc>
        <w:tc>
          <w:tcPr>
            <w:tcW w:w="864" w:type="dxa"/>
            <w:tcBorders>
              <w:top w:val="nil"/>
              <w:left w:val="nil"/>
              <w:bottom w:val="dotted" w:sz="4" w:space="0" w:color="auto"/>
              <w:right w:val="nil"/>
            </w:tcBorders>
            <w:vAlign w:val="center"/>
          </w:tcPr>
          <w:p w14:paraId="71232A34" w14:textId="7C177E1B" w:rsidR="001B72CC" w:rsidRPr="00F13BC2" w:rsidDel="00742854" w:rsidRDefault="001B72CC" w:rsidP="00914A0F">
            <w:pPr>
              <w:pStyle w:val="TableBody"/>
              <w:rPr>
                <w:del w:id="521" w:author="Brian Bohman" w:date="2022-11-09T18:54:00Z"/>
              </w:rPr>
            </w:pPr>
            <w:del w:id="522" w:author="Brian Bohman" w:date="2022-11-09T18:54:00Z">
              <w:r w:rsidRPr="00F13BC2" w:rsidDel="00742854">
                <w:delText>5 Aug.</w:delText>
              </w:r>
            </w:del>
          </w:p>
        </w:tc>
        <w:tc>
          <w:tcPr>
            <w:tcW w:w="864" w:type="dxa"/>
            <w:tcBorders>
              <w:top w:val="nil"/>
              <w:left w:val="nil"/>
              <w:bottom w:val="dotted" w:sz="4" w:space="0" w:color="auto"/>
              <w:right w:val="nil"/>
            </w:tcBorders>
            <w:vAlign w:val="center"/>
          </w:tcPr>
          <w:p w14:paraId="6D170BAB" w14:textId="3DFAC2BC" w:rsidR="001B72CC" w:rsidRPr="00F13BC2" w:rsidDel="00742854" w:rsidRDefault="001B72CC" w:rsidP="00914A0F">
            <w:pPr>
              <w:pStyle w:val="TableBody"/>
              <w:rPr>
                <w:del w:id="523" w:author="Brian Bohman" w:date="2022-11-09T18:54:00Z"/>
              </w:rPr>
            </w:pPr>
            <w:del w:id="524" w:author="Brian Bohman" w:date="2022-11-09T18:54:00Z">
              <w:r w:rsidRPr="00F13BC2" w:rsidDel="00742854">
                <w:delText>26 Aug.</w:delText>
              </w:r>
            </w:del>
          </w:p>
        </w:tc>
        <w:tc>
          <w:tcPr>
            <w:tcW w:w="864" w:type="dxa"/>
            <w:tcBorders>
              <w:top w:val="nil"/>
              <w:left w:val="nil"/>
              <w:bottom w:val="dotted" w:sz="4" w:space="0" w:color="auto"/>
              <w:right w:val="nil"/>
            </w:tcBorders>
            <w:vAlign w:val="center"/>
          </w:tcPr>
          <w:p w14:paraId="282785D9" w14:textId="580D7904" w:rsidR="001B72CC" w:rsidRPr="00F13BC2" w:rsidDel="00742854" w:rsidRDefault="001B72CC" w:rsidP="00914A0F">
            <w:pPr>
              <w:pStyle w:val="TableBody"/>
              <w:rPr>
                <w:del w:id="525" w:author="Brian Bohman" w:date="2022-11-09T18:54:00Z"/>
              </w:rPr>
            </w:pPr>
          </w:p>
        </w:tc>
        <w:tc>
          <w:tcPr>
            <w:tcW w:w="864" w:type="dxa"/>
            <w:tcBorders>
              <w:top w:val="nil"/>
              <w:left w:val="nil"/>
              <w:bottom w:val="dotted" w:sz="4" w:space="0" w:color="auto"/>
              <w:right w:val="nil"/>
            </w:tcBorders>
            <w:vAlign w:val="center"/>
          </w:tcPr>
          <w:p w14:paraId="0F46B0E0" w14:textId="4D03B3BE" w:rsidR="001B72CC" w:rsidRPr="00F13BC2" w:rsidDel="00742854" w:rsidRDefault="001B72CC" w:rsidP="00914A0F">
            <w:pPr>
              <w:pStyle w:val="TableBody"/>
              <w:rPr>
                <w:del w:id="526" w:author="Brian Bohman" w:date="2022-11-09T18:54:00Z"/>
              </w:rPr>
            </w:pPr>
            <w:del w:id="527" w:author="Brian Bohman" w:date="2022-11-09T18:54:00Z">
              <w:r w:rsidRPr="00F13BC2" w:rsidDel="00742854">
                <w:delText>15 Sept.</w:delText>
              </w:r>
            </w:del>
          </w:p>
        </w:tc>
      </w:tr>
      <w:tr w:rsidR="001B72CC" w:rsidRPr="00F13BC2" w:rsidDel="00742854" w14:paraId="7F471096" w14:textId="14946FD5" w:rsidTr="00914A0F">
        <w:trPr>
          <w:trHeight w:val="288"/>
          <w:del w:id="528" w:author="Brian Bohman" w:date="2022-11-09T18:54:00Z"/>
        </w:trPr>
        <w:tc>
          <w:tcPr>
            <w:tcW w:w="1152" w:type="dxa"/>
            <w:tcBorders>
              <w:top w:val="dotted" w:sz="4" w:space="0" w:color="auto"/>
              <w:left w:val="nil"/>
              <w:bottom w:val="nil"/>
              <w:right w:val="nil"/>
            </w:tcBorders>
            <w:vAlign w:val="center"/>
          </w:tcPr>
          <w:p w14:paraId="55C1152C" w14:textId="68CC754B" w:rsidR="001B72CC" w:rsidRPr="00F13BC2" w:rsidDel="00742854" w:rsidRDefault="001B72CC" w:rsidP="00914A0F">
            <w:pPr>
              <w:pStyle w:val="TableBody"/>
              <w:rPr>
                <w:del w:id="529" w:author="Brian Bohman" w:date="2022-11-09T18:54:00Z"/>
              </w:rPr>
            </w:pPr>
            <w:del w:id="530" w:author="Brian Bohman" w:date="2022-11-09T18:54:00Z">
              <w:r w:rsidRPr="00F13BC2" w:rsidDel="00742854">
                <w:delText>MN-2</w:delText>
              </w:r>
            </w:del>
          </w:p>
        </w:tc>
        <w:tc>
          <w:tcPr>
            <w:tcW w:w="720" w:type="dxa"/>
            <w:tcBorders>
              <w:top w:val="dotted" w:sz="4" w:space="0" w:color="auto"/>
              <w:left w:val="nil"/>
              <w:bottom w:val="nil"/>
              <w:right w:val="nil"/>
            </w:tcBorders>
            <w:vAlign w:val="center"/>
          </w:tcPr>
          <w:p w14:paraId="6B560D34" w14:textId="0F455196" w:rsidR="001B72CC" w:rsidRPr="00F13BC2" w:rsidDel="00742854" w:rsidRDefault="001B72CC" w:rsidP="00914A0F">
            <w:pPr>
              <w:pStyle w:val="TableBody"/>
              <w:rPr>
                <w:del w:id="531" w:author="Brian Bohman" w:date="2022-11-09T18:54:00Z"/>
              </w:rPr>
            </w:pPr>
            <w:del w:id="532" w:author="Brian Bohman" w:date="2022-11-09T18:54:00Z">
              <w:r w:rsidRPr="00F13BC2" w:rsidDel="00742854">
                <w:delText>2014</w:delText>
              </w:r>
            </w:del>
          </w:p>
        </w:tc>
        <w:tc>
          <w:tcPr>
            <w:tcW w:w="864" w:type="dxa"/>
            <w:tcBorders>
              <w:top w:val="dotted" w:sz="4" w:space="0" w:color="auto"/>
              <w:left w:val="nil"/>
              <w:bottom w:val="nil"/>
              <w:right w:val="nil"/>
            </w:tcBorders>
            <w:vAlign w:val="center"/>
          </w:tcPr>
          <w:p w14:paraId="5F456406" w14:textId="48FACC9A" w:rsidR="001B72CC" w:rsidRPr="00F13BC2" w:rsidDel="00742854" w:rsidRDefault="001B72CC" w:rsidP="00914A0F">
            <w:pPr>
              <w:pStyle w:val="TableBody"/>
              <w:rPr>
                <w:del w:id="533" w:author="Brian Bohman" w:date="2022-11-09T18:54:00Z"/>
              </w:rPr>
            </w:pPr>
            <w:del w:id="534" w:author="Brian Bohman" w:date="2022-11-09T18:54:00Z">
              <w:r w:rsidRPr="00F13BC2" w:rsidDel="00742854">
                <w:delText>30 June</w:delText>
              </w:r>
            </w:del>
          </w:p>
        </w:tc>
        <w:tc>
          <w:tcPr>
            <w:tcW w:w="864" w:type="dxa"/>
            <w:tcBorders>
              <w:top w:val="dotted" w:sz="4" w:space="0" w:color="auto"/>
              <w:left w:val="nil"/>
              <w:bottom w:val="nil"/>
              <w:right w:val="nil"/>
            </w:tcBorders>
            <w:vAlign w:val="center"/>
          </w:tcPr>
          <w:p w14:paraId="041B15D2" w14:textId="760EB423" w:rsidR="001B72CC" w:rsidRPr="00F13BC2" w:rsidDel="00742854" w:rsidRDefault="001B72CC" w:rsidP="00914A0F">
            <w:pPr>
              <w:pStyle w:val="TableBody"/>
              <w:rPr>
                <w:del w:id="535" w:author="Brian Bohman" w:date="2022-11-09T18:54:00Z"/>
              </w:rPr>
            </w:pPr>
            <w:del w:id="536" w:author="Brian Bohman" w:date="2022-11-09T18:54:00Z">
              <w:r w:rsidRPr="00F13BC2" w:rsidDel="00742854">
                <w:delText>15 July</w:delText>
              </w:r>
            </w:del>
          </w:p>
        </w:tc>
        <w:tc>
          <w:tcPr>
            <w:tcW w:w="864" w:type="dxa"/>
            <w:tcBorders>
              <w:top w:val="dotted" w:sz="4" w:space="0" w:color="auto"/>
              <w:left w:val="nil"/>
              <w:bottom w:val="nil"/>
              <w:right w:val="nil"/>
            </w:tcBorders>
            <w:vAlign w:val="center"/>
          </w:tcPr>
          <w:p w14:paraId="1E20D263" w14:textId="7CB93708" w:rsidR="001B72CC" w:rsidRPr="00F13BC2" w:rsidDel="00742854" w:rsidRDefault="001B72CC" w:rsidP="00914A0F">
            <w:pPr>
              <w:pStyle w:val="TableBody"/>
              <w:rPr>
                <w:del w:id="537" w:author="Brian Bohman" w:date="2022-11-09T18:54:00Z"/>
              </w:rPr>
            </w:pPr>
            <w:del w:id="538" w:author="Brian Bohman" w:date="2022-11-09T18:54:00Z">
              <w:r w:rsidRPr="00F13BC2" w:rsidDel="00742854">
                <w:delText>24 July</w:delText>
              </w:r>
            </w:del>
          </w:p>
        </w:tc>
        <w:tc>
          <w:tcPr>
            <w:tcW w:w="864" w:type="dxa"/>
            <w:tcBorders>
              <w:top w:val="dotted" w:sz="4" w:space="0" w:color="auto"/>
              <w:left w:val="nil"/>
              <w:bottom w:val="nil"/>
              <w:right w:val="nil"/>
            </w:tcBorders>
            <w:vAlign w:val="center"/>
          </w:tcPr>
          <w:p w14:paraId="6C33E32C" w14:textId="3D2C2CDB" w:rsidR="001B72CC" w:rsidRPr="00F13BC2" w:rsidDel="00742854" w:rsidRDefault="001B72CC" w:rsidP="00914A0F">
            <w:pPr>
              <w:pStyle w:val="TableBody"/>
              <w:rPr>
                <w:del w:id="539" w:author="Brian Bohman" w:date="2022-11-09T18:54:00Z"/>
              </w:rPr>
            </w:pPr>
            <w:del w:id="540" w:author="Brian Bohman" w:date="2022-11-09T18:54:00Z">
              <w:r w:rsidRPr="00F13BC2" w:rsidDel="00742854">
                <w:delText>11 Aug.</w:delText>
              </w:r>
            </w:del>
          </w:p>
        </w:tc>
        <w:tc>
          <w:tcPr>
            <w:tcW w:w="864" w:type="dxa"/>
            <w:tcBorders>
              <w:top w:val="dotted" w:sz="4" w:space="0" w:color="auto"/>
              <w:left w:val="nil"/>
              <w:bottom w:val="nil"/>
              <w:right w:val="nil"/>
            </w:tcBorders>
            <w:vAlign w:val="center"/>
          </w:tcPr>
          <w:p w14:paraId="1D9F0C91" w14:textId="38FAF457" w:rsidR="001B72CC" w:rsidRPr="00F13BC2" w:rsidDel="00742854" w:rsidRDefault="001B72CC" w:rsidP="00914A0F">
            <w:pPr>
              <w:pStyle w:val="TableBody"/>
              <w:rPr>
                <w:del w:id="541" w:author="Brian Bohman" w:date="2022-11-09T18:54:00Z"/>
              </w:rPr>
            </w:pPr>
            <w:del w:id="542" w:author="Brian Bohman" w:date="2022-11-09T18:54:00Z">
              <w:r w:rsidRPr="00F13BC2" w:rsidDel="00742854">
                <w:delText>26 Aug.</w:delText>
              </w:r>
            </w:del>
          </w:p>
        </w:tc>
        <w:tc>
          <w:tcPr>
            <w:tcW w:w="864" w:type="dxa"/>
            <w:tcBorders>
              <w:top w:val="dotted" w:sz="4" w:space="0" w:color="auto"/>
              <w:left w:val="nil"/>
              <w:bottom w:val="nil"/>
              <w:right w:val="nil"/>
            </w:tcBorders>
            <w:vAlign w:val="center"/>
          </w:tcPr>
          <w:p w14:paraId="79B1DAA2" w14:textId="5B1FC9AE" w:rsidR="001B72CC" w:rsidRPr="00F13BC2" w:rsidDel="00742854" w:rsidRDefault="001B72CC" w:rsidP="00914A0F">
            <w:pPr>
              <w:pStyle w:val="TableBody"/>
              <w:rPr>
                <w:del w:id="543" w:author="Brian Bohman" w:date="2022-11-09T18:54:00Z"/>
              </w:rPr>
            </w:pPr>
            <w:del w:id="544" w:author="Brian Bohman" w:date="2022-11-09T18:54:00Z">
              <w:r w:rsidRPr="00F13BC2" w:rsidDel="00742854">
                <w:delText>8 Sept.</w:delText>
              </w:r>
            </w:del>
          </w:p>
        </w:tc>
        <w:tc>
          <w:tcPr>
            <w:tcW w:w="864" w:type="dxa"/>
            <w:tcBorders>
              <w:top w:val="dotted" w:sz="4" w:space="0" w:color="auto"/>
              <w:left w:val="nil"/>
              <w:bottom w:val="nil"/>
              <w:right w:val="nil"/>
            </w:tcBorders>
            <w:vAlign w:val="center"/>
          </w:tcPr>
          <w:p w14:paraId="371D6F64" w14:textId="39C34E02" w:rsidR="001B72CC" w:rsidRPr="00F13BC2" w:rsidDel="00742854" w:rsidRDefault="001B72CC" w:rsidP="00914A0F">
            <w:pPr>
              <w:pStyle w:val="TableBody"/>
              <w:rPr>
                <w:del w:id="545" w:author="Brian Bohman" w:date="2022-11-09T18:54:00Z"/>
              </w:rPr>
            </w:pPr>
            <w:del w:id="546" w:author="Brian Bohman" w:date="2022-11-09T18:54:00Z">
              <w:r w:rsidRPr="00F13BC2" w:rsidDel="00742854">
                <w:delText>15 Sept.</w:delText>
              </w:r>
            </w:del>
          </w:p>
        </w:tc>
      </w:tr>
      <w:tr w:rsidR="001B72CC" w:rsidRPr="00F13BC2" w:rsidDel="00742854" w14:paraId="1EEB93D7" w14:textId="5FDBBFF2" w:rsidTr="00914A0F">
        <w:trPr>
          <w:trHeight w:val="288"/>
          <w:del w:id="547" w:author="Brian Bohman" w:date="2022-11-09T18:54:00Z"/>
        </w:trPr>
        <w:tc>
          <w:tcPr>
            <w:tcW w:w="1152" w:type="dxa"/>
            <w:tcBorders>
              <w:top w:val="nil"/>
              <w:left w:val="nil"/>
              <w:bottom w:val="dotted" w:sz="4" w:space="0" w:color="auto"/>
              <w:right w:val="nil"/>
            </w:tcBorders>
            <w:vAlign w:val="center"/>
          </w:tcPr>
          <w:p w14:paraId="645452B6" w14:textId="28CE164F" w:rsidR="001B72CC" w:rsidRPr="00F13BC2" w:rsidDel="00742854" w:rsidRDefault="001B72CC" w:rsidP="00914A0F">
            <w:pPr>
              <w:pStyle w:val="TableBody"/>
              <w:rPr>
                <w:del w:id="548" w:author="Brian Bohman" w:date="2022-11-09T18:54:00Z"/>
              </w:rPr>
            </w:pPr>
            <w:del w:id="549" w:author="Brian Bohman" w:date="2022-11-09T18:54:00Z">
              <w:r w:rsidRPr="00F13BC2" w:rsidDel="00742854">
                <w:delText>MN-2</w:delText>
              </w:r>
            </w:del>
          </w:p>
        </w:tc>
        <w:tc>
          <w:tcPr>
            <w:tcW w:w="720" w:type="dxa"/>
            <w:tcBorders>
              <w:top w:val="nil"/>
              <w:left w:val="nil"/>
              <w:bottom w:val="dotted" w:sz="4" w:space="0" w:color="auto"/>
              <w:right w:val="nil"/>
            </w:tcBorders>
            <w:vAlign w:val="center"/>
          </w:tcPr>
          <w:p w14:paraId="11F5F2A7" w14:textId="377D5359" w:rsidR="001B72CC" w:rsidRPr="00F13BC2" w:rsidDel="00742854" w:rsidRDefault="001B72CC" w:rsidP="00914A0F">
            <w:pPr>
              <w:pStyle w:val="TableBody"/>
              <w:rPr>
                <w:del w:id="550" w:author="Brian Bohman" w:date="2022-11-09T18:54:00Z"/>
              </w:rPr>
            </w:pPr>
            <w:del w:id="551" w:author="Brian Bohman" w:date="2022-11-09T18:54:00Z">
              <w:r w:rsidRPr="00F13BC2" w:rsidDel="00742854">
                <w:delText>2015</w:delText>
              </w:r>
            </w:del>
          </w:p>
        </w:tc>
        <w:tc>
          <w:tcPr>
            <w:tcW w:w="864" w:type="dxa"/>
            <w:tcBorders>
              <w:top w:val="nil"/>
              <w:left w:val="nil"/>
              <w:bottom w:val="dotted" w:sz="4" w:space="0" w:color="auto"/>
              <w:right w:val="nil"/>
            </w:tcBorders>
            <w:vAlign w:val="center"/>
          </w:tcPr>
          <w:p w14:paraId="236A9EAD" w14:textId="5B166826" w:rsidR="001B72CC" w:rsidRPr="00F13BC2" w:rsidDel="00742854" w:rsidRDefault="001B72CC" w:rsidP="00914A0F">
            <w:pPr>
              <w:pStyle w:val="TableBody"/>
              <w:rPr>
                <w:del w:id="552" w:author="Brian Bohman" w:date="2022-11-09T18:54:00Z"/>
              </w:rPr>
            </w:pPr>
            <w:del w:id="553" w:author="Brian Bohman" w:date="2022-11-09T18:54:00Z">
              <w:r w:rsidRPr="00F13BC2" w:rsidDel="00742854">
                <w:delText>23 June</w:delText>
              </w:r>
            </w:del>
          </w:p>
        </w:tc>
        <w:tc>
          <w:tcPr>
            <w:tcW w:w="864" w:type="dxa"/>
            <w:tcBorders>
              <w:top w:val="nil"/>
              <w:left w:val="nil"/>
              <w:bottom w:val="dotted" w:sz="4" w:space="0" w:color="auto"/>
              <w:right w:val="nil"/>
            </w:tcBorders>
            <w:vAlign w:val="center"/>
          </w:tcPr>
          <w:p w14:paraId="4C561A8E" w14:textId="583FD9FC" w:rsidR="001B72CC" w:rsidRPr="00F13BC2" w:rsidDel="00742854" w:rsidRDefault="001B72CC" w:rsidP="00914A0F">
            <w:pPr>
              <w:pStyle w:val="TableBody"/>
              <w:rPr>
                <w:del w:id="554" w:author="Brian Bohman" w:date="2022-11-09T18:54:00Z"/>
              </w:rPr>
            </w:pPr>
            <w:del w:id="555" w:author="Brian Bohman" w:date="2022-11-09T18:54:00Z">
              <w:r w:rsidRPr="00F13BC2" w:rsidDel="00742854">
                <w:delText>7 July</w:delText>
              </w:r>
            </w:del>
          </w:p>
        </w:tc>
        <w:tc>
          <w:tcPr>
            <w:tcW w:w="864" w:type="dxa"/>
            <w:tcBorders>
              <w:top w:val="nil"/>
              <w:left w:val="nil"/>
              <w:bottom w:val="dotted" w:sz="4" w:space="0" w:color="auto"/>
              <w:right w:val="nil"/>
            </w:tcBorders>
            <w:vAlign w:val="center"/>
          </w:tcPr>
          <w:p w14:paraId="1E458CE9" w14:textId="54C6EA44" w:rsidR="001B72CC" w:rsidRPr="00F13BC2" w:rsidDel="00742854" w:rsidRDefault="001B72CC" w:rsidP="00914A0F">
            <w:pPr>
              <w:pStyle w:val="TableBody"/>
              <w:rPr>
                <w:del w:id="556" w:author="Brian Bohman" w:date="2022-11-09T18:54:00Z"/>
              </w:rPr>
            </w:pPr>
            <w:del w:id="557" w:author="Brian Bohman" w:date="2022-11-09T18:54:00Z">
              <w:r w:rsidRPr="00F13BC2" w:rsidDel="00742854">
                <w:delText>21 July</w:delText>
              </w:r>
            </w:del>
          </w:p>
        </w:tc>
        <w:tc>
          <w:tcPr>
            <w:tcW w:w="864" w:type="dxa"/>
            <w:tcBorders>
              <w:top w:val="nil"/>
              <w:left w:val="nil"/>
              <w:bottom w:val="dotted" w:sz="4" w:space="0" w:color="auto"/>
              <w:right w:val="nil"/>
            </w:tcBorders>
            <w:vAlign w:val="center"/>
          </w:tcPr>
          <w:p w14:paraId="6D3B7985" w14:textId="5E25AB17" w:rsidR="001B72CC" w:rsidRPr="00F13BC2" w:rsidDel="00742854" w:rsidRDefault="001B72CC" w:rsidP="00914A0F">
            <w:pPr>
              <w:pStyle w:val="TableBody"/>
              <w:rPr>
                <w:del w:id="558" w:author="Brian Bohman" w:date="2022-11-09T18:54:00Z"/>
              </w:rPr>
            </w:pPr>
            <w:del w:id="559" w:author="Brian Bohman" w:date="2022-11-09T18:54:00Z">
              <w:r w:rsidRPr="00F13BC2" w:rsidDel="00742854">
                <w:delText>4 Aug.</w:delText>
              </w:r>
            </w:del>
          </w:p>
        </w:tc>
        <w:tc>
          <w:tcPr>
            <w:tcW w:w="864" w:type="dxa"/>
            <w:tcBorders>
              <w:top w:val="nil"/>
              <w:left w:val="nil"/>
              <w:bottom w:val="dotted" w:sz="4" w:space="0" w:color="auto"/>
              <w:right w:val="nil"/>
            </w:tcBorders>
            <w:vAlign w:val="center"/>
          </w:tcPr>
          <w:p w14:paraId="1DB1C9F8" w14:textId="2D6A5432" w:rsidR="001B72CC" w:rsidRPr="00F13BC2" w:rsidDel="00742854" w:rsidRDefault="001B72CC" w:rsidP="00914A0F">
            <w:pPr>
              <w:pStyle w:val="TableBody"/>
              <w:rPr>
                <w:del w:id="560" w:author="Brian Bohman" w:date="2022-11-09T18:54:00Z"/>
              </w:rPr>
            </w:pPr>
            <w:del w:id="561" w:author="Brian Bohman" w:date="2022-11-09T18:54:00Z">
              <w:r w:rsidRPr="00F13BC2" w:rsidDel="00742854">
                <w:delText>17 Aug.</w:delText>
              </w:r>
            </w:del>
          </w:p>
        </w:tc>
        <w:tc>
          <w:tcPr>
            <w:tcW w:w="864" w:type="dxa"/>
            <w:tcBorders>
              <w:top w:val="nil"/>
              <w:left w:val="nil"/>
              <w:bottom w:val="dotted" w:sz="4" w:space="0" w:color="auto"/>
              <w:right w:val="nil"/>
            </w:tcBorders>
            <w:vAlign w:val="center"/>
          </w:tcPr>
          <w:p w14:paraId="489E033D" w14:textId="4A31ED59" w:rsidR="001B72CC" w:rsidRPr="00F13BC2" w:rsidDel="00742854" w:rsidRDefault="001B72CC" w:rsidP="00914A0F">
            <w:pPr>
              <w:pStyle w:val="TableBody"/>
              <w:rPr>
                <w:del w:id="562" w:author="Brian Bohman" w:date="2022-11-09T18:54:00Z"/>
              </w:rPr>
            </w:pPr>
            <w:del w:id="563" w:author="Brian Bohman" w:date="2022-11-09T18:54:00Z">
              <w:r w:rsidRPr="00F13BC2" w:rsidDel="00742854">
                <w:delText>1 Sept.</w:delText>
              </w:r>
            </w:del>
          </w:p>
        </w:tc>
        <w:tc>
          <w:tcPr>
            <w:tcW w:w="864" w:type="dxa"/>
            <w:tcBorders>
              <w:top w:val="nil"/>
              <w:left w:val="nil"/>
              <w:bottom w:val="dotted" w:sz="4" w:space="0" w:color="auto"/>
              <w:right w:val="nil"/>
            </w:tcBorders>
            <w:vAlign w:val="center"/>
          </w:tcPr>
          <w:p w14:paraId="70EF1452" w14:textId="454AC105" w:rsidR="001B72CC" w:rsidRPr="00F13BC2" w:rsidDel="00742854" w:rsidRDefault="001B72CC" w:rsidP="00914A0F">
            <w:pPr>
              <w:pStyle w:val="TableBody"/>
              <w:rPr>
                <w:del w:id="564" w:author="Brian Bohman" w:date="2022-11-09T18:54:00Z"/>
              </w:rPr>
            </w:pPr>
            <w:del w:id="565" w:author="Brian Bohman" w:date="2022-11-09T18:54:00Z">
              <w:r w:rsidRPr="00F13BC2" w:rsidDel="00742854">
                <w:delText>16 Sept.</w:delText>
              </w:r>
            </w:del>
          </w:p>
        </w:tc>
      </w:tr>
      <w:tr w:rsidR="001B72CC" w:rsidRPr="00F13BC2" w:rsidDel="00742854" w14:paraId="19598D0C" w14:textId="1B0D2FE1" w:rsidTr="00914A0F">
        <w:trPr>
          <w:trHeight w:val="288"/>
          <w:del w:id="566" w:author="Brian Bohman" w:date="2022-11-09T18:54:00Z"/>
        </w:trPr>
        <w:tc>
          <w:tcPr>
            <w:tcW w:w="1152" w:type="dxa"/>
            <w:tcBorders>
              <w:top w:val="dotted" w:sz="4" w:space="0" w:color="auto"/>
              <w:left w:val="nil"/>
              <w:bottom w:val="dotted" w:sz="4" w:space="0" w:color="auto"/>
              <w:right w:val="nil"/>
            </w:tcBorders>
            <w:vAlign w:val="center"/>
            <w:hideMark/>
          </w:tcPr>
          <w:p w14:paraId="4E9350EF" w14:textId="48A44939" w:rsidR="001B72CC" w:rsidRPr="00F13BC2" w:rsidDel="00742854" w:rsidRDefault="001B72CC" w:rsidP="00914A0F">
            <w:pPr>
              <w:pStyle w:val="TableBody"/>
              <w:rPr>
                <w:del w:id="567" w:author="Brian Bohman" w:date="2022-11-09T18:54:00Z"/>
              </w:rPr>
            </w:pPr>
            <w:del w:id="568" w:author="Brian Bohman" w:date="2022-11-09T18:54:00Z">
              <w:r w:rsidRPr="00F13BC2" w:rsidDel="00742854">
                <w:delText>MN-3</w:delText>
              </w:r>
            </w:del>
          </w:p>
        </w:tc>
        <w:tc>
          <w:tcPr>
            <w:tcW w:w="720" w:type="dxa"/>
            <w:tcBorders>
              <w:top w:val="dotted" w:sz="4" w:space="0" w:color="auto"/>
              <w:left w:val="nil"/>
              <w:bottom w:val="dotted" w:sz="4" w:space="0" w:color="auto"/>
              <w:right w:val="nil"/>
            </w:tcBorders>
            <w:vAlign w:val="center"/>
            <w:hideMark/>
          </w:tcPr>
          <w:p w14:paraId="0494B2A6" w14:textId="681A579B" w:rsidR="001B72CC" w:rsidRPr="00F13BC2" w:rsidDel="00742854" w:rsidRDefault="001B72CC" w:rsidP="00914A0F">
            <w:pPr>
              <w:pStyle w:val="TableBody"/>
              <w:rPr>
                <w:del w:id="569" w:author="Brian Bohman" w:date="2022-11-09T18:54:00Z"/>
              </w:rPr>
            </w:pPr>
            <w:del w:id="570" w:author="Brian Bohman" w:date="2022-11-09T18:54:00Z">
              <w:r w:rsidRPr="00F13BC2" w:rsidDel="00742854">
                <w:delText>2016</w:delText>
              </w:r>
            </w:del>
          </w:p>
        </w:tc>
        <w:tc>
          <w:tcPr>
            <w:tcW w:w="864" w:type="dxa"/>
            <w:tcBorders>
              <w:top w:val="dotted" w:sz="4" w:space="0" w:color="auto"/>
              <w:left w:val="nil"/>
              <w:bottom w:val="dotted" w:sz="4" w:space="0" w:color="auto"/>
              <w:right w:val="nil"/>
            </w:tcBorders>
            <w:vAlign w:val="center"/>
          </w:tcPr>
          <w:p w14:paraId="57964B44" w14:textId="700571CD" w:rsidR="001B72CC" w:rsidRPr="00F13BC2" w:rsidDel="00742854" w:rsidRDefault="001B72CC" w:rsidP="00914A0F">
            <w:pPr>
              <w:pStyle w:val="TableBody"/>
              <w:rPr>
                <w:del w:id="571" w:author="Brian Bohman" w:date="2022-11-09T18:54:00Z"/>
              </w:rPr>
            </w:pPr>
            <w:del w:id="572" w:author="Brian Bohman" w:date="2022-11-09T18:54:00Z">
              <w:r w:rsidRPr="00F13BC2" w:rsidDel="00742854">
                <w:delText>28 June</w:delText>
              </w:r>
            </w:del>
          </w:p>
        </w:tc>
        <w:tc>
          <w:tcPr>
            <w:tcW w:w="864" w:type="dxa"/>
            <w:tcBorders>
              <w:top w:val="dotted" w:sz="4" w:space="0" w:color="auto"/>
              <w:left w:val="nil"/>
              <w:bottom w:val="dotted" w:sz="4" w:space="0" w:color="auto"/>
              <w:right w:val="nil"/>
            </w:tcBorders>
            <w:vAlign w:val="center"/>
          </w:tcPr>
          <w:p w14:paraId="3BD25C0D" w14:textId="3EBDB303" w:rsidR="001B72CC" w:rsidRPr="00F13BC2" w:rsidDel="00742854" w:rsidRDefault="001B72CC" w:rsidP="00914A0F">
            <w:pPr>
              <w:pStyle w:val="TableBody"/>
              <w:rPr>
                <w:del w:id="573" w:author="Brian Bohman" w:date="2022-11-09T18:54:00Z"/>
              </w:rPr>
            </w:pPr>
            <w:del w:id="574" w:author="Brian Bohman" w:date="2022-11-09T18:54:00Z">
              <w:r w:rsidRPr="00F13BC2" w:rsidDel="00742854">
                <w:delText>13 July</w:delText>
              </w:r>
            </w:del>
          </w:p>
        </w:tc>
        <w:tc>
          <w:tcPr>
            <w:tcW w:w="864" w:type="dxa"/>
            <w:tcBorders>
              <w:top w:val="dotted" w:sz="4" w:space="0" w:color="auto"/>
              <w:left w:val="nil"/>
              <w:bottom w:val="dotted" w:sz="4" w:space="0" w:color="auto"/>
              <w:right w:val="nil"/>
            </w:tcBorders>
            <w:vAlign w:val="center"/>
          </w:tcPr>
          <w:p w14:paraId="10222B3A" w14:textId="44C1CA81" w:rsidR="001B72CC" w:rsidRPr="00F13BC2" w:rsidDel="00742854" w:rsidRDefault="001B72CC" w:rsidP="00914A0F">
            <w:pPr>
              <w:pStyle w:val="TableBody"/>
              <w:rPr>
                <w:del w:id="575" w:author="Brian Bohman" w:date="2022-11-09T18:54:00Z"/>
              </w:rPr>
            </w:pPr>
            <w:del w:id="576" w:author="Brian Bohman" w:date="2022-11-09T18:54:00Z">
              <w:r w:rsidRPr="00F13BC2" w:rsidDel="00742854">
                <w:delText>26 July</w:delText>
              </w:r>
            </w:del>
          </w:p>
        </w:tc>
        <w:tc>
          <w:tcPr>
            <w:tcW w:w="864" w:type="dxa"/>
            <w:tcBorders>
              <w:top w:val="dotted" w:sz="4" w:space="0" w:color="auto"/>
              <w:left w:val="nil"/>
              <w:bottom w:val="dotted" w:sz="4" w:space="0" w:color="auto"/>
              <w:right w:val="nil"/>
            </w:tcBorders>
            <w:vAlign w:val="center"/>
          </w:tcPr>
          <w:p w14:paraId="09E11502" w14:textId="0199F3B2" w:rsidR="001B72CC" w:rsidRPr="00F13BC2" w:rsidDel="00742854" w:rsidRDefault="001B72CC" w:rsidP="00914A0F">
            <w:pPr>
              <w:pStyle w:val="TableBody"/>
              <w:rPr>
                <w:del w:id="577" w:author="Brian Bohman" w:date="2022-11-09T18:54:00Z"/>
              </w:rPr>
            </w:pPr>
            <w:del w:id="578" w:author="Brian Bohman" w:date="2022-11-09T18:54:00Z">
              <w:r w:rsidRPr="00F13BC2" w:rsidDel="00742854">
                <w:delText>3 Aug.</w:delText>
              </w:r>
            </w:del>
          </w:p>
        </w:tc>
        <w:tc>
          <w:tcPr>
            <w:tcW w:w="864" w:type="dxa"/>
            <w:tcBorders>
              <w:top w:val="dotted" w:sz="4" w:space="0" w:color="auto"/>
              <w:left w:val="nil"/>
              <w:bottom w:val="dotted" w:sz="4" w:space="0" w:color="auto"/>
              <w:right w:val="nil"/>
            </w:tcBorders>
            <w:vAlign w:val="center"/>
          </w:tcPr>
          <w:p w14:paraId="1AEFA567" w14:textId="07208AAE" w:rsidR="001B72CC" w:rsidRPr="00F13BC2" w:rsidDel="00742854" w:rsidRDefault="001B72CC" w:rsidP="00914A0F">
            <w:pPr>
              <w:pStyle w:val="TableBody"/>
              <w:rPr>
                <w:del w:id="579" w:author="Brian Bohman" w:date="2022-11-09T18:54:00Z"/>
              </w:rPr>
            </w:pPr>
            <w:del w:id="580" w:author="Brian Bohman" w:date="2022-11-09T18:54:00Z">
              <w:r w:rsidRPr="00F13BC2" w:rsidDel="00742854">
                <w:delText>10 Aug.</w:delText>
              </w:r>
            </w:del>
          </w:p>
        </w:tc>
        <w:tc>
          <w:tcPr>
            <w:tcW w:w="864" w:type="dxa"/>
            <w:tcBorders>
              <w:top w:val="dotted" w:sz="4" w:space="0" w:color="auto"/>
              <w:left w:val="nil"/>
              <w:bottom w:val="dotted" w:sz="4" w:space="0" w:color="auto"/>
              <w:right w:val="nil"/>
            </w:tcBorders>
            <w:vAlign w:val="center"/>
          </w:tcPr>
          <w:p w14:paraId="76A91251" w14:textId="0674DD30" w:rsidR="001B72CC" w:rsidRPr="00F13BC2" w:rsidDel="00742854" w:rsidRDefault="001B72CC" w:rsidP="00914A0F">
            <w:pPr>
              <w:pStyle w:val="TableBody"/>
              <w:rPr>
                <w:del w:id="581" w:author="Brian Bohman" w:date="2022-11-09T18:54:00Z"/>
              </w:rPr>
            </w:pPr>
          </w:p>
        </w:tc>
        <w:tc>
          <w:tcPr>
            <w:tcW w:w="864" w:type="dxa"/>
            <w:tcBorders>
              <w:top w:val="dotted" w:sz="4" w:space="0" w:color="auto"/>
              <w:left w:val="nil"/>
              <w:bottom w:val="dotted" w:sz="4" w:space="0" w:color="auto"/>
              <w:right w:val="nil"/>
            </w:tcBorders>
            <w:vAlign w:val="center"/>
          </w:tcPr>
          <w:p w14:paraId="4F30AC94" w14:textId="2380B0D9" w:rsidR="001B72CC" w:rsidRPr="00F13BC2" w:rsidDel="00742854" w:rsidRDefault="001B72CC" w:rsidP="00914A0F">
            <w:pPr>
              <w:pStyle w:val="TableBody"/>
              <w:rPr>
                <w:del w:id="582" w:author="Brian Bohman" w:date="2022-11-09T18:54:00Z"/>
              </w:rPr>
            </w:pPr>
            <w:del w:id="583" w:author="Brian Bohman" w:date="2022-11-09T18:54:00Z">
              <w:r w:rsidRPr="00F13BC2" w:rsidDel="00742854">
                <w:delText>13 Sept.</w:delText>
              </w:r>
            </w:del>
          </w:p>
        </w:tc>
      </w:tr>
      <w:tr w:rsidR="001B72CC" w:rsidRPr="00F13BC2" w:rsidDel="00742854" w14:paraId="3505319F" w14:textId="7FF7B59B" w:rsidTr="00914A0F">
        <w:trPr>
          <w:trHeight w:val="288"/>
          <w:del w:id="584" w:author="Brian Bohman" w:date="2022-11-09T18:54:00Z"/>
        </w:trPr>
        <w:tc>
          <w:tcPr>
            <w:tcW w:w="1152" w:type="dxa"/>
            <w:tcBorders>
              <w:top w:val="dotted" w:sz="4" w:space="0" w:color="auto"/>
              <w:left w:val="nil"/>
              <w:bottom w:val="nil"/>
              <w:right w:val="nil"/>
            </w:tcBorders>
            <w:vAlign w:val="center"/>
          </w:tcPr>
          <w:p w14:paraId="1B84D2B0" w14:textId="69A44CDB" w:rsidR="001B72CC" w:rsidRPr="00F13BC2" w:rsidDel="00742854" w:rsidRDefault="001B72CC" w:rsidP="00914A0F">
            <w:pPr>
              <w:pStyle w:val="TableBody"/>
              <w:rPr>
                <w:del w:id="585" w:author="Brian Bohman" w:date="2022-11-09T18:54:00Z"/>
              </w:rPr>
            </w:pPr>
            <w:del w:id="586" w:author="Brian Bohman" w:date="2022-11-09T18:54:00Z">
              <w:r w:rsidRPr="00F13BC2" w:rsidDel="00742854">
                <w:delText>MN-4</w:delText>
              </w:r>
            </w:del>
          </w:p>
        </w:tc>
        <w:tc>
          <w:tcPr>
            <w:tcW w:w="720" w:type="dxa"/>
            <w:tcBorders>
              <w:top w:val="dotted" w:sz="4" w:space="0" w:color="auto"/>
              <w:left w:val="nil"/>
              <w:bottom w:val="nil"/>
              <w:right w:val="nil"/>
            </w:tcBorders>
            <w:vAlign w:val="center"/>
          </w:tcPr>
          <w:p w14:paraId="51936ECC" w14:textId="381EF877" w:rsidR="001B72CC" w:rsidRPr="00F13BC2" w:rsidDel="00742854" w:rsidRDefault="001B72CC" w:rsidP="00914A0F">
            <w:pPr>
              <w:pStyle w:val="TableBody"/>
              <w:rPr>
                <w:del w:id="587" w:author="Brian Bohman" w:date="2022-11-09T18:54:00Z"/>
              </w:rPr>
            </w:pPr>
            <w:del w:id="588" w:author="Brian Bohman" w:date="2022-11-09T18:54:00Z">
              <w:r w:rsidRPr="00F13BC2" w:rsidDel="00742854">
                <w:delText>2018</w:delText>
              </w:r>
            </w:del>
          </w:p>
        </w:tc>
        <w:tc>
          <w:tcPr>
            <w:tcW w:w="864" w:type="dxa"/>
            <w:tcBorders>
              <w:top w:val="dotted" w:sz="4" w:space="0" w:color="auto"/>
              <w:left w:val="nil"/>
              <w:bottom w:val="nil"/>
              <w:right w:val="nil"/>
            </w:tcBorders>
            <w:vAlign w:val="center"/>
          </w:tcPr>
          <w:p w14:paraId="200E5F2E" w14:textId="7516F78F" w:rsidR="001B72CC" w:rsidRPr="00F13BC2" w:rsidDel="00742854" w:rsidRDefault="001B72CC" w:rsidP="00914A0F">
            <w:pPr>
              <w:pStyle w:val="TableBody"/>
              <w:rPr>
                <w:del w:id="589" w:author="Brian Bohman" w:date="2022-11-09T18:54:00Z"/>
              </w:rPr>
            </w:pPr>
            <w:del w:id="590" w:author="Brian Bohman" w:date="2022-11-09T18:54:00Z">
              <w:r w:rsidRPr="00F13BC2" w:rsidDel="00742854">
                <w:delText>26 June</w:delText>
              </w:r>
            </w:del>
          </w:p>
        </w:tc>
        <w:tc>
          <w:tcPr>
            <w:tcW w:w="864" w:type="dxa"/>
            <w:tcBorders>
              <w:top w:val="dotted" w:sz="4" w:space="0" w:color="auto"/>
              <w:left w:val="nil"/>
              <w:bottom w:val="nil"/>
              <w:right w:val="nil"/>
            </w:tcBorders>
            <w:vAlign w:val="center"/>
          </w:tcPr>
          <w:p w14:paraId="62661DBC" w14:textId="3C716FC4" w:rsidR="001B72CC" w:rsidRPr="00F13BC2" w:rsidDel="00742854" w:rsidRDefault="001B72CC" w:rsidP="00914A0F">
            <w:pPr>
              <w:pStyle w:val="TableBody"/>
              <w:rPr>
                <w:del w:id="591" w:author="Brian Bohman" w:date="2022-11-09T18:54:00Z"/>
              </w:rPr>
            </w:pPr>
            <w:del w:id="592" w:author="Brian Bohman" w:date="2022-11-09T18:54:00Z">
              <w:r w:rsidRPr="00F13BC2" w:rsidDel="00742854">
                <w:delText>10 July</w:delText>
              </w:r>
            </w:del>
          </w:p>
        </w:tc>
        <w:tc>
          <w:tcPr>
            <w:tcW w:w="864" w:type="dxa"/>
            <w:tcBorders>
              <w:top w:val="dotted" w:sz="4" w:space="0" w:color="auto"/>
              <w:left w:val="nil"/>
              <w:bottom w:val="nil"/>
              <w:right w:val="nil"/>
            </w:tcBorders>
            <w:vAlign w:val="center"/>
          </w:tcPr>
          <w:p w14:paraId="028F8DB7" w14:textId="3FBC57C0" w:rsidR="001B72CC" w:rsidRPr="00F13BC2" w:rsidDel="00742854" w:rsidRDefault="001B72CC" w:rsidP="00914A0F">
            <w:pPr>
              <w:pStyle w:val="TableBody"/>
              <w:rPr>
                <w:del w:id="593" w:author="Brian Bohman" w:date="2022-11-09T18:54:00Z"/>
              </w:rPr>
            </w:pPr>
            <w:del w:id="594" w:author="Brian Bohman" w:date="2022-11-09T18:54:00Z">
              <w:r w:rsidRPr="00F13BC2" w:rsidDel="00742854">
                <w:delText>18 July</w:delText>
              </w:r>
            </w:del>
          </w:p>
        </w:tc>
        <w:tc>
          <w:tcPr>
            <w:tcW w:w="864" w:type="dxa"/>
            <w:tcBorders>
              <w:top w:val="dotted" w:sz="4" w:space="0" w:color="auto"/>
              <w:left w:val="nil"/>
              <w:bottom w:val="nil"/>
              <w:right w:val="nil"/>
            </w:tcBorders>
            <w:vAlign w:val="center"/>
          </w:tcPr>
          <w:p w14:paraId="583C65D8" w14:textId="74DD58BA" w:rsidR="001B72CC" w:rsidRPr="00F13BC2" w:rsidDel="00742854" w:rsidRDefault="001B72CC" w:rsidP="00914A0F">
            <w:pPr>
              <w:pStyle w:val="TableBody"/>
              <w:rPr>
                <w:del w:id="595" w:author="Brian Bohman" w:date="2022-11-09T18:54:00Z"/>
              </w:rPr>
            </w:pPr>
            <w:del w:id="596" w:author="Brian Bohman" w:date="2022-11-09T18:54:00Z">
              <w:r w:rsidRPr="00F13BC2" w:rsidDel="00742854">
                <w:delText>1 Aug.</w:delText>
              </w:r>
            </w:del>
          </w:p>
        </w:tc>
        <w:tc>
          <w:tcPr>
            <w:tcW w:w="864" w:type="dxa"/>
            <w:tcBorders>
              <w:top w:val="dotted" w:sz="4" w:space="0" w:color="auto"/>
              <w:left w:val="nil"/>
              <w:bottom w:val="nil"/>
              <w:right w:val="nil"/>
            </w:tcBorders>
            <w:vAlign w:val="center"/>
          </w:tcPr>
          <w:p w14:paraId="201BEA70" w14:textId="6AA1C44A" w:rsidR="001B72CC" w:rsidRPr="00F13BC2" w:rsidDel="00742854" w:rsidRDefault="001B72CC" w:rsidP="00914A0F">
            <w:pPr>
              <w:pStyle w:val="TableBody"/>
              <w:rPr>
                <w:del w:id="597" w:author="Brian Bohman" w:date="2022-11-09T18:54:00Z"/>
              </w:rPr>
            </w:pPr>
          </w:p>
        </w:tc>
        <w:tc>
          <w:tcPr>
            <w:tcW w:w="864" w:type="dxa"/>
            <w:tcBorders>
              <w:top w:val="dotted" w:sz="4" w:space="0" w:color="auto"/>
              <w:left w:val="nil"/>
              <w:bottom w:val="nil"/>
              <w:right w:val="nil"/>
            </w:tcBorders>
            <w:vAlign w:val="center"/>
          </w:tcPr>
          <w:p w14:paraId="69FD826F" w14:textId="5AF43A4D" w:rsidR="001B72CC" w:rsidRPr="00F13BC2" w:rsidDel="00742854" w:rsidRDefault="001B72CC" w:rsidP="00914A0F">
            <w:pPr>
              <w:pStyle w:val="TableBody"/>
              <w:rPr>
                <w:del w:id="598" w:author="Brian Bohman" w:date="2022-11-09T18:54:00Z"/>
              </w:rPr>
            </w:pPr>
          </w:p>
        </w:tc>
        <w:tc>
          <w:tcPr>
            <w:tcW w:w="864" w:type="dxa"/>
            <w:tcBorders>
              <w:top w:val="dotted" w:sz="4" w:space="0" w:color="auto"/>
              <w:left w:val="nil"/>
              <w:bottom w:val="nil"/>
              <w:right w:val="nil"/>
            </w:tcBorders>
            <w:vAlign w:val="center"/>
          </w:tcPr>
          <w:p w14:paraId="3D81BB8F" w14:textId="10E017A4" w:rsidR="001B72CC" w:rsidRPr="00F13BC2" w:rsidDel="00742854" w:rsidRDefault="001B72CC" w:rsidP="00914A0F">
            <w:pPr>
              <w:pStyle w:val="TableBody"/>
              <w:rPr>
                <w:del w:id="599" w:author="Brian Bohman" w:date="2022-11-09T18:54:00Z"/>
              </w:rPr>
            </w:pPr>
            <w:del w:id="600" w:author="Brian Bohman" w:date="2022-11-09T18:54:00Z">
              <w:r w:rsidRPr="00F13BC2" w:rsidDel="00742854">
                <w:delText>13 Sept.</w:delText>
              </w:r>
            </w:del>
          </w:p>
        </w:tc>
      </w:tr>
      <w:tr w:rsidR="001B72CC" w:rsidRPr="00F13BC2" w:rsidDel="00742854" w14:paraId="6BE18443" w14:textId="06E34C1A" w:rsidTr="00914A0F">
        <w:trPr>
          <w:trHeight w:val="288"/>
          <w:del w:id="601" w:author="Brian Bohman" w:date="2022-11-09T18:54:00Z"/>
        </w:trPr>
        <w:tc>
          <w:tcPr>
            <w:tcW w:w="1152" w:type="dxa"/>
            <w:tcBorders>
              <w:top w:val="nil"/>
              <w:left w:val="nil"/>
              <w:bottom w:val="dotted" w:sz="4" w:space="0" w:color="auto"/>
              <w:right w:val="nil"/>
            </w:tcBorders>
            <w:vAlign w:val="center"/>
          </w:tcPr>
          <w:p w14:paraId="234D5DFB" w14:textId="3E231568" w:rsidR="001B72CC" w:rsidRPr="00F13BC2" w:rsidDel="00742854" w:rsidRDefault="001B72CC" w:rsidP="00914A0F">
            <w:pPr>
              <w:pStyle w:val="TableBody"/>
              <w:rPr>
                <w:del w:id="602" w:author="Brian Bohman" w:date="2022-11-09T18:54:00Z"/>
              </w:rPr>
            </w:pPr>
            <w:del w:id="603" w:author="Brian Bohman" w:date="2022-11-09T18:54:00Z">
              <w:r w:rsidRPr="00F13BC2" w:rsidDel="00742854">
                <w:delText>MN-4</w:delText>
              </w:r>
            </w:del>
          </w:p>
        </w:tc>
        <w:tc>
          <w:tcPr>
            <w:tcW w:w="720" w:type="dxa"/>
            <w:tcBorders>
              <w:top w:val="nil"/>
              <w:left w:val="nil"/>
              <w:bottom w:val="dotted" w:sz="4" w:space="0" w:color="auto"/>
              <w:right w:val="nil"/>
            </w:tcBorders>
            <w:vAlign w:val="center"/>
          </w:tcPr>
          <w:p w14:paraId="6A1B2904" w14:textId="04B53B54" w:rsidR="001B72CC" w:rsidRPr="00F13BC2" w:rsidDel="00742854" w:rsidRDefault="001B72CC" w:rsidP="00914A0F">
            <w:pPr>
              <w:pStyle w:val="TableBody"/>
              <w:rPr>
                <w:del w:id="604" w:author="Brian Bohman" w:date="2022-11-09T18:54:00Z"/>
              </w:rPr>
            </w:pPr>
            <w:del w:id="605" w:author="Brian Bohman" w:date="2022-11-09T18:54:00Z">
              <w:r w:rsidRPr="00F13BC2" w:rsidDel="00742854">
                <w:delText>2019</w:delText>
              </w:r>
            </w:del>
          </w:p>
        </w:tc>
        <w:tc>
          <w:tcPr>
            <w:tcW w:w="864" w:type="dxa"/>
            <w:tcBorders>
              <w:top w:val="nil"/>
              <w:left w:val="nil"/>
              <w:bottom w:val="dotted" w:sz="4" w:space="0" w:color="auto"/>
              <w:right w:val="nil"/>
            </w:tcBorders>
            <w:vAlign w:val="center"/>
          </w:tcPr>
          <w:p w14:paraId="2F017F8E" w14:textId="3ABBFB4C" w:rsidR="001B72CC" w:rsidRPr="00F13BC2" w:rsidDel="00742854" w:rsidRDefault="001B72CC" w:rsidP="00914A0F">
            <w:pPr>
              <w:pStyle w:val="TableBody"/>
              <w:rPr>
                <w:del w:id="606" w:author="Brian Bohman" w:date="2022-11-09T18:54:00Z"/>
              </w:rPr>
            </w:pPr>
            <w:del w:id="607" w:author="Brian Bohman" w:date="2022-11-09T18:54:00Z">
              <w:r w:rsidRPr="00F13BC2" w:rsidDel="00742854">
                <w:delText>26 June</w:delText>
              </w:r>
            </w:del>
          </w:p>
        </w:tc>
        <w:tc>
          <w:tcPr>
            <w:tcW w:w="864" w:type="dxa"/>
            <w:tcBorders>
              <w:top w:val="nil"/>
              <w:left w:val="nil"/>
              <w:bottom w:val="dotted" w:sz="4" w:space="0" w:color="auto"/>
              <w:right w:val="nil"/>
            </w:tcBorders>
            <w:vAlign w:val="center"/>
          </w:tcPr>
          <w:p w14:paraId="67874326" w14:textId="342C889E" w:rsidR="001B72CC" w:rsidRPr="00F13BC2" w:rsidDel="00742854" w:rsidRDefault="001B72CC" w:rsidP="00914A0F">
            <w:pPr>
              <w:pStyle w:val="TableBody"/>
              <w:rPr>
                <w:del w:id="608" w:author="Brian Bohman" w:date="2022-11-09T18:54:00Z"/>
              </w:rPr>
            </w:pPr>
            <w:del w:id="609" w:author="Brian Bohman" w:date="2022-11-09T18:54:00Z">
              <w:r w:rsidRPr="00F13BC2" w:rsidDel="00742854">
                <w:delText>11 July</w:delText>
              </w:r>
            </w:del>
          </w:p>
        </w:tc>
        <w:tc>
          <w:tcPr>
            <w:tcW w:w="864" w:type="dxa"/>
            <w:tcBorders>
              <w:top w:val="nil"/>
              <w:left w:val="nil"/>
              <w:bottom w:val="dotted" w:sz="4" w:space="0" w:color="auto"/>
              <w:right w:val="nil"/>
            </w:tcBorders>
            <w:vAlign w:val="center"/>
          </w:tcPr>
          <w:p w14:paraId="4B27FD78" w14:textId="320EB0FB" w:rsidR="001B72CC" w:rsidRPr="00F13BC2" w:rsidDel="00742854" w:rsidRDefault="001B72CC" w:rsidP="00914A0F">
            <w:pPr>
              <w:pStyle w:val="TableBody"/>
              <w:rPr>
                <w:del w:id="610" w:author="Brian Bohman" w:date="2022-11-09T18:54:00Z"/>
              </w:rPr>
            </w:pPr>
            <w:del w:id="611" w:author="Brian Bohman" w:date="2022-11-09T18:54:00Z">
              <w:r w:rsidRPr="00F13BC2" w:rsidDel="00742854">
                <w:delText>24 July</w:delText>
              </w:r>
            </w:del>
          </w:p>
        </w:tc>
        <w:tc>
          <w:tcPr>
            <w:tcW w:w="864" w:type="dxa"/>
            <w:tcBorders>
              <w:top w:val="nil"/>
              <w:left w:val="nil"/>
              <w:bottom w:val="dotted" w:sz="4" w:space="0" w:color="auto"/>
              <w:right w:val="nil"/>
            </w:tcBorders>
            <w:vAlign w:val="center"/>
          </w:tcPr>
          <w:p w14:paraId="5833B750" w14:textId="6E1DD304" w:rsidR="001B72CC" w:rsidRPr="00F13BC2" w:rsidDel="00742854" w:rsidRDefault="001B72CC" w:rsidP="00914A0F">
            <w:pPr>
              <w:pStyle w:val="TableBody"/>
              <w:rPr>
                <w:del w:id="612" w:author="Brian Bohman" w:date="2022-11-09T18:54:00Z"/>
              </w:rPr>
            </w:pPr>
            <w:del w:id="613" w:author="Brian Bohman" w:date="2022-11-09T18:54:00Z">
              <w:r w:rsidRPr="00F13BC2" w:rsidDel="00742854">
                <w:delText>7 Aug</w:delText>
              </w:r>
            </w:del>
          </w:p>
        </w:tc>
        <w:tc>
          <w:tcPr>
            <w:tcW w:w="864" w:type="dxa"/>
            <w:tcBorders>
              <w:top w:val="nil"/>
              <w:left w:val="nil"/>
              <w:bottom w:val="dotted" w:sz="4" w:space="0" w:color="auto"/>
              <w:right w:val="nil"/>
            </w:tcBorders>
            <w:vAlign w:val="center"/>
          </w:tcPr>
          <w:p w14:paraId="530C6648" w14:textId="09352A55" w:rsidR="001B72CC" w:rsidRPr="00F13BC2" w:rsidDel="00742854" w:rsidRDefault="001B72CC" w:rsidP="00914A0F">
            <w:pPr>
              <w:pStyle w:val="TableBody"/>
              <w:rPr>
                <w:del w:id="614" w:author="Brian Bohman" w:date="2022-11-09T18:54:00Z"/>
              </w:rPr>
            </w:pPr>
          </w:p>
        </w:tc>
        <w:tc>
          <w:tcPr>
            <w:tcW w:w="864" w:type="dxa"/>
            <w:tcBorders>
              <w:top w:val="nil"/>
              <w:left w:val="nil"/>
              <w:bottom w:val="dotted" w:sz="4" w:space="0" w:color="auto"/>
              <w:right w:val="nil"/>
            </w:tcBorders>
            <w:vAlign w:val="center"/>
          </w:tcPr>
          <w:p w14:paraId="1DBCB96A" w14:textId="57A5A551" w:rsidR="001B72CC" w:rsidRPr="00F13BC2" w:rsidDel="00742854" w:rsidRDefault="001B72CC" w:rsidP="00914A0F">
            <w:pPr>
              <w:pStyle w:val="TableBody"/>
              <w:rPr>
                <w:del w:id="615" w:author="Brian Bohman" w:date="2022-11-09T18:54:00Z"/>
              </w:rPr>
            </w:pPr>
          </w:p>
        </w:tc>
        <w:tc>
          <w:tcPr>
            <w:tcW w:w="864" w:type="dxa"/>
            <w:tcBorders>
              <w:top w:val="nil"/>
              <w:left w:val="nil"/>
              <w:bottom w:val="dotted" w:sz="4" w:space="0" w:color="auto"/>
              <w:right w:val="nil"/>
            </w:tcBorders>
            <w:vAlign w:val="center"/>
          </w:tcPr>
          <w:p w14:paraId="6C21E881" w14:textId="60A3CC59" w:rsidR="001B72CC" w:rsidRPr="00F13BC2" w:rsidDel="00742854" w:rsidRDefault="001B72CC" w:rsidP="00914A0F">
            <w:pPr>
              <w:pStyle w:val="TableBody"/>
              <w:rPr>
                <w:del w:id="616" w:author="Brian Bohman" w:date="2022-11-09T18:54:00Z"/>
              </w:rPr>
            </w:pPr>
            <w:del w:id="617" w:author="Brian Bohman" w:date="2022-11-09T18:54:00Z">
              <w:r w:rsidRPr="00F13BC2" w:rsidDel="00742854">
                <w:delText>16 Sept.</w:delText>
              </w:r>
            </w:del>
          </w:p>
        </w:tc>
      </w:tr>
      <w:tr w:rsidR="001B72CC" w:rsidRPr="00F13BC2" w:rsidDel="00742854" w14:paraId="1654AA94" w14:textId="4EA1764F" w:rsidTr="00914A0F">
        <w:trPr>
          <w:trHeight w:val="288"/>
          <w:del w:id="618" w:author="Brian Bohman" w:date="2022-11-09T18:54:00Z"/>
        </w:trPr>
        <w:tc>
          <w:tcPr>
            <w:tcW w:w="1152" w:type="dxa"/>
            <w:tcBorders>
              <w:top w:val="dotted" w:sz="4" w:space="0" w:color="auto"/>
              <w:left w:val="nil"/>
              <w:bottom w:val="dotted" w:sz="4" w:space="0" w:color="auto"/>
              <w:right w:val="nil"/>
            </w:tcBorders>
            <w:vAlign w:val="center"/>
          </w:tcPr>
          <w:p w14:paraId="459BF1A8" w14:textId="50156D88" w:rsidR="001B72CC" w:rsidRPr="00F13BC2" w:rsidDel="00742854" w:rsidRDefault="001B72CC" w:rsidP="00914A0F">
            <w:pPr>
              <w:pStyle w:val="TableBody"/>
              <w:rPr>
                <w:del w:id="619" w:author="Brian Bohman" w:date="2022-11-09T18:54:00Z"/>
              </w:rPr>
            </w:pPr>
            <w:del w:id="620" w:author="Brian Bohman" w:date="2022-11-09T18:54:00Z">
              <w:r w:rsidRPr="00F13BC2" w:rsidDel="00742854">
                <w:delText>MN-5</w:delText>
              </w:r>
            </w:del>
          </w:p>
        </w:tc>
        <w:tc>
          <w:tcPr>
            <w:tcW w:w="720" w:type="dxa"/>
            <w:tcBorders>
              <w:top w:val="dotted" w:sz="4" w:space="0" w:color="auto"/>
              <w:left w:val="nil"/>
              <w:bottom w:val="dotted" w:sz="4" w:space="0" w:color="auto"/>
              <w:right w:val="nil"/>
            </w:tcBorders>
            <w:vAlign w:val="center"/>
          </w:tcPr>
          <w:p w14:paraId="0A92827E" w14:textId="686A5B40" w:rsidR="001B72CC" w:rsidRPr="00F13BC2" w:rsidDel="00742854" w:rsidRDefault="001B72CC" w:rsidP="00914A0F">
            <w:pPr>
              <w:pStyle w:val="TableBody"/>
              <w:rPr>
                <w:del w:id="621" w:author="Brian Bohman" w:date="2022-11-09T18:54:00Z"/>
              </w:rPr>
            </w:pPr>
            <w:del w:id="622" w:author="Brian Bohman" w:date="2022-11-09T18:54:00Z">
              <w:r w:rsidRPr="00F13BC2" w:rsidDel="00742854">
                <w:delText>2019</w:delText>
              </w:r>
            </w:del>
          </w:p>
        </w:tc>
        <w:tc>
          <w:tcPr>
            <w:tcW w:w="864" w:type="dxa"/>
            <w:tcBorders>
              <w:top w:val="dotted" w:sz="4" w:space="0" w:color="auto"/>
              <w:left w:val="nil"/>
              <w:bottom w:val="dotted" w:sz="4" w:space="0" w:color="auto"/>
              <w:right w:val="nil"/>
            </w:tcBorders>
            <w:vAlign w:val="center"/>
          </w:tcPr>
          <w:p w14:paraId="31A4C1B0" w14:textId="2DB07864" w:rsidR="001B72CC" w:rsidRPr="00F13BC2" w:rsidDel="00742854" w:rsidRDefault="001B72CC" w:rsidP="00914A0F">
            <w:pPr>
              <w:pStyle w:val="TableBody"/>
              <w:rPr>
                <w:del w:id="623" w:author="Brian Bohman" w:date="2022-11-09T18:54:00Z"/>
              </w:rPr>
            </w:pPr>
            <w:del w:id="624" w:author="Brian Bohman" w:date="2022-11-09T18:54:00Z">
              <w:r w:rsidRPr="00F13BC2" w:rsidDel="00742854">
                <w:delText>25 June</w:delText>
              </w:r>
            </w:del>
          </w:p>
        </w:tc>
        <w:tc>
          <w:tcPr>
            <w:tcW w:w="864" w:type="dxa"/>
            <w:tcBorders>
              <w:top w:val="dotted" w:sz="4" w:space="0" w:color="auto"/>
              <w:left w:val="nil"/>
              <w:bottom w:val="dotted" w:sz="4" w:space="0" w:color="auto"/>
              <w:right w:val="nil"/>
            </w:tcBorders>
            <w:vAlign w:val="center"/>
          </w:tcPr>
          <w:p w14:paraId="18A75355" w14:textId="4231E64C" w:rsidR="001B72CC" w:rsidRPr="00F13BC2" w:rsidDel="00742854" w:rsidRDefault="001B72CC" w:rsidP="00914A0F">
            <w:pPr>
              <w:pStyle w:val="TableBody"/>
              <w:rPr>
                <w:del w:id="625" w:author="Brian Bohman" w:date="2022-11-09T18:54:00Z"/>
              </w:rPr>
            </w:pPr>
            <w:del w:id="626" w:author="Brian Bohman" w:date="2022-11-09T18:54:00Z">
              <w:r w:rsidRPr="00F13BC2" w:rsidDel="00742854">
                <w:delText>9 July</w:delText>
              </w:r>
            </w:del>
          </w:p>
        </w:tc>
        <w:tc>
          <w:tcPr>
            <w:tcW w:w="864" w:type="dxa"/>
            <w:tcBorders>
              <w:top w:val="dotted" w:sz="4" w:space="0" w:color="auto"/>
              <w:left w:val="nil"/>
              <w:bottom w:val="dotted" w:sz="4" w:space="0" w:color="auto"/>
              <w:right w:val="nil"/>
            </w:tcBorders>
            <w:vAlign w:val="center"/>
          </w:tcPr>
          <w:p w14:paraId="6634A7E9" w14:textId="7817F3E0" w:rsidR="001B72CC" w:rsidRPr="00F13BC2" w:rsidDel="00742854" w:rsidRDefault="001B72CC" w:rsidP="00914A0F">
            <w:pPr>
              <w:pStyle w:val="TableBody"/>
              <w:rPr>
                <w:del w:id="627" w:author="Brian Bohman" w:date="2022-11-09T18:54:00Z"/>
              </w:rPr>
            </w:pPr>
            <w:del w:id="628" w:author="Brian Bohman" w:date="2022-11-09T18:54:00Z">
              <w:r w:rsidRPr="00F13BC2" w:rsidDel="00742854">
                <w:delText>23 July</w:delText>
              </w:r>
            </w:del>
          </w:p>
        </w:tc>
        <w:tc>
          <w:tcPr>
            <w:tcW w:w="864" w:type="dxa"/>
            <w:tcBorders>
              <w:top w:val="dotted" w:sz="4" w:space="0" w:color="auto"/>
              <w:left w:val="nil"/>
              <w:bottom w:val="dotted" w:sz="4" w:space="0" w:color="auto"/>
              <w:right w:val="nil"/>
            </w:tcBorders>
            <w:vAlign w:val="center"/>
          </w:tcPr>
          <w:p w14:paraId="0D1A9327" w14:textId="285B9373" w:rsidR="001B72CC" w:rsidRPr="00F13BC2" w:rsidDel="00742854" w:rsidRDefault="001B72CC" w:rsidP="00914A0F">
            <w:pPr>
              <w:pStyle w:val="TableBody"/>
              <w:rPr>
                <w:del w:id="629" w:author="Brian Bohman" w:date="2022-11-09T18:54:00Z"/>
              </w:rPr>
            </w:pPr>
            <w:del w:id="630" w:author="Brian Bohman" w:date="2022-11-09T18:54:00Z">
              <w:r w:rsidRPr="00F13BC2" w:rsidDel="00742854">
                <w:delText>6 Aug</w:delText>
              </w:r>
            </w:del>
          </w:p>
        </w:tc>
        <w:tc>
          <w:tcPr>
            <w:tcW w:w="864" w:type="dxa"/>
            <w:tcBorders>
              <w:top w:val="dotted" w:sz="4" w:space="0" w:color="auto"/>
              <w:left w:val="nil"/>
              <w:bottom w:val="dotted" w:sz="4" w:space="0" w:color="auto"/>
              <w:right w:val="nil"/>
            </w:tcBorders>
            <w:vAlign w:val="center"/>
          </w:tcPr>
          <w:p w14:paraId="4F8BFC29" w14:textId="6102D495" w:rsidR="001B72CC" w:rsidRPr="00F13BC2" w:rsidDel="00742854" w:rsidRDefault="001B72CC" w:rsidP="00914A0F">
            <w:pPr>
              <w:pStyle w:val="TableBody"/>
              <w:rPr>
                <w:del w:id="631" w:author="Brian Bohman" w:date="2022-11-09T18:54:00Z"/>
              </w:rPr>
            </w:pPr>
            <w:del w:id="632" w:author="Brian Bohman" w:date="2022-11-09T18:54:00Z">
              <w:r w:rsidRPr="00F13BC2" w:rsidDel="00742854">
                <w:delText>21 Aug</w:delText>
              </w:r>
            </w:del>
          </w:p>
        </w:tc>
        <w:tc>
          <w:tcPr>
            <w:tcW w:w="864" w:type="dxa"/>
            <w:tcBorders>
              <w:top w:val="dotted" w:sz="4" w:space="0" w:color="auto"/>
              <w:left w:val="nil"/>
              <w:bottom w:val="dotted" w:sz="4" w:space="0" w:color="auto"/>
              <w:right w:val="nil"/>
            </w:tcBorders>
            <w:vAlign w:val="center"/>
          </w:tcPr>
          <w:p w14:paraId="48558530" w14:textId="44A24407" w:rsidR="001B72CC" w:rsidRPr="00F13BC2" w:rsidDel="00742854" w:rsidRDefault="001B72CC" w:rsidP="00914A0F">
            <w:pPr>
              <w:pStyle w:val="TableBody"/>
              <w:rPr>
                <w:del w:id="633" w:author="Brian Bohman" w:date="2022-11-09T18:54:00Z"/>
              </w:rPr>
            </w:pPr>
          </w:p>
        </w:tc>
        <w:tc>
          <w:tcPr>
            <w:tcW w:w="864" w:type="dxa"/>
            <w:tcBorders>
              <w:top w:val="dotted" w:sz="4" w:space="0" w:color="auto"/>
              <w:left w:val="nil"/>
              <w:bottom w:val="dotted" w:sz="4" w:space="0" w:color="auto"/>
              <w:right w:val="nil"/>
            </w:tcBorders>
            <w:vAlign w:val="center"/>
          </w:tcPr>
          <w:p w14:paraId="13E3698B" w14:textId="6863903E" w:rsidR="001B72CC" w:rsidRPr="00F13BC2" w:rsidDel="00742854" w:rsidRDefault="001B72CC" w:rsidP="00914A0F">
            <w:pPr>
              <w:pStyle w:val="TableBody"/>
              <w:rPr>
                <w:del w:id="634" w:author="Brian Bohman" w:date="2022-11-09T18:54:00Z"/>
              </w:rPr>
            </w:pPr>
            <w:del w:id="635" w:author="Brian Bohman" w:date="2022-11-09T18:54:00Z">
              <w:r w:rsidRPr="00F13BC2" w:rsidDel="00742854">
                <w:delText>16 Sept.</w:delText>
              </w:r>
            </w:del>
          </w:p>
        </w:tc>
      </w:tr>
      <w:tr w:rsidR="001B72CC" w:rsidRPr="00F13BC2" w:rsidDel="00742854" w14:paraId="3547C7F9" w14:textId="4110F353" w:rsidTr="00914A0F">
        <w:trPr>
          <w:trHeight w:val="288"/>
          <w:del w:id="636" w:author="Brian Bohman" w:date="2022-11-09T18:54:00Z"/>
        </w:trPr>
        <w:tc>
          <w:tcPr>
            <w:tcW w:w="1152" w:type="dxa"/>
            <w:tcBorders>
              <w:top w:val="dotted" w:sz="4" w:space="0" w:color="auto"/>
              <w:left w:val="nil"/>
              <w:bottom w:val="single" w:sz="8" w:space="0" w:color="auto"/>
              <w:right w:val="nil"/>
            </w:tcBorders>
            <w:vAlign w:val="center"/>
          </w:tcPr>
          <w:p w14:paraId="4920A244" w14:textId="1B0B540E" w:rsidR="001B72CC" w:rsidRPr="00F13BC2" w:rsidDel="00742854" w:rsidRDefault="001B72CC" w:rsidP="00914A0F">
            <w:pPr>
              <w:pStyle w:val="TableBody"/>
              <w:rPr>
                <w:del w:id="637" w:author="Brian Bohman" w:date="2022-11-09T18:54:00Z"/>
              </w:rPr>
            </w:pPr>
            <w:del w:id="638" w:author="Brian Bohman" w:date="2022-11-09T18:54:00Z">
              <w:r w:rsidRPr="00F13BC2" w:rsidDel="00742854">
                <w:delText>MN-6</w:delText>
              </w:r>
            </w:del>
          </w:p>
        </w:tc>
        <w:tc>
          <w:tcPr>
            <w:tcW w:w="720" w:type="dxa"/>
            <w:tcBorders>
              <w:top w:val="dotted" w:sz="4" w:space="0" w:color="auto"/>
              <w:left w:val="nil"/>
              <w:bottom w:val="single" w:sz="8" w:space="0" w:color="auto"/>
              <w:right w:val="nil"/>
            </w:tcBorders>
            <w:vAlign w:val="center"/>
          </w:tcPr>
          <w:p w14:paraId="03FDF4E1" w14:textId="666B9937" w:rsidR="001B72CC" w:rsidRPr="00F13BC2" w:rsidDel="00742854" w:rsidRDefault="001B72CC" w:rsidP="00914A0F">
            <w:pPr>
              <w:pStyle w:val="TableBody"/>
              <w:rPr>
                <w:del w:id="639" w:author="Brian Bohman" w:date="2022-11-09T18:54:00Z"/>
              </w:rPr>
            </w:pPr>
            <w:del w:id="640" w:author="Brian Bohman" w:date="2022-11-09T18:54:00Z">
              <w:r w:rsidRPr="00F13BC2" w:rsidDel="00742854">
                <w:delText>2020</w:delText>
              </w:r>
            </w:del>
          </w:p>
        </w:tc>
        <w:tc>
          <w:tcPr>
            <w:tcW w:w="864" w:type="dxa"/>
            <w:tcBorders>
              <w:top w:val="dotted" w:sz="4" w:space="0" w:color="auto"/>
              <w:left w:val="nil"/>
              <w:bottom w:val="single" w:sz="8" w:space="0" w:color="auto"/>
              <w:right w:val="nil"/>
            </w:tcBorders>
            <w:vAlign w:val="center"/>
          </w:tcPr>
          <w:p w14:paraId="40A81DFA" w14:textId="188F7959" w:rsidR="001B72CC" w:rsidRPr="00F13BC2" w:rsidDel="00742854" w:rsidRDefault="001B72CC" w:rsidP="00914A0F">
            <w:pPr>
              <w:pStyle w:val="TableBody"/>
              <w:rPr>
                <w:del w:id="641" w:author="Brian Bohman" w:date="2022-11-09T18:54:00Z"/>
              </w:rPr>
            </w:pPr>
            <w:del w:id="642" w:author="Brian Bohman" w:date="2022-11-09T18:54:00Z">
              <w:r w:rsidRPr="00F13BC2" w:rsidDel="00742854">
                <w:delText>24 June</w:delText>
              </w:r>
            </w:del>
          </w:p>
        </w:tc>
        <w:tc>
          <w:tcPr>
            <w:tcW w:w="864" w:type="dxa"/>
            <w:tcBorders>
              <w:top w:val="dotted" w:sz="4" w:space="0" w:color="auto"/>
              <w:left w:val="nil"/>
              <w:bottom w:val="single" w:sz="8" w:space="0" w:color="auto"/>
              <w:right w:val="nil"/>
            </w:tcBorders>
            <w:vAlign w:val="center"/>
          </w:tcPr>
          <w:p w14:paraId="0C92C92E" w14:textId="4C87C1A8" w:rsidR="001B72CC" w:rsidRPr="00F13BC2" w:rsidDel="00742854" w:rsidRDefault="001B72CC" w:rsidP="00914A0F">
            <w:pPr>
              <w:pStyle w:val="TableBody"/>
              <w:rPr>
                <w:del w:id="643" w:author="Brian Bohman" w:date="2022-11-09T18:54:00Z"/>
              </w:rPr>
            </w:pPr>
            <w:del w:id="644" w:author="Brian Bohman" w:date="2022-11-09T18:54:00Z">
              <w:r w:rsidRPr="00F13BC2" w:rsidDel="00742854">
                <w:delText>7 July</w:delText>
              </w:r>
            </w:del>
          </w:p>
        </w:tc>
        <w:tc>
          <w:tcPr>
            <w:tcW w:w="864" w:type="dxa"/>
            <w:tcBorders>
              <w:top w:val="dotted" w:sz="4" w:space="0" w:color="auto"/>
              <w:left w:val="nil"/>
              <w:bottom w:val="single" w:sz="8" w:space="0" w:color="auto"/>
              <w:right w:val="nil"/>
            </w:tcBorders>
            <w:vAlign w:val="center"/>
          </w:tcPr>
          <w:p w14:paraId="763C9684" w14:textId="6BBF5623" w:rsidR="001B72CC" w:rsidRPr="00F13BC2" w:rsidDel="00742854" w:rsidRDefault="001B72CC" w:rsidP="00914A0F">
            <w:pPr>
              <w:pStyle w:val="TableBody"/>
              <w:rPr>
                <w:del w:id="645" w:author="Brian Bohman" w:date="2022-11-09T18:54:00Z"/>
              </w:rPr>
            </w:pPr>
            <w:del w:id="646" w:author="Brian Bohman" w:date="2022-11-09T18:54:00Z">
              <w:r w:rsidRPr="00F13BC2" w:rsidDel="00742854">
                <w:delText>22 July</w:delText>
              </w:r>
            </w:del>
          </w:p>
        </w:tc>
        <w:tc>
          <w:tcPr>
            <w:tcW w:w="864" w:type="dxa"/>
            <w:tcBorders>
              <w:top w:val="dotted" w:sz="4" w:space="0" w:color="auto"/>
              <w:left w:val="nil"/>
              <w:bottom w:val="single" w:sz="8" w:space="0" w:color="auto"/>
              <w:right w:val="nil"/>
            </w:tcBorders>
            <w:vAlign w:val="center"/>
          </w:tcPr>
          <w:p w14:paraId="0D67379F" w14:textId="2BE83341" w:rsidR="001B72CC" w:rsidRPr="00F13BC2" w:rsidDel="00742854" w:rsidRDefault="001B72CC" w:rsidP="00914A0F">
            <w:pPr>
              <w:pStyle w:val="TableBody"/>
              <w:rPr>
                <w:del w:id="647" w:author="Brian Bohman" w:date="2022-11-09T18:54:00Z"/>
              </w:rPr>
            </w:pPr>
            <w:del w:id="648" w:author="Brian Bohman" w:date="2022-11-09T18:54:00Z">
              <w:r w:rsidRPr="00F13BC2" w:rsidDel="00742854">
                <w:delText>4 Aug</w:delText>
              </w:r>
            </w:del>
          </w:p>
        </w:tc>
        <w:tc>
          <w:tcPr>
            <w:tcW w:w="864" w:type="dxa"/>
            <w:tcBorders>
              <w:top w:val="dotted" w:sz="4" w:space="0" w:color="auto"/>
              <w:left w:val="nil"/>
              <w:bottom w:val="single" w:sz="8" w:space="0" w:color="auto"/>
              <w:right w:val="nil"/>
            </w:tcBorders>
            <w:vAlign w:val="center"/>
          </w:tcPr>
          <w:p w14:paraId="4BCD975E" w14:textId="0603147E" w:rsidR="001B72CC" w:rsidRPr="00F13BC2" w:rsidDel="00742854" w:rsidRDefault="001B72CC" w:rsidP="00914A0F">
            <w:pPr>
              <w:pStyle w:val="TableBody"/>
              <w:rPr>
                <w:del w:id="649" w:author="Brian Bohman" w:date="2022-11-09T18:54:00Z"/>
              </w:rPr>
            </w:pPr>
          </w:p>
        </w:tc>
        <w:tc>
          <w:tcPr>
            <w:tcW w:w="864" w:type="dxa"/>
            <w:tcBorders>
              <w:top w:val="dotted" w:sz="4" w:space="0" w:color="auto"/>
              <w:left w:val="nil"/>
              <w:bottom w:val="single" w:sz="8" w:space="0" w:color="auto"/>
              <w:right w:val="nil"/>
            </w:tcBorders>
            <w:vAlign w:val="center"/>
          </w:tcPr>
          <w:p w14:paraId="2934CB5D" w14:textId="3F35CB03" w:rsidR="001B72CC" w:rsidRPr="00F13BC2" w:rsidDel="00742854" w:rsidRDefault="001B72CC" w:rsidP="00914A0F">
            <w:pPr>
              <w:pStyle w:val="TableBody"/>
              <w:rPr>
                <w:del w:id="650" w:author="Brian Bohman" w:date="2022-11-09T18:54:00Z"/>
              </w:rPr>
            </w:pPr>
          </w:p>
        </w:tc>
        <w:tc>
          <w:tcPr>
            <w:tcW w:w="864" w:type="dxa"/>
            <w:tcBorders>
              <w:top w:val="dotted" w:sz="4" w:space="0" w:color="auto"/>
              <w:left w:val="nil"/>
              <w:bottom w:val="single" w:sz="8" w:space="0" w:color="auto"/>
              <w:right w:val="nil"/>
            </w:tcBorders>
            <w:vAlign w:val="center"/>
          </w:tcPr>
          <w:p w14:paraId="696A7CEF" w14:textId="36FDC8E6" w:rsidR="001B72CC" w:rsidRPr="00F13BC2" w:rsidDel="00742854" w:rsidRDefault="001B72CC" w:rsidP="00914A0F">
            <w:pPr>
              <w:pStyle w:val="TableBody"/>
              <w:rPr>
                <w:del w:id="651" w:author="Brian Bohman" w:date="2022-11-09T18:54:00Z"/>
              </w:rPr>
            </w:pPr>
            <w:del w:id="652" w:author="Brian Bohman" w:date="2022-11-09T18:54:00Z">
              <w:r w:rsidRPr="00F13BC2" w:rsidDel="00742854">
                <w:delText>16 Sept.</w:delText>
              </w:r>
            </w:del>
          </w:p>
        </w:tc>
      </w:tr>
    </w:tbl>
    <w:p w14:paraId="1DCF6B8F" w14:textId="461DC51C" w:rsidR="001B72CC" w:rsidRPr="00CA2246" w:rsidDel="00742854" w:rsidRDefault="001B72CC" w:rsidP="001B72CC">
      <w:pPr>
        <w:rPr>
          <w:del w:id="653" w:author="Brian Bohman" w:date="2022-11-09T18:54:00Z"/>
        </w:rPr>
      </w:pPr>
    </w:p>
    <w:p w14:paraId="0AD1EB4B" w14:textId="77777777" w:rsidR="009F018B" w:rsidRPr="0025794C" w:rsidRDefault="009F018B" w:rsidP="009F018B">
      <w:pPr>
        <w:pStyle w:val="Heading3"/>
        <w:ind w:left="720" w:hanging="720"/>
      </w:pPr>
      <w:r>
        <w:t>Previously Published Data – Belgium, Argentina, and Canada</w:t>
      </w:r>
    </w:p>
    <w:p w14:paraId="323C4250" w14:textId="7F6E535C" w:rsidR="009F018B" w:rsidDel="00F25858" w:rsidRDefault="009F018B" w:rsidP="00E072BF">
      <w:pPr>
        <w:pStyle w:val="Body"/>
        <w:rPr>
          <w:del w:id="654" w:author="Brian Bohman" w:date="2022-11-09T19:29:00Z"/>
        </w:rPr>
      </w:pPr>
      <w:del w:id="655" w:author="Brian Bohman" w:date="2022-11-09T18:59:00Z">
        <w:r w:rsidDel="00A20465">
          <w:lastRenderedPageBreak/>
          <w:delText xml:space="preserve">Experimental </w:delText>
        </w:r>
      </w:del>
      <w:ins w:id="656" w:author="Brian Bohman" w:date="2022-11-09T18:59:00Z">
        <w:r w:rsidR="00A20465">
          <w:t>D</w:t>
        </w:r>
      </w:ins>
      <w:del w:id="657" w:author="Brian Bohman" w:date="2022-11-09T18:59:00Z">
        <w:r w:rsidDel="00A20465">
          <w:delText>d</w:delText>
        </w:r>
      </w:del>
      <w:r>
        <w:t xml:space="preserve">ata reported in two previous studies, </w:t>
      </w:r>
      <w:r>
        <w:rPr>
          <w:noProof/>
        </w:rPr>
        <w:t>Giletto et al. (2020)</w:t>
      </w:r>
      <w:r>
        <w:t xml:space="preserve"> and </w:t>
      </w:r>
      <w:r>
        <w:rPr>
          <w:noProof/>
        </w:rPr>
        <w:t>Ben Abdallah et al. (2016)</w:t>
      </w:r>
      <w:r>
        <w:t xml:space="preserve">, were included in the analysis conducted for the present study. The data from </w:t>
      </w:r>
      <w:r>
        <w:rPr>
          <w:noProof/>
        </w:rPr>
        <w:t>Giletto et al. (2020)</w:t>
      </w:r>
      <w:r>
        <w:t xml:space="preserve"> comprises two separate experimental data sets from </w:t>
      </w:r>
      <w:ins w:id="658" w:author="Brian Bohman" w:date="2022-11-10T06:39:00Z">
        <w:r w:rsidR="00C374AD">
          <w:t xml:space="preserve">small-plot experiments conducted in </w:t>
        </w:r>
      </w:ins>
      <w:proofErr w:type="spellStart"/>
      <w:ins w:id="659" w:author="Brian Bohman" w:date="2022-11-10T06:40:00Z">
        <w:r w:rsidR="00C374AD" w:rsidRPr="00233868">
          <w:t>Balcarce</w:t>
        </w:r>
        <w:proofErr w:type="spellEnd"/>
        <w:r w:rsidR="00C374AD" w:rsidRPr="00233868">
          <w:t xml:space="preserve"> in the province of Buenos Aires</w:t>
        </w:r>
        <w:r w:rsidR="00C374AD">
          <w:t>, Argentina (37º 45’ S; 58º 18’ W)</w:t>
        </w:r>
        <w:r w:rsidR="00C374AD">
          <w:t xml:space="preserve"> </w:t>
        </w:r>
      </w:ins>
      <w:del w:id="660" w:author="Brian Bohman" w:date="2022-11-10T06:40:00Z">
        <w:r w:rsidDel="00C374AD">
          <w:delText xml:space="preserve">Argentina </w:delText>
        </w:r>
      </w:del>
      <w:r>
        <w:rPr>
          <w:noProof/>
        </w:rPr>
        <w:t>(Giletto &amp; Echeverría, 2015)</w:t>
      </w:r>
      <w:r>
        <w:t xml:space="preserve"> and </w:t>
      </w:r>
      <w:ins w:id="661" w:author="Brian Bohman" w:date="2022-11-10T06:40:00Z">
        <w:r w:rsidR="00C374AD">
          <w:t>in the upper St. John River Valley of New Brunswick, Canada (47º 03’ N; 67º 45’ W)</w:t>
        </w:r>
      </w:ins>
      <w:del w:id="662" w:author="Brian Bohman" w:date="2022-11-10T06:40:00Z">
        <w:r w:rsidDel="00C374AD">
          <w:delText>Canada</w:delText>
        </w:r>
      </w:del>
      <w:r>
        <w:t xml:space="preserve"> </w:t>
      </w:r>
      <w:r>
        <w:rPr>
          <w:noProof/>
        </w:rPr>
        <w:t>(Bélanger et al., 2000, 2001a, 2001b)</w:t>
      </w:r>
      <w:r>
        <w:t xml:space="preserve">. </w:t>
      </w:r>
      <w:r w:rsidRPr="0001152D">
        <w:t xml:space="preserve">All data from the </w:t>
      </w:r>
      <w:proofErr w:type="spellStart"/>
      <w:r w:rsidRPr="0001152D">
        <w:t>Giletto</w:t>
      </w:r>
      <w:proofErr w:type="spellEnd"/>
      <w:r w:rsidRPr="0001152D">
        <w:t xml:space="preserve"> et al. (2020) study used in the present analysis was included in this previous publication.</w:t>
      </w:r>
    </w:p>
    <w:p w14:paraId="4CC8B507" w14:textId="12BAEC95" w:rsidR="009F018B" w:rsidDel="0013514B" w:rsidRDefault="009F018B" w:rsidP="007005B6">
      <w:pPr>
        <w:pStyle w:val="Body"/>
        <w:rPr>
          <w:del w:id="663" w:author="Brian Bohman" w:date="2022-11-09T19:14:00Z"/>
        </w:rPr>
      </w:pPr>
      <w:del w:id="664" w:author="Brian Bohman" w:date="2022-11-09T19:30:00Z">
        <w:r w:rsidRPr="0001152D" w:rsidDel="00F25858">
          <w:delText xml:space="preserve">In the Canadian study, </w:delText>
        </w:r>
      </w:del>
      <w:del w:id="665" w:author="Brian Bohman" w:date="2022-11-09T19:05:00Z">
        <w:r w:rsidRPr="0001152D" w:rsidDel="0040027D">
          <w:delText>two varieties (Russet Burbank and Shepody) and four N fertilization rates (0, 50, 100, and 250 kg ha</w:delText>
        </w:r>
        <w:r w:rsidRPr="00D46F40" w:rsidDel="0040027D">
          <w:rPr>
            <w:vertAlign w:val="superscript"/>
          </w:rPr>
          <w:delText>-1</w:delText>
        </w:r>
        <w:r w:rsidRPr="0001152D" w:rsidDel="0040027D">
          <w:delText xml:space="preserve">) were evaluated under </w:delText>
        </w:r>
        <w:r w:rsidDel="0040027D">
          <w:delText xml:space="preserve">irrigated and </w:delText>
        </w:r>
        <w:r w:rsidRPr="0001152D" w:rsidDel="0040027D">
          <w:delText xml:space="preserve">non-water limiting conditions with each variety having </w:delText>
        </w:r>
        <w:r w:rsidDel="0040027D">
          <w:delText>four</w:delText>
        </w:r>
        <w:r w:rsidRPr="0001152D" w:rsidDel="0040027D">
          <w:delText xml:space="preserve"> site-years of experimental data and </w:delText>
        </w:r>
        <w:r w:rsidDel="0040027D">
          <w:delText>either seven or eight</w:delText>
        </w:r>
        <w:r w:rsidRPr="0001152D" w:rsidDel="0040027D">
          <w:delText xml:space="preserve"> sampling dates per site</w:delText>
        </w:r>
        <w:r w:rsidDel="0040027D">
          <w:delText>-</w:delText>
        </w:r>
        <w:r w:rsidRPr="0001152D" w:rsidDel="0040027D">
          <w:delText xml:space="preserve">year </w:delText>
        </w:r>
        <w:r w:rsidRPr="00DA5F05" w:rsidDel="0040027D">
          <w:delText>(</w:delText>
        </w:r>
        <w:r w:rsidR="00E62DC7" w:rsidDel="0040027D">
          <w:delText>Table 1</w:delText>
        </w:r>
        <w:r w:rsidRPr="00DA5F05" w:rsidDel="0040027D">
          <w:delText>).</w:delText>
        </w:r>
        <w:r w:rsidRPr="0001152D" w:rsidDel="0040027D">
          <w:delText xml:space="preserve"> </w:delText>
        </w:r>
        <w:r w:rsidDel="0040027D">
          <w:delText xml:space="preserve">These </w:delText>
        </w:r>
      </w:del>
      <w:del w:id="666" w:author="Brian Bohman" w:date="2022-11-09T19:30:00Z">
        <w:r w:rsidDel="00F25858">
          <w:delText>small-plot experiments were conducted in the upper St. John River Valley of New Brunswick, Canada (47º 03’ N; 67º 45’ W)</w:delText>
        </w:r>
      </w:del>
      <w:del w:id="667" w:author="Brian Bohman" w:date="2022-11-09T19:08:00Z">
        <w:r w:rsidDel="0013514B">
          <w:delText xml:space="preserve">. Nitrogen fertilizer for all treatments was ammonium nitrate applied at planting. The maturity class of varieties evaluated in these experiments included: early to medium-early – Shepody; late to very late – Russet Burbank </w:delText>
        </w:r>
        <w:r w:rsidDel="0013514B">
          <w:rPr>
            <w:noProof/>
          </w:rPr>
          <w:delText>(Stark et al., 2020; OSU, 2021)</w:delText>
        </w:r>
        <w:r w:rsidDel="0013514B">
          <w:delText>. Planting density was 29,000 and 44,000 plants ha</w:delText>
        </w:r>
        <w:r w:rsidDel="0013514B">
          <w:rPr>
            <w:vertAlign w:val="superscript"/>
          </w:rPr>
          <w:delText>-1</w:delText>
        </w:r>
        <w:r w:rsidDel="0013514B">
          <w:delText xml:space="preserve"> for Russet Burbank and Shepody, respectively. The soil texture for these experiments was classified as either loam or clay loam with organic matter content ranging from 2.6 to 3.0%. </w:delText>
        </w:r>
      </w:del>
      <w:del w:id="668" w:author="Brian Bohman" w:date="2022-11-09T19:14:00Z">
        <w:r w:rsidDel="0013514B">
          <w:delText>For a typical growing season beginning on 1 June and ending on 10 October, mean temperature is 15.7ºC, cumulative precipitation is 371 mm, cumulative growing degree days are 1150 ºC days, mean daily solar radiation is 19.1 MJ m</w:delText>
        </w:r>
        <w:r w:rsidDel="0013514B">
          <w:rPr>
            <w:vertAlign w:val="superscript"/>
          </w:rPr>
          <w:delText>-2</w:delText>
        </w:r>
        <w:r w:rsidDel="0013514B">
          <w:delText xml:space="preserve">, and mean diurnal temperature difference is 10.0 ºC based on a historical climate reconstruction for the period of 1980-2016 </w:delText>
        </w:r>
        <w:r w:rsidRPr="00314EA9" w:rsidDel="0013514B">
          <w:rPr>
            <w:noProof/>
          </w:rPr>
          <w:delText>(Gelaro et al., 2017; Weather Spark, 2021)</w:delText>
        </w:r>
        <w:r w:rsidRPr="00AA7041" w:rsidDel="0013514B">
          <w:delText>.</w:delText>
        </w:r>
      </w:del>
    </w:p>
    <w:p w14:paraId="4AD5AFB3" w14:textId="499D5AFE" w:rsidR="009F018B" w:rsidDel="00F25858" w:rsidRDefault="009F018B" w:rsidP="007005B6">
      <w:pPr>
        <w:pStyle w:val="Body"/>
        <w:rPr>
          <w:del w:id="669" w:author="Brian Bohman" w:date="2022-11-09T19:19:00Z"/>
        </w:rPr>
      </w:pPr>
      <w:del w:id="670" w:author="Brian Bohman" w:date="2022-11-09T19:30:00Z">
        <w:r w:rsidRPr="0001152D" w:rsidDel="00F25858">
          <w:delText xml:space="preserve">In the Argentina study, </w:delText>
        </w:r>
      </w:del>
      <w:del w:id="671" w:author="Brian Bohman" w:date="2022-11-09T19:14:00Z">
        <w:r w:rsidRPr="0001152D" w:rsidDel="0013514B">
          <w:delText>five varieties (Bannock Russet, Gem Russet, Innovator, Markies Russet, and Umatilla Russet) and four N fertilization rate</w:delText>
        </w:r>
        <w:r w:rsidR="00E546CB" w:rsidDel="0013514B">
          <w:delText>s</w:delText>
        </w:r>
        <w:r w:rsidRPr="0001152D" w:rsidDel="0013514B">
          <w:delText xml:space="preserve"> (0, 80, 150, </w:delText>
        </w:r>
        <w:r w:rsidDel="0013514B">
          <w:delText xml:space="preserve">and </w:delText>
        </w:r>
        <w:r w:rsidRPr="0001152D" w:rsidDel="0013514B">
          <w:delText>250 kg N ha</w:delText>
        </w:r>
        <w:r w:rsidRPr="00D46F40" w:rsidDel="0013514B">
          <w:rPr>
            <w:vertAlign w:val="superscript"/>
          </w:rPr>
          <w:delText>-1</w:delText>
        </w:r>
        <w:r w:rsidRPr="0001152D" w:rsidDel="0013514B">
          <w:delText xml:space="preserve">) were each evaluated under </w:delText>
        </w:r>
        <w:r w:rsidDel="0013514B">
          <w:delText xml:space="preserve">irrigated and </w:delText>
        </w:r>
        <w:r w:rsidRPr="0001152D" w:rsidDel="0013514B">
          <w:delText xml:space="preserve">non-water limiting conditions for between </w:delText>
        </w:r>
        <w:r w:rsidDel="0013514B">
          <w:delText>two</w:delText>
        </w:r>
        <w:r w:rsidRPr="0001152D" w:rsidDel="0013514B">
          <w:delText xml:space="preserve"> </w:delText>
        </w:r>
        <w:r w:rsidDel="0013514B">
          <w:delText>and</w:delText>
        </w:r>
        <w:r w:rsidRPr="0001152D" w:rsidDel="0013514B">
          <w:delText xml:space="preserve"> </w:delText>
        </w:r>
        <w:r w:rsidDel="0013514B">
          <w:delText>four</w:delText>
        </w:r>
        <w:r w:rsidRPr="0001152D" w:rsidDel="0013514B">
          <w:delText xml:space="preserve"> site-years with between </w:delText>
        </w:r>
        <w:r w:rsidDel="0013514B">
          <w:delText>four</w:delText>
        </w:r>
        <w:r w:rsidRPr="0001152D" w:rsidDel="0013514B">
          <w:delText xml:space="preserve"> </w:delText>
        </w:r>
        <w:r w:rsidDel="0013514B">
          <w:delText>and</w:delText>
        </w:r>
        <w:r w:rsidRPr="0001152D" w:rsidDel="0013514B">
          <w:delText xml:space="preserve"> </w:delText>
        </w:r>
        <w:r w:rsidDel="0013514B">
          <w:delText>five</w:delText>
        </w:r>
        <w:r w:rsidRPr="0001152D" w:rsidDel="0013514B">
          <w:delText xml:space="preserve"> sampling dates per site year </w:delText>
        </w:r>
        <w:r w:rsidRPr="00DA5F05" w:rsidDel="0013514B">
          <w:delText>(</w:delText>
        </w:r>
        <w:r w:rsidR="00E62DC7" w:rsidDel="0013514B">
          <w:delText>Table 1</w:delText>
        </w:r>
        <w:r w:rsidRPr="00DA5F05" w:rsidDel="0013514B">
          <w:delText xml:space="preserve">). </w:delText>
        </w:r>
        <w:r w:rsidDel="0013514B">
          <w:delText xml:space="preserve">These </w:delText>
        </w:r>
      </w:del>
      <w:del w:id="672" w:author="Brian Bohman" w:date="2022-11-09T19:30:00Z">
        <w:r w:rsidDel="00F25858">
          <w:delText xml:space="preserve">small-plot experiments were conducted in </w:delText>
        </w:r>
        <w:r w:rsidRPr="00233868" w:rsidDel="00F25858">
          <w:delText>Balcarce in the province of Buenos Aires</w:delText>
        </w:r>
        <w:r w:rsidDel="00F25858">
          <w:delText xml:space="preserve">, Argentina (37º 45’ S; 58º 18’ W). </w:delText>
        </w:r>
      </w:del>
      <w:del w:id="673" w:author="Brian Bohman" w:date="2022-11-09T19:18:00Z">
        <w:r w:rsidDel="00AF05EE">
          <w:delText xml:space="preserve">Nitrogen fertilizer for all treatments was urea applied at planting. The maturity class of varieties evaluated in these experiments included: early to medium – Innovator; medium to late – Gem Russet; medium-late to late – Umatilla Russet; late to very late – Bannock Russet and Markies Russet </w:delText>
        </w:r>
        <w:r w:rsidDel="00AF05EE">
          <w:rPr>
            <w:noProof/>
          </w:rPr>
          <w:delText>(Giletto &amp; Echeverría, 2015; Stark et al., 2020; OSU, 2021)</w:delText>
        </w:r>
        <w:r w:rsidDel="00AF05EE">
          <w:delText>. The planting density was 59,000 plants ha</w:delText>
        </w:r>
        <w:r w:rsidDel="00AF05EE">
          <w:rPr>
            <w:vertAlign w:val="superscript"/>
          </w:rPr>
          <w:delText>-1</w:delText>
        </w:r>
        <w:r w:rsidDel="00AF05EE">
          <w:delText xml:space="preserve"> for all varieties. </w:delText>
        </w:r>
        <w:r w:rsidR="00E546CB" w:rsidDel="00AF05EE">
          <w:delText>S</w:delText>
        </w:r>
        <w:r w:rsidDel="00AF05EE">
          <w:delText xml:space="preserve">oil texture for these experiments was classified as </w:delText>
        </w:r>
        <w:r w:rsidR="00E546CB" w:rsidDel="00AF05EE">
          <w:delText xml:space="preserve">a </w:delText>
        </w:r>
        <w:r w:rsidDel="00AF05EE">
          <w:delText>loam with organic matter content ranging from 4.2 to 5.2%. For a typical growing season beginning on 10 October and ending on 10 March, mean temperature is 18.4ºC, cumulative precipitation is 428 mm, cumulative growing degree days are 1739 ºC days, mean daily solar radiation is 25.5 MJ m</w:delText>
        </w:r>
        <w:r w:rsidDel="00AF05EE">
          <w:rPr>
            <w:vertAlign w:val="superscript"/>
          </w:rPr>
          <w:delText>-2</w:delText>
        </w:r>
        <w:r w:rsidDel="00AF05EE">
          <w:delText xml:space="preserve">, and mean diurnal temperature difference is 13.6 ºC based on a historical climate reconstruction for the period of 1980-2016 </w:delText>
        </w:r>
        <w:r w:rsidRPr="00314EA9" w:rsidDel="00AF05EE">
          <w:rPr>
            <w:noProof/>
          </w:rPr>
          <w:delText>(Gelaro et al., 2017; Weather Spark, 2021)</w:delText>
        </w:r>
        <w:r w:rsidDel="00AF05EE">
          <w:delText>.</w:delText>
        </w:r>
      </w:del>
    </w:p>
    <w:p w14:paraId="36A35B4D" w14:textId="77777777" w:rsidR="00F25858" w:rsidRPr="0001152D" w:rsidRDefault="00F25858" w:rsidP="00F25858">
      <w:pPr>
        <w:pStyle w:val="Body"/>
        <w:rPr>
          <w:ins w:id="674" w:author="Brian Bohman" w:date="2022-11-09T19:29:00Z"/>
        </w:rPr>
      </w:pPr>
    </w:p>
    <w:p w14:paraId="0E8AFA5F" w14:textId="51092D6A" w:rsidR="00F25858" w:rsidDel="00F25858" w:rsidRDefault="00F25858" w:rsidP="00E072BF">
      <w:pPr>
        <w:pStyle w:val="Body"/>
        <w:rPr>
          <w:del w:id="675" w:author="Brian Bohman" w:date="2022-11-09T19:19:00Z"/>
        </w:rPr>
      </w:pPr>
      <w:r w:rsidRPr="0001152D">
        <w:t xml:space="preserve">The data from Ben Abdallah et al. (2016) represents multiple experimental data set from </w:t>
      </w:r>
      <w:ins w:id="676" w:author="Brian Bohman" w:date="2022-11-10T06:40:00Z">
        <w:r w:rsidR="00C374AD">
          <w:t xml:space="preserve">small-plot </w:t>
        </w:r>
      </w:ins>
      <w:ins w:id="677" w:author="Brian Bohman" w:date="2022-11-10T06:41:00Z">
        <w:r w:rsidR="00C374AD">
          <w:t>experiments were conducted in Gembloux, Belgium (50º 33’ N; 4º 43’ E)</w:t>
        </w:r>
      </w:ins>
      <w:del w:id="678" w:author="Brian Bohman" w:date="2022-11-10T06:41:00Z">
        <w:r w:rsidRPr="0001152D" w:rsidDel="00C374AD">
          <w:delText>Belgium</w:delText>
        </w:r>
      </w:del>
      <w:r w:rsidRPr="0001152D">
        <w:t xml:space="preserve">.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04B3D938" w14:textId="77777777" w:rsidR="00F25858" w:rsidRPr="0001152D" w:rsidRDefault="00F25858" w:rsidP="00AF05EE">
      <w:pPr>
        <w:pStyle w:val="Body"/>
        <w:rPr>
          <w:ins w:id="679" w:author="Brian Bohman" w:date="2022-11-09T19:28:00Z"/>
        </w:rPr>
      </w:pPr>
    </w:p>
    <w:p w14:paraId="3EDE3CC7" w14:textId="752D9F85" w:rsidR="00C374AD" w:rsidRDefault="009F018B" w:rsidP="00E072BF">
      <w:pPr>
        <w:pStyle w:val="Body"/>
        <w:rPr>
          <w:ins w:id="680" w:author="Brian Bohman" w:date="2022-11-09T19:19:00Z"/>
        </w:rPr>
      </w:pPr>
      <w:del w:id="681" w:author="Brian Bohman" w:date="2022-11-09T19:30:00Z">
        <w:r w:rsidRPr="0001152D" w:rsidDel="00F25858">
          <w:delText xml:space="preserve">In the Belgium studies, </w:delText>
        </w:r>
      </w:del>
      <w:del w:id="682" w:author="Brian Bohman" w:date="2022-11-09T19:19:00Z">
        <w:r w:rsidRPr="0001152D" w:rsidDel="00AF05EE">
          <w:delText>three to six N rates (ranging from 0 to 250 kg N ha</w:delText>
        </w:r>
        <w:r w:rsidRPr="009569C7" w:rsidDel="00AF05EE">
          <w:rPr>
            <w:vertAlign w:val="superscript"/>
          </w:rPr>
          <w:delText>-1</w:delText>
        </w:r>
        <w:r w:rsidRPr="0001152D" w:rsidDel="00AF05EE">
          <w:delText xml:space="preserve">) were evaluated for two varieties (Bintje and Charlotte) for 17 and 7 site-years, respectively, with </w:delText>
        </w:r>
        <w:r w:rsidDel="00AF05EE">
          <w:delText>between</w:delText>
        </w:r>
        <w:r w:rsidRPr="0001152D" w:rsidDel="00AF05EE">
          <w:delText xml:space="preserve"> </w:delText>
        </w:r>
        <w:r w:rsidDel="00AF05EE">
          <w:delText>one</w:delText>
        </w:r>
        <w:r w:rsidRPr="0001152D" w:rsidDel="00AF05EE">
          <w:delText xml:space="preserve"> </w:delText>
        </w:r>
        <w:r w:rsidDel="00AF05EE">
          <w:delText>and</w:delText>
        </w:r>
        <w:r w:rsidRPr="0001152D" w:rsidDel="00AF05EE">
          <w:delText xml:space="preserve"> </w:delText>
        </w:r>
        <w:r w:rsidDel="00AF05EE">
          <w:delText>eight</w:delText>
        </w:r>
        <w:r w:rsidRPr="0001152D" w:rsidDel="00AF05EE">
          <w:delText xml:space="preserve"> sampling dates per site year</w:delText>
        </w:r>
        <w:r w:rsidRPr="00DA5F05" w:rsidDel="00AF05EE">
          <w:delText xml:space="preserve"> (</w:delText>
        </w:r>
        <w:r w:rsidR="00E62DC7" w:rsidDel="00AF05EE">
          <w:delText>Table 1</w:delText>
        </w:r>
        <w:r w:rsidRPr="00DA5F05" w:rsidDel="00AF05EE">
          <w:delText xml:space="preserve">). </w:delText>
        </w:r>
        <w:r w:rsidDel="00AF05EE">
          <w:delText xml:space="preserve">These </w:delText>
        </w:r>
      </w:del>
      <w:del w:id="683" w:author="Brian Bohman" w:date="2022-11-09T19:30:00Z">
        <w:r w:rsidDel="00F25858">
          <w:delText xml:space="preserve">small-plot experiments were conducted in Gembloux, Belgium (50º 33’ N; 4º 43’ E). </w:delText>
        </w:r>
      </w:del>
      <w:del w:id="684" w:author="Brian Bohman" w:date="2022-11-09T19:28:00Z">
        <w:r w:rsidDel="00F25858">
          <w:delText xml:space="preserve">Nitrogen fertilizer for all treatments was ammonium nitrate applied at planting. The maturity class of varieties evaluated in these experiments included: medium – Charlotte; late – Bintje </w:delText>
        </w:r>
        <w:r w:rsidDel="00F25858">
          <w:rPr>
            <w:noProof/>
          </w:rPr>
          <w:delText>(CFIA, 2013; AHDB, 2015; OSU, 2021)</w:delText>
        </w:r>
        <w:r w:rsidDel="00F25858">
          <w:delText>. The planting density was 38,000 plants ha</w:delText>
        </w:r>
        <w:r w:rsidDel="00F25858">
          <w:rPr>
            <w:vertAlign w:val="superscript"/>
          </w:rPr>
          <w:delText>-1</w:delText>
        </w:r>
        <w:r w:rsidDel="00F25858">
          <w:delText xml:space="preserve"> for all varieties. The soil texture for these experiments was classified as loam, sandy loam, silt loam, or silty clay loam with organic matter content ranging from 1.3 to 2.6%. For a typical growing season beginning on 20 April and ending on 20 September, mean temperature is 15.5ºC, cumulative precipitation is 244 mm, cumulative growing degree days are 1313 ºC days, mean daily solar radiation is 20.0 MJ m</w:delText>
        </w:r>
        <w:r w:rsidDel="00F25858">
          <w:rPr>
            <w:vertAlign w:val="superscript"/>
          </w:rPr>
          <w:delText>-2</w:delText>
        </w:r>
        <w:r w:rsidDel="00F25858">
          <w:delText xml:space="preserve">, and mean diurnal temperature difference is 8.3 ºC based on a historical climate reconstruction for the period of 1980-2016 </w:delText>
        </w:r>
        <w:r w:rsidRPr="00314EA9" w:rsidDel="00F25858">
          <w:rPr>
            <w:noProof/>
          </w:rPr>
          <w:delText>(Gelaro et al., 2017; Weather Spark, 2021)</w:delText>
        </w:r>
        <w:r w:rsidDel="00F25858">
          <w:delText>.</w:delText>
        </w:r>
      </w:del>
      <w:ins w:id="685" w:author="Brian Bohman" w:date="2022-11-10T06:38:00Z">
        <w:r w:rsidR="00C374AD">
          <w:t xml:space="preserve">A summary of experimental data from each trial used in the present study is presented in Table 1, </w:t>
        </w:r>
      </w:ins>
      <w:ins w:id="686" w:author="Brian Bohman" w:date="2022-11-10T06:48:00Z">
        <w:r w:rsidR="00385299">
          <w:t xml:space="preserve">and </w:t>
        </w:r>
      </w:ins>
      <w:ins w:id="687" w:author="Brian Bohman" w:date="2022-11-10T06:38:00Z">
        <w:r w:rsidR="00C374AD">
          <w:t xml:space="preserve">a summary of key </w:t>
        </w:r>
      </w:ins>
      <w:ins w:id="688" w:author="Brian Bohman" w:date="2022-11-10T06:51:00Z">
        <w:r w:rsidR="009C3EDE">
          <w:t xml:space="preserve">experimental </w:t>
        </w:r>
      </w:ins>
      <w:ins w:id="689" w:author="Brian Bohman" w:date="2022-11-10T06:38:00Z">
        <w:r w:rsidR="00C374AD">
          <w:t xml:space="preserve">factors across G, E, and M effects is presented in Table </w:t>
        </w:r>
      </w:ins>
      <w:ins w:id="690" w:author="Brian Bohman" w:date="2022-11-10T07:00:00Z">
        <w:r w:rsidR="00326461">
          <w:t>3</w:t>
        </w:r>
      </w:ins>
      <w:ins w:id="691" w:author="Brian Bohman" w:date="2022-11-10T06:38:00Z">
        <w:r w:rsidR="00C374AD">
          <w:t>.</w:t>
        </w:r>
      </w:ins>
    </w:p>
    <w:p w14:paraId="59F567EA" w14:textId="77777777" w:rsidR="00AF05EE" w:rsidDel="00F25858" w:rsidRDefault="00AF05EE" w:rsidP="00E072BF">
      <w:pPr>
        <w:pStyle w:val="Body"/>
        <w:rPr>
          <w:del w:id="692" w:author="Brian Bohman" w:date="2022-11-09T19:29:00Z"/>
        </w:rPr>
      </w:pPr>
    </w:p>
    <w:p w14:paraId="3A96EF82" w14:textId="1F414C79" w:rsidR="001B72CC" w:rsidDel="00F25858" w:rsidRDefault="009F018B" w:rsidP="00E072BF">
      <w:pPr>
        <w:pStyle w:val="Body"/>
        <w:rPr>
          <w:del w:id="693" w:author="Brian Bohman" w:date="2022-11-09T19:29:00Z"/>
        </w:rPr>
      </w:pPr>
      <w:del w:id="694" w:author="Brian Bohman" w:date="2022-11-09T19:29:00Z">
        <w:r w:rsidDel="00F25858">
          <w:delText xml:space="preserve">A comparison of G (i.e., maturity class), E (i.e., soil texture, growing season weather conditions), and M (i.e., planting density, source and timing of N fertilizer) factors across the G × E × M interaction levels evaluated in this study is presented in </w:delText>
        </w:r>
        <w:r w:rsidR="00E62DC7" w:rsidDel="00F25858">
          <w:delText>Table 5</w:delText>
        </w:r>
        <w:r w:rsidDel="00F25858">
          <w:delText>.</w:delText>
        </w:r>
      </w:del>
    </w:p>
    <w:p w14:paraId="00BA58DD" w14:textId="77777777" w:rsidR="001B72CC" w:rsidRDefault="001B72CC" w:rsidP="00E072BF">
      <w:pPr>
        <w:pStyle w:val="Body"/>
      </w:pPr>
    </w:p>
    <w:p w14:paraId="0C85127A" w14:textId="4B6F1D0D" w:rsidR="001B72CC" w:rsidRDefault="001B72CC" w:rsidP="001B72CC">
      <w:pPr>
        <w:sectPr w:rsidR="001B72CC" w:rsidSect="00224233">
          <w:footerReference w:type="default" r:id="rId8"/>
          <w:pgSz w:w="12240" w:h="15840"/>
          <w:pgMar w:top="1440" w:right="1440" w:bottom="1440" w:left="1440" w:header="720" w:footer="720" w:gutter="0"/>
          <w:lnNumType w:countBy="1" w:restart="continuous"/>
          <w:cols w:space="720"/>
          <w:docGrid w:linePitch="360"/>
        </w:sectPr>
      </w:pPr>
    </w:p>
    <w:tbl>
      <w:tblPr>
        <w:tblStyle w:val="TableGrid"/>
        <w:tblW w:w="13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7227"/>
        <w:gridCol w:w="2628"/>
      </w:tblGrid>
      <w:tr w:rsidR="0013514B" w:rsidRPr="00202022" w:rsidDel="00D432EA" w14:paraId="649EE07D" w14:textId="2AB285D2" w:rsidTr="005C0014">
        <w:trPr>
          <w:trHeight w:val="1152"/>
          <w:del w:id="695" w:author="Brian Bohman" w:date="2022-11-09T19:33:00Z"/>
        </w:trPr>
        <w:tc>
          <w:tcPr>
            <w:tcW w:w="13518" w:type="dxa"/>
            <w:gridSpan w:val="5"/>
            <w:tcBorders>
              <w:bottom w:val="single" w:sz="4" w:space="0" w:color="auto"/>
            </w:tcBorders>
          </w:tcPr>
          <w:p w14:paraId="6F62CF50" w14:textId="4ACCD8D0" w:rsidR="0013514B" w:rsidDel="00862BC0" w:rsidRDefault="0013514B" w:rsidP="001B72CC">
            <w:pPr>
              <w:rPr>
                <w:del w:id="696" w:author="Brian Bohman" w:date="2022-11-09T10:04:00Z"/>
              </w:rPr>
            </w:pPr>
            <w:bookmarkStart w:id="697" w:name="_Ref87779997"/>
          </w:p>
          <w:p w14:paraId="27899827" w14:textId="26B93853" w:rsidR="0013514B" w:rsidRPr="00553076" w:rsidDel="00D432EA" w:rsidRDefault="0013514B" w:rsidP="00914A0F">
            <w:pPr>
              <w:pStyle w:val="TableCaption"/>
              <w:rPr>
                <w:del w:id="698" w:author="Brian Bohman" w:date="2022-11-09T19:33:00Z"/>
                <w:lang w:bidi="en-US"/>
              </w:rPr>
            </w:pPr>
            <w:del w:id="699" w:author="Brian Bohman" w:date="2022-11-09T19:33:00Z">
              <w:r w:rsidRPr="00202022" w:rsidDel="00D432EA">
                <w:delText xml:space="preserve">Table </w:delText>
              </w:r>
              <w:r w:rsidDel="00D432EA">
                <w:fldChar w:fldCharType="begin"/>
              </w:r>
              <w:r w:rsidDel="00D432EA">
                <w:delInstrText xml:space="preserve"> SEQ Table \* ARABIC </w:delInstrText>
              </w:r>
              <w:r w:rsidDel="00D432EA">
                <w:fldChar w:fldCharType="separate"/>
              </w:r>
              <w:r w:rsidDel="00D432EA">
                <w:rPr>
                  <w:noProof/>
                </w:rPr>
                <w:delText>5</w:delText>
              </w:r>
              <w:r w:rsidDel="00D432EA">
                <w:rPr>
                  <w:noProof/>
                </w:rPr>
                <w:fldChar w:fldCharType="end"/>
              </w:r>
              <w:bookmarkEnd w:id="697"/>
              <w:r w:rsidRPr="00202022" w:rsidDel="00D432EA">
                <w:delText>.</w:delText>
              </w:r>
              <w:r w:rsidRPr="00F9384D" w:rsidDel="00D432EA">
                <w:rPr>
                  <w:b w:val="0"/>
                  <w:bCs/>
                </w:rPr>
                <w:delText xml:space="preserve"> Comparison of key</w:delText>
              </w:r>
              <w:r w:rsidDel="00D432EA">
                <w:rPr>
                  <w:b w:val="0"/>
                  <w:bCs/>
                </w:rPr>
                <w:delText xml:space="preserve"> experimental</w:delText>
              </w:r>
              <w:r w:rsidRPr="00F9384D" w:rsidDel="00D432EA">
                <w:rPr>
                  <w:b w:val="0"/>
                  <w:bCs/>
                </w:rPr>
                <w:delText xml:space="preserve"> factors including </w:delText>
              </w:r>
              <w:r w:rsidDel="00D432EA">
                <w:rPr>
                  <w:b w:val="0"/>
                  <w:bCs/>
                </w:rPr>
                <w:delText xml:space="preserve">for Genotype [G]: </w:delText>
              </w:r>
              <w:r w:rsidRPr="00F9384D" w:rsidDel="00D432EA">
                <w:rPr>
                  <w:b w:val="0"/>
                  <w:bCs/>
                </w:rPr>
                <w:delText>variety maturity class [Maturity Class]</w:delText>
              </w:r>
              <w:r w:rsidDel="00D432EA">
                <w:rPr>
                  <w:b w:val="0"/>
                  <w:bCs/>
                </w:rPr>
                <w:delText>; Environment [E]:</w:delText>
              </w:r>
              <w:r w:rsidRPr="00F9384D" w:rsidDel="00D432EA">
                <w:rPr>
                  <w:b w:val="0"/>
                  <w:bCs/>
                </w:rPr>
                <w:delText xml:space="preserve"> soil texture</w:delText>
              </w:r>
              <w:r w:rsidDel="00D432EA">
                <w:rPr>
                  <w:b w:val="0"/>
                  <w:bCs/>
                </w:rPr>
                <w:delText xml:space="preserve"> classification</w:delText>
              </w:r>
              <w:r w:rsidRPr="00F9384D" w:rsidDel="00D432EA">
                <w:rPr>
                  <w:b w:val="0"/>
                  <w:bCs/>
                </w:rPr>
                <w:delText xml:space="preserve"> [Soil Texture], soil organic matter content [OM], </w:delText>
              </w:r>
              <w:r w:rsidDel="00D432EA">
                <w:rPr>
                  <w:b w:val="0"/>
                  <w:bCs/>
                </w:rPr>
                <w:delText>growing season mean daily temperature [T</w:delText>
              </w:r>
              <w:r w:rsidDel="00D432EA">
                <w:rPr>
                  <w:b w:val="0"/>
                  <w:bCs/>
                  <w:vertAlign w:val="subscript"/>
                </w:rPr>
                <w:delText>Mean</w:delText>
              </w:r>
              <w:r w:rsidDel="00D432EA">
                <w:rPr>
                  <w:b w:val="0"/>
                  <w:bCs/>
                </w:rPr>
                <w:delText xml:space="preserve">], growing season cumulative precipitation [Precip.], </w:delText>
              </w:r>
              <w:r w:rsidRPr="00F9384D" w:rsidDel="00D432EA">
                <w:rPr>
                  <w:b w:val="0"/>
                  <w:bCs/>
                </w:rPr>
                <w:delText xml:space="preserve">growing season </w:delText>
              </w:r>
              <w:r w:rsidDel="00D432EA">
                <w:rPr>
                  <w:b w:val="0"/>
                  <w:bCs/>
                </w:rPr>
                <w:delText xml:space="preserve">mean </w:delText>
              </w:r>
              <w:r w:rsidRPr="00F9384D" w:rsidDel="00D432EA">
                <w:rPr>
                  <w:b w:val="0"/>
                  <w:bCs/>
                </w:rPr>
                <w:delText>diurnal temperature difference [∆T</w:delText>
              </w:r>
              <w:r w:rsidRPr="00F9384D" w:rsidDel="00D432EA">
                <w:rPr>
                  <w:b w:val="0"/>
                  <w:bCs/>
                  <w:vertAlign w:val="subscript"/>
                </w:rPr>
                <w:delText>Diurnal</w:delText>
              </w:r>
              <w:r w:rsidRPr="00F9384D" w:rsidDel="00D432EA">
                <w:rPr>
                  <w:b w:val="0"/>
                  <w:bCs/>
                </w:rPr>
                <w:delText>], growing season cumulative growing degree days [GDD], growing season mean daily incident solar radiation [Sol. Rad.]</w:delText>
              </w:r>
              <w:r w:rsidDel="00D432EA">
                <w:rPr>
                  <w:b w:val="0"/>
                  <w:bCs/>
                </w:rPr>
                <w:delText>; and Management [M]:</w:delText>
              </w:r>
              <w:r w:rsidRPr="00F9384D" w:rsidDel="00D432EA">
                <w:rPr>
                  <w:b w:val="0"/>
                  <w:bCs/>
                </w:rPr>
                <w:delText xml:space="preserve"> planting density [Density], </w:delText>
              </w:r>
            </w:del>
            <w:del w:id="700" w:author="Brian Bohman" w:date="2022-11-09T19:24:00Z">
              <w:r w:rsidRPr="00F9384D" w:rsidDel="00F25858">
                <w:rPr>
                  <w:b w:val="0"/>
                  <w:bCs/>
                </w:rPr>
                <w:delText xml:space="preserve">and </w:delText>
              </w:r>
            </w:del>
            <w:del w:id="701" w:author="Brian Bohman" w:date="2022-11-09T19:33:00Z">
              <w:r w:rsidRPr="00F9384D" w:rsidDel="00D432EA">
                <w:rPr>
                  <w:b w:val="0"/>
                  <w:bCs/>
                </w:rPr>
                <w:delText>N fertilizer application source and timing</w:delText>
              </w:r>
              <w:r w:rsidDel="00D432EA">
                <w:rPr>
                  <w:b w:val="0"/>
                  <w:bCs/>
                </w:rPr>
                <w:delText>.</w:delText>
              </w:r>
            </w:del>
          </w:p>
        </w:tc>
      </w:tr>
      <w:tr w:rsidR="0013514B" w:rsidRPr="00202022" w:rsidDel="00D432EA" w14:paraId="39382ED3" w14:textId="6F1BEAF1" w:rsidTr="00614423">
        <w:trPr>
          <w:del w:id="702" w:author="Brian Bohman" w:date="2022-11-09T19:33:00Z"/>
        </w:trPr>
        <w:tc>
          <w:tcPr>
            <w:tcW w:w="1146" w:type="dxa"/>
            <w:tcBorders>
              <w:top w:val="single" w:sz="4" w:space="0" w:color="auto"/>
              <w:bottom w:val="single" w:sz="4" w:space="0" w:color="auto"/>
            </w:tcBorders>
            <w:vAlign w:val="center"/>
          </w:tcPr>
          <w:p w14:paraId="3E1710D3" w14:textId="1DC48F93" w:rsidR="0013514B" w:rsidRPr="00202022" w:rsidDel="00D432EA" w:rsidRDefault="0013514B" w:rsidP="00914A0F">
            <w:pPr>
              <w:pStyle w:val="TableBody"/>
              <w:rPr>
                <w:del w:id="703" w:author="Brian Bohman" w:date="2022-11-09T19:33:00Z"/>
              </w:rPr>
            </w:pPr>
          </w:p>
        </w:tc>
        <w:tc>
          <w:tcPr>
            <w:tcW w:w="1581" w:type="dxa"/>
            <w:tcBorders>
              <w:top w:val="single" w:sz="4" w:space="0" w:color="auto"/>
              <w:bottom w:val="single" w:sz="4" w:space="0" w:color="auto"/>
              <w:right w:val="dotted" w:sz="4" w:space="0" w:color="auto"/>
            </w:tcBorders>
            <w:vAlign w:val="center"/>
          </w:tcPr>
          <w:p w14:paraId="15ED3A55" w14:textId="18C4BC6B" w:rsidR="0013514B" w:rsidRPr="00202022" w:rsidDel="00D432EA" w:rsidRDefault="0013514B" w:rsidP="00914A0F">
            <w:pPr>
              <w:pStyle w:val="TableBody"/>
              <w:rPr>
                <w:del w:id="704" w:author="Brian Bohman" w:date="2022-11-09T19:33:00Z"/>
              </w:rPr>
            </w:pPr>
          </w:p>
        </w:tc>
        <w:tc>
          <w:tcPr>
            <w:tcW w:w="936" w:type="dxa"/>
            <w:tcBorders>
              <w:top w:val="single" w:sz="4" w:space="0" w:color="auto"/>
              <w:left w:val="dotted" w:sz="4" w:space="0" w:color="auto"/>
              <w:bottom w:val="single" w:sz="4" w:space="0" w:color="auto"/>
              <w:right w:val="dotted" w:sz="4" w:space="0" w:color="auto"/>
            </w:tcBorders>
          </w:tcPr>
          <w:p w14:paraId="48E393E3" w14:textId="2DDB6E53" w:rsidR="0013514B" w:rsidRPr="00202022" w:rsidDel="00D432EA" w:rsidRDefault="0013514B" w:rsidP="00914A0F">
            <w:pPr>
              <w:pStyle w:val="TableBody"/>
              <w:jc w:val="center"/>
              <w:rPr>
                <w:del w:id="705" w:author="Brian Bohman" w:date="2022-11-09T19:33:00Z"/>
              </w:rPr>
            </w:pPr>
            <w:del w:id="706" w:author="Brian Bohman" w:date="2022-11-09T19:33:00Z">
              <w:r w:rsidDel="00D432EA">
                <w:rPr>
                  <w:b/>
                  <w:bCs/>
                </w:rPr>
                <w:delText>G</w:delText>
              </w:r>
            </w:del>
          </w:p>
        </w:tc>
        <w:tc>
          <w:tcPr>
            <w:tcW w:w="7227" w:type="dxa"/>
            <w:tcBorders>
              <w:top w:val="single" w:sz="4" w:space="0" w:color="auto"/>
              <w:left w:val="dotted" w:sz="4" w:space="0" w:color="auto"/>
              <w:right w:val="dotted" w:sz="4" w:space="0" w:color="auto"/>
            </w:tcBorders>
          </w:tcPr>
          <w:p w14:paraId="5DAD5077" w14:textId="455EFFF9" w:rsidR="0013514B" w:rsidRPr="00400A93" w:rsidDel="00D432EA" w:rsidRDefault="0013514B" w:rsidP="00914A0F">
            <w:pPr>
              <w:pStyle w:val="TableBody"/>
              <w:jc w:val="center"/>
              <w:rPr>
                <w:del w:id="707" w:author="Brian Bohman" w:date="2022-11-09T19:33:00Z"/>
                <w:b/>
                <w:bCs/>
              </w:rPr>
            </w:pPr>
            <w:del w:id="708" w:author="Brian Bohman" w:date="2022-11-09T19:33:00Z">
              <w:r w:rsidDel="00D432EA">
                <w:rPr>
                  <w:b/>
                  <w:bCs/>
                </w:rPr>
                <w:delText>E</w:delText>
              </w:r>
            </w:del>
          </w:p>
        </w:tc>
        <w:tc>
          <w:tcPr>
            <w:tcW w:w="2628" w:type="dxa"/>
            <w:tcBorders>
              <w:top w:val="single" w:sz="4" w:space="0" w:color="auto"/>
              <w:left w:val="dotted" w:sz="4" w:space="0" w:color="auto"/>
              <w:bottom w:val="single" w:sz="4" w:space="0" w:color="auto"/>
            </w:tcBorders>
          </w:tcPr>
          <w:p w14:paraId="5CF4DFBD" w14:textId="4BED712F" w:rsidR="0013514B" w:rsidRPr="00400A93" w:rsidDel="00D432EA" w:rsidRDefault="0013514B" w:rsidP="00914A0F">
            <w:pPr>
              <w:pStyle w:val="TableBody"/>
              <w:jc w:val="center"/>
              <w:rPr>
                <w:del w:id="709" w:author="Brian Bohman" w:date="2022-11-09T19:33:00Z"/>
                <w:b/>
                <w:bCs/>
              </w:rPr>
            </w:pPr>
            <w:del w:id="710" w:author="Brian Bohman" w:date="2022-11-09T19:33:00Z">
              <w:r w:rsidRPr="00400A93" w:rsidDel="00D432EA">
                <w:rPr>
                  <w:b/>
                  <w:bCs/>
                </w:rPr>
                <w:delText>M</w:delText>
              </w:r>
            </w:del>
          </w:p>
        </w:tc>
      </w:tr>
    </w:tbl>
    <w:p w14:paraId="551DA6F3" w14:textId="77777777" w:rsidR="00F93247" w:rsidRDefault="00F93247">
      <w:pPr>
        <w:rPr>
          <w:ins w:id="711" w:author="Brian Bohman" w:date="2022-11-09T19:21:00Z"/>
        </w:rPr>
      </w:pPr>
    </w:p>
    <w:tbl>
      <w:tblPr>
        <w:tblStyle w:val="TableGrid"/>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12" w:author="Brian Bohman" w:date="2022-11-09T19:34:00Z">
          <w:tblPr>
            <w:tblStyle w:val="TableGrid"/>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146"/>
        <w:gridCol w:w="1581"/>
        <w:gridCol w:w="936"/>
        <w:gridCol w:w="1107"/>
        <w:gridCol w:w="720"/>
        <w:gridCol w:w="1008"/>
        <w:gridCol w:w="720"/>
        <w:gridCol w:w="792"/>
        <w:gridCol w:w="864"/>
        <w:gridCol w:w="720"/>
        <w:gridCol w:w="1008"/>
        <w:gridCol w:w="1008"/>
        <w:gridCol w:w="1296"/>
        <w:gridCol w:w="576"/>
        <w:tblGridChange w:id="713">
          <w:tblGrid>
            <w:gridCol w:w="1146"/>
            <w:gridCol w:w="1581"/>
            <w:gridCol w:w="936"/>
            <w:gridCol w:w="1107"/>
            <w:gridCol w:w="1008"/>
            <w:gridCol w:w="720"/>
            <w:gridCol w:w="720"/>
            <w:gridCol w:w="792"/>
            <w:gridCol w:w="864"/>
            <w:gridCol w:w="720"/>
            <w:gridCol w:w="1008"/>
            <w:gridCol w:w="1008"/>
            <w:gridCol w:w="1296"/>
            <w:gridCol w:w="576"/>
            <w:gridCol w:w="720"/>
          </w:tblGrid>
        </w:tblGridChange>
      </w:tblGrid>
      <w:tr w:rsidR="00C3586D" w:rsidRPr="00202022" w14:paraId="0D3F8C8A" w14:textId="77777777" w:rsidTr="006049AC">
        <w:trPr>
          <w:ins w:id="714" w:author="Brian Bohman" w:date="2022-11-09T19:32:00Z"/>
          <w:trPrChange w:id="715" w:author="Brian Bohman" w:date="2022-11-09T19:34:00Z">
            <w:trPr>
              <w:gridAfter w:val="0"/>
            </w:trPr>
          </w:trPrChange>
        </w:trPr>
        <w:tc>
          <w:tcPr>
            <w:tcW w:w="13482" w:type="dxa"/>
            <w:gridSpan w:val="14"/>
            <w:tcBorders>
              <w:bottom w:val="single" w:sz="4" w:space="0" w:color="auto"/>
            </w:tcBorders>
            <w:vAlign w:val="center"/>
            <w:tcPrChange w:id="716" w:author="Brian Bohman" w:date="2022-11-09T19:34:00Z">
              <w:tcPr>
                <w:tcW w:w="13482" w:type="dxa"/>
                <w:gridSpan w:val="14"/>
                <w:tcBorders>
                  <w:top w:val="single" w:sz="4" w:space="0" w:color="auto"/>
                  <w:bottom w:val="single" w:sz="4" w:space="0" w:color="auto"/>
                </w:tcBorders>
                <w:vAlign w:val="center"/>
              </w:tcPr>
            </w:tcPrChange>
          </w:tcPr>
          <w:p w14:paraId="7D2B9D54" w14:textId="6AEC50C2" w:rsidR="00C3586D" w:rsidRDefault="00C3586D" w:rsidP="00112DAC">
            <w:pPr>
              <w:pStyle w:val="TableCaption"/>
              <w:rPr>
                <w:ins w:id="717" w:author="Brian Bohman" w:date="2022-11-09T19:32:00Z"/>
              </w:rPr>
              <w:pPrChange w:id="718" w:author="Brian Bohman" w:date="2022-11-09T19:33:00Z">
                <w:pPr>
                  <w:pStyle w:val="TableBody"/>
                  <w:jc w:val="center"/>
                </w:pPr>
              </w:pPrChange>
            </w:pPr>
            <w:ins w:id="719" w:author="Brian Bohman" w:date="2022-11-09T19:33:00Z">
              <w:r w:rsidRPr="00C3586D">
                <w:t xml:space="preserve">Table </w:t>
              </w:r>
            </w:ins>
            <w:ins w:id="720" w:author="Brian Bohman" w:date="2022-11-10T06:59:00Z">
              <w:r w:rsidR="00823E8B">
                <w:t>3</w:t>
              </w:r>
            </w:ins>
            <w:ins w:id="721" w:author="Brian Bohman" w:date="2022-11-09T19:33:00Z">
              <w:r w:rsidRPr="00112DAC">
                <w:t>.</w:t>
              </w:r>
              <w:r w:rsidRPr="00112DAC">
                <w:rPr>
                  <w:b w:val="0"/>
                  <w:bCs/>
                  <w:rPrChange w:id="722" w:author="Brian Bohman" w:date="2022-11-09T19:33:00Z">
                    <w:rPr>
                      <w:b/>
                    </w:rPr>
                  </w:rPrChange>
                </w:rPr>
                <w:t xml:space="preserve"> Comparison of key experimental factors including for Genotype [G]: variety maturity class [Maturity Class]; Environment [E]: soil texture classification [Soil Texture], dates of typical growing season [Growing Season], soil organic matter content [OM], growing season mean daily temperature [</w:t>
              </w:r>
              <w:proofErr w:type="spellStart"/>
              <w:r w:rsidRPr="00112DAC">
                <w:rPr>
                  <w:b w:val="0"/>
                  <w:bCs/>
                  <w:rPrChange w:id="723" w:author="Brian Bohman" w:date="2022-11-09T19:33:00Z">
                    <w:rPr>
                      <w:b/>
                    </w:rPr>
                  </w:rPrChange>
                </w:rPr>
                <w:t>T</w:t>
              </w:r>
              <w:r w:rsidRPr="004A6704">
                <w:rPr>
                  <w:b w:val="0"/>
                  <w:bCs/>
                  <w:vertAlign w:val="subscript"/>
                  <w:rPrChange w:id="724" w:author="Brian Bohman" w:date="2022-11-10T20:30:00Z">
                    <w:rPr>
                      <w:b/>
                    </w:rPr>
                  </w:rPrChange>
                </w:rPr>
                <w:t>Mean</w:t>
              </w:r>
              <w:proofErr w:type="spellEnd"/>
              <w:r w:rsidRPr="00112DAC">
                <w:rPr>
                  <w:b w:val="0"/>
                  <w:bCs/>
                  <w:rPrChange w:id="725" w:author="Brian Bohman" w:date="2022-11-09T19:33:00Z">
                    <w:rPr>
                      <w:b/>
                    </w:rPr>
                  </w:rPrChange>
                </w:rPr>
                <w:t>], growing season cumulative precipitation [</w:t>
              </w:r>
              <w:proofErr w:type="spellStart"/>
              <w:r w:rsidRPr="00112DAC">
                <w:rPr>
                  <w:b w:val="0"/>
                  <w:bCs/>
                  <w:rPrChange w:id="726" w:author="Brian Bohman" w:date="2022-11-09T19:33:00Z">
                    <w:rPr>
                      <w:b/>
                    </w:rPr>
                  </w:rPrChange>
                </w:rPr>
                <w:t>Precip</w:t>
              </w:r>
              <w:proofErr w:type="spellEnd"/>
              <w:r w:rsidRPr="00112DAC">
                <w:rPr>
                  <w:b w:val="0"/>
                  <w:bCs/>
                  <w:rPrChange w:id="727" w:author="Brian Bohman" w:date="2022-11-09T19:33:00Z">
                    <w:rPr>
                      <w:b/>
                    </w:rPr>
                  </w:rPrChange>
                </w:rPr>
                <w:t>.], growing season mean diurnal temperature difference [∆</w:t>
              </w:r>
              <w:proofErr w:type="spellStart"/>
              <w:r w:rsidRPr="00112DAC">
                <w:rPr>
                  <w:b w:val="0"/>
                  <w:bCs/>
                  <w:rPrChange w:id="728" w:author="Brian Bohman" w:date="2022-11-09T19:33:00Z">
                    <w:rPr>
                      <w:b/>
                    </w:rPr>
                  </w:rPrChange>
                </w:rPr>
                <w:t>T</w:t>
              </w:r>
              <w:r w:rsidRPr="004A6704">
                <w:rPr>
                  <w:b w:val="0"/>
                  <w:bCs/>
                  <w:vertAlign w:val="subscript"/>
                  <w:rPrChange w:id="729" w:author="Brian Bohman" w:date="2022-11-10T20:30:00Z">
                    <w:rPr>
                      <w:b/>
                    </w:rPr>
                  </w:rPrChange>
                </w:rPr>
                <w:t>Diurnal</w:t>
              </w:r>
              <w:proofErr w:type="spellEnd"/>
              <w:r w:rsidRPr="00112DAC">
                <w:rPr>
                  <w:b w:val="0"/>
                  <w:bCs/>
                  <w:rPrChange w:id="730" w:author="Brian Bohman" w:date="2022-11-09T19:33:00Z">
                    <w:rPr>
                      <w:b/>
                    </w:rPr>
                  </w:rPrChange>
                </w:rPr>
                <w:t>], growing season cumulative growing degree days [GDD], growing season mean daily incident solar radiation [Sol. Rad.]; and Management [M]: planting density [Density], N fertilizer application source and timing [N Source &amp; Timing</w:t>
              </w:r>
              <w:r w:rsidR="00112DAC">
                <w:rPr>
                  <w:b w:val="0"/>
                  <w:bCs/>
                </w:rPr>
                <w:t>]</w:t>
              </w:r>
              <w:r w:rsidRPr="00112DAC">
                <w:rPr>
                  <w:b w:val="0"/>
                  <w:bCs/>
                  <w:rPrChange w:id="731" w:author="Brian Bohman" w:date="2022-11-09T19:33:00Z">
                    <w:rPr>
                      <w:b/>
                    </w:rPr>
                  </w:rPrChange>
                </w:rPr>
                <w:t>, and use of supplemental irrigation [</w:t>
              </w:r>
              <w:proofErr w:type="spellStart"/>
              <w:r w:rsidRPr="00112DAC">
                <w:rPr>
                  <w:b w:val="0"/>
                  <w:bCs/>
                  <w:rPrChange w:id="732" w:author="Brian Bohman" w:date="2022-11-09T19:33:00Z">
                    <w:rPr>
                      <w:b/>
                    </w:rPr>
                  </w:rPrChange>
                </w:rPr>
                <w:t>Irr</w:t>
              </w:r>
              <w:proofErr w:type="spellEnd"/>
              <w:r w:rsidRPr="00112DAC">
                <w:rPr>
                  <w:b w:val="0"/>
                  <w:bCs/>
                  <w:rPrChange w:id="733" w:author="Brian Bohman" w:date="2022-11-09T19:33:00Z">
                    <w:rPr>
                      <w:b/>
                    </w:rPr>
                  </w:rPrChange>
                </w:rPr>
                <w:t>.].</w:t>
              </w:r>
            </w:ins>
          </w:p>
        </w:tc>
      </w:tr>
      <w:tr w:rsidR="00C3586D" w:rsidRPr="00202022" w14:paraId="2700A61A" w14:textId="77777777" w:rsidTr="00520C7D">
        <w:trPr>
          <w:ins w:id="734" w:author="Brian Bohman" w:date="2022-11-09T19:32:00Z"/>
        </w:trPr>
        <w:tc>
          <w:tcPr>
            <w:tcW w:w="1146" w:type="dxa"/>
            <w:tcBorders>
              <w:top w:val="single" w:sz="4" w:space="0" w:color="auto"/>
              <w:bottom w:val="single" w:sz="4" w:space="0" w:color="auto"/>
            </w:tcBorders>
            <w:vAlign w:val="center"/>
          </w:tcPr>
          <w:p w14:paraId="2EB0E7EA" w14:textId="77777777" w:rsidR="00C3586D" w:rsidRPr="00202022" w:rsidRDefault="00C3586D" w:rsidP="00914A0F">
            <w:pPr>
              <w:pStyle w:val="TableBody"/>
              <w:rPr>
                <w:ins w:id="735" w:author="Brian Bohman" w:date="2022-11-09T19:32:00Z"/>
              </w:rPr>
            </w:pPr>
          </w:p>
        </w:tc>
        <w:tc>
          <w:tcPr>
            <w:tcW w:w="1581" w:type="dxa"/>
            <w:tcBorders>
              <w:top w:val="single" w:sz="4" w:space="0" w:color="auto"/>
              <w:bottom w:val="single" w:sz="4" w:space="0" w:color="auto"/>
              <w:right w:val="dotted" w:sz="4" w:space="0" w:color="auto"/>
            </w:tcBorders>
            <w:vAlign w:val="center"/>
          </w:tcPr>
          <w:p w14:paraId="53BDCC2E" w14:textId="77777777" w:rsidR="00C3586D" w:rsidRPr="00202022" w:rsidRDefault="00C3586D" w:rsidP="00914A0F">
            <w:pPr>
              <w:pStyle w:val="TableBody"/>
              <w:rPr>
                <w:ins w:id="736" w:author="Brian Bohman" w:date="2022-11-09T19:32:00Z"/>
              </w:rPr>
            </w:pPr>
          </w:p>
        </w:tc>
        <w:tc>
          <w:tcPr>
            <w:tcW w:w="936" w:type="dxa"/>
            <w:tcBorders>
              <w:top w:val="single" w:sz="4" w:space="0" w:color="auto"/>
              <w:left w:val="dotted" w:sz="4" w:space="0" w:color="auto"/>
              <w:bottom w:val="single" w:sz="4" w:space="0" w:color="auto"/>
              <w:right w:val="dotted" w:sz="4" w:space="0" w:color="auto"/>
            </w:tcBorders>
          </w:tcPr>
          <w:p w14:paraId="334EE830" w14:textId="386BFD15" w:rsidR="00C3586D" w:rsidRPr="00C3586D" w:rsidRDefault="00C3586D" w:rsidP="00914A0F">
            <w:pPr>
              <w:pStyle w:val="TableBody"/>
              <w:jc w:val="center"/>
              <w:rPr>
                <w:ins w:id="737" w:author="Brian Bohman" w:date="2022-11-09T19:32:00Z"/>
                <w:b/>
                <w:bCs/>
                <w:rPrChange w:id="738" w:author="Brian Bohman" w:date="2022-11-09T19:32:00Z">
                  <w:rPr>
                    <w:ins w:id="739" w:author="Brian Bohman" w:date="2022-11-09T19:32:00Z"/>
                  </w:rPr>
                </w:rPrChange>
              </w:rPr>
            </w:pPr>
            <w:ins w:id="740" w:author="Brian Bohman" w:date="2022-11-09T19:32:00Z">
              <w:r w:rsidRPr="00C3586D">
                <w:rPr>
                  <w:b/>
                  <w:bCs/>
                  <w:rPrChange w:id="741" w:author="Brian Bohman" w:date="2022-11-09T19:32:00Z">
                    <w:rPr/>
                  </w:rPrChange>
                </w:rPr>
                <w:t>G</w:t>
              </w:r>
            </w:ins>
          </w:p>
        </w:tc>
        <w:tc>
          <w:tcPr>
            <w:tcW w:w="6939" w:type="dxa"/>
            <w:gridSpan w:val="8"/>
            <w:tcBorders>
              <w:top w:val="single" w:sz="4" w:space="0" w:color="auto"/>
              <w:left w:val="dotted" w:sz="4" w:space="0" w:color="auto"/>
              <w:right w:val="dotted" w:sz="4" w:space="0" w:color="auto"/>
            </w:tcBorders>
            <w:vAlign w:val="center"/>
          </w:tcPr>
          <w:p w14:paraId="637FD136" w14:textId="08785E92" w:rsidR="00C3586D" w:rsidRPr="00C3586D" w:rsidRDefault="00C3586D" w:rsidP="00F25858">
            <w:pPr>
              <w:pStyle w:val="TableBody"/>
              <w:jc w:val="center"/>
              <w:rPr>
                <w:ins w:id="742" w:author="Brian Bohman" w:date="2022-11-09T19:32:00Z"/>
                <w:b/>
                <w:bCs/>
                <w:rPrChange w:id="743" w:author="Brian Bohman" w:date="2022-11-09T19:32:00Z">
                  <w:rPr>
                    <w:ins w:id="744" w:author="Brian Bohman" w:date="2022-11-09T19:32:00Z"/>
                  </w:rPr>
                </w:rPrChange>
              </w:rPr>
            </w:pPr>
            <w:ins w:id="745" w:author="Brian Bohman" w:date="2022-11-09T19:32:00Z">
              <w:r>
                <w:rPr>
                  <w:b/>
                  <w:bCs/>
                </w:rPr>
                <w:t>E</w:t>
              </w:r>
            </w:ins>
          </w:p>
        </w:tc>
        <w:tc>
          <w:tcPr>
            <w:tcW w:w="2880" w:type="dxa"/>
            <w:gridSpan w:val="3"/>
            <w:tcBorders>
              <w:top w:val="single" w:sz="4" w:space="0" w:color="auto"/>
              <w:left w:val="dotted" w:sz="4" w:space="0" w:color="auto"/>
              <w:bottom w:val="single" w:sz="4" w:space="0" w:color="auto"/>
            </w:tcBorders>
            <w:vAlign w:val="center"/>
          </w:tcPr>
          <w:p w14:paraId="185C4646" w14:textId="4E4905BC" w:rsidR="00C3586D" w:rsidRPr="00C3586D" w:rsidRDefault="00C3586D" w:rsidP="00F25858">
            <w:pPr>
              <w:pStyle w:val="TableBody"/>
              <w:jc w:val="center"/>
              <w:rPr>
                <w:ins w:id="746" w:author="Brian Bohman" w:date="2022-11-09T19:32:00Z"/>
                <w:b/>
                <w:bCs/>
                <w:rPrChange w:id="747" w:author="Brian Bohman" w:date="2022-11-09T19:32:00Z">
                  <w:rPr>
                    <w:ins w:id="748" w:author="Brian Bohman" w:date="2022-11-09T19:32:00Z"/>
                  </w:rPr>
                </w:rPrChange>
              </w:rPr>
            </w:pPr>
            <w:ins w:id="749" w:author="Brian Bohman" w:date="2022-11-09T19:32:00Z">
              <w:r>
                <w:rPr>
                  <w:b/>
                  <w:bCs/>
                </w:rPr>
                <w:t>M</w:t>
              </w:r>
            </w:ins>
          </w:p>
        </w:tc>
      </w:tr>
      <w:tr w:rsidR="004A6704" w:rsidRPr="00202022" w14:paraId="7E920D8A" w14:textId="6B77B30B" w:rsidTr="004A6704">
        <w:tblPrEx>
          <w:tblPrExChange w:id="750" w:author="Brian Bohman" w:date="2022-11-10T20:32:00Z">
            <w:tblPrEx>
              <w:tblW w:w="12906" w:type="dxa"/>
            </w:tblPrEx>
          </w:tblPrExChange>
        </w:tblPrEx>
        <w:tc>
          <w:tcPr>
            <w:tcW w:w="1146" w:type="dxa"/>
            <w:tcBorders>
              <w:top w:val="single" w:sz="4" w:space="0" w:color="auto"/>
              <w:bottom w:val="single" w:sz="4" w:space="0" w:color="auto"/>
            </w:tcBorders>
            <w:vAlign w:val="center"/>
            <w:tcPrChange w:id="751" w:author="Brian Bohman" w:date="2022-11-10T20:32:00Z">
              <w:tcPr>
                <w:tcW w:w="1146" w:type="dxa"/>
                <w:tcBorders>
                  <w:top w:val="single" w:sz="4" w:space="0" w:color="auto"/>
                  <w:bottom w:val="single" w:sz="4" w:space="0" w:color="auto"/>
                </w:tcBorders>
                <w:vAlign w:val="center"/>
              </w:tcPr>
            </w:tcPrChange>
          </w:tcPr>
          <w:p w14:paraId="3B693456" w14:textId="77777777" w:rsidR="004A6704" w:rsidRPr="00202022" w:rsidRDefault="004A6704" w:rsidP="004A6704">
            <w:pPr>
              <w:pStyle w:val="TableBody"/>
            </w:pPr>
            <w:r w:rsidRPr="00202022">
              <w:t>Location</w:t>
            </w:r>
          </w:p>
        </w:tc>
        <w:tc>
          <w:tcPr>
            <w:tcW w:w="1581" w:type="dxa"/>
            <w:tcBorders>
              <w:top w:val="single" w:sz="4" w:space="0" w:color="auto"/>
              <w:bottom w:val="single" w:sz="4" w:space="0" w:color="auto"/>
              <w:right w:val="dotted" w:sz="4" w:space="0" w:color="auto"/>
            </w:tcBorders>
            <w:vAlign w:val="center"/>
            <w:tcPrChange w:id="752" w:author="Brian Bohman" w:date="2022-11-10T20:32:00Z">
              <w:tcPr>
                <w:tcW w:w="1581" w:type="dxa"/>
                <w:tcBorders>
                  <w:top w:val="single" w:sz="4" w:space="0" w:color="auto"/>
                  <w:bottom w:val="single" w:sz="4" w:space="0" w:color="auto"/>
                  <w:right w:val="dotted" w:sz="4" w:space="0" w:color="auto"/>
                </w:tcBorders>
                <w:vAlign w:val="center"/>
              </w:tcPr>
            </w:tcPrChange>
          </w:tcPr>
          <w:p w14:paraId="4E099F5B" w14:textId="77777777" w:rsidR="004A6704" w:rsidRPr="00202022" w:rsidRDefault="004A6704" w:rsidP="004A6704">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vAlign w:val="center"/>
            <w:tcPrChange w:id="753" w:author="Brian Bohman" w:date="2022-11-10T20:32:00Z">
              <w:tcPr>
                <w:tcW w:w="936" w:type="dxa"/>
                <w:tcBorders>
                  <w:top w:val="single" w:sz="4" w:space="0" w:color="auto"/>
                  <w:left w:val="dotted" w:sz="4" w:space="0" w:color="auto"/>
                  <w:bottom w:val="single" w:sz="4" w:space="0" w:color="auto"/>
                  <w:right w:val="dotted" w:sz="4" w:space="0" w:color="auto"/>
                </w:tcBorders>
              </w:tcPr>
            </w:tcPrChange>
          </w:tcPr>
          <w:p w14:paraId="62335746" w14:textId="26B9B629" w:rsidR="004A6704" w:rsidRPr="00202022" w:rsidRDefault="004A6704" w:rsidP="004A6704">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vAlign w:val="center"/>
            <w:tcPrChange w:id="754" w:author="Brian Bohman" w:date="2022-11-10T20:32:00Z">
              <w:tcPr>
                <w:tcW w:w="1107" w:type="dxa"/>
                <w:tcBorders>
                  <w:top w:val="single" w:sz="4" w:space="0" w:color="auto"/>
                  <w:left w:val="dotted" w:sz="4" w:space="0" w:color="auto"/>
                </w:tcBorders>
              </w:tcPr>
            </w:tcPrChange>
          </w:tcPr>
          <w:p w14:paraId="66A803E0" w14:textId="77777777" w:rsidR="004A6704" w:rsidRPr="003A5FE3" w:rsidRDefault="004A6704" w:rsidP="004A6704">
            <w:pPr>
              <w:pStyle w:val="TableBody"/>
              <w:jc w:val="center"/>
              <w:rPr>
                <w:vertAlign w:val="superscript"/>
              </w:rPr>
            </w:pPr>
            <w:r>
              <w:t>Soil Texture</w:t>
            </w:r>
            <w:r w:rsidRPr="00202022">
              <w:rPr>
                <w:vertAlign w:val="superscript"/>
              </w:rPr>
              <w:t>‡</w:t>
            </w:r>
          </w:p>
        </w:tc>
        <w:tc>
          <w:tcPr>
            <w:tcW w:w="720" w:type="dxa"/>
            <w:tcBorders>
              <w:top w:val="single" w:sz="4" w:space="0" w:color="auto"/>
            </w:tcBorders>
            <w:vAlign w:val="center"/>
            <w:tcPrChange w:id="755" w:author="Brian Bohman" w:date="2022-11-10T20:32:00Z">
              <w:tcPr>
                <w:tcW w:w="1008" w:type="dxa"/>
                <w:tcBorders>
                  <w:top w:val="single" w:sz="4" w:space="0" w:color="auto"/>
                </w:tcBorders>
              </w:tcPr>
            </w:tcPrChange>
          </w:tcPr>
          <w:p w14:paraId="4A0A4185" w14:textId="77777777" w:rsidR="004A6704" w:rsidRDefault="004A6704" w:rsidP="004A6704">
            <w:pPr>
              <w:pStyle w:val="TableBody"/>
              <w:jc w:val="center"/>
              <w:rPr>
                <w:ins w:id="756" w:author="Brian Bohman" w:date="2022-11-10T20:31:00Z"/>
              </w:rPr>
            </w:pPr>
            <w:ins w:id="757" w:author="Brian Bohman" w:date="2022-11-10T20:31:00Z">
              <w:r>
                <w:t>OM</w:t>
              </w:r>
            </w:ins>
          </w:p>
          <w:p w14:paraId="29194DA8" w14:textId="0680708C" w:rsidR="004A6704" w:rsidRDefault="004A6704" w:rsidP="004A6704">
            <w:pPr>
              <w:pStyle w:val="TableBody"/>
              <w:jc w:val="center"/>
            </w:pPr>
            <w:ins w:id="758" w:author="Brian Bohman" w:date="2022-11-10T20:31:00Z">
              <w:r>
                <w:t>[%]</w:t>
              </w:r>
            </w:ins>
          </w:p>
        </w:tc>
        <w:tc>
          <w:tcPr>
            <w:tcW w:w="1008" w:type="dxa"/>
            <w:tcBorders>
              <w:top w:val="single" w:sz="4" w:space="0" w:color="auto"/>
            </w:tcBorders>
            <w:vAlign w:val="center"/>
            <w:tcPrChange w:id="759" w:author="Brian Bohman" w:date="2022-11-10T20:32:00Z">
              <w:tcPr>
                <w:tcW w:w="720" w:type="dxa"/>
                <w:tcBorders>
                  <w:top w:val="single" w:sz="4" w:space="0" w:color="auto"/>
                </w:tcBorders>
              </w:tcPr>
            </w:tcPrChange>
          </w:tcPr>
          <w:p w14:paraId="56A99458" w14:textId="1955350D" w:rsidR="004A6704" w:rsidDel="0037236C" w:rsidRDefault="004A6704" w:rsidP="004A6704">
            <w:pPr>
              <w:pStyle w:val="TableBody"/>
              <w:jc w:val="center"/>
              <w:rPr>
                <w:del w:id="760" w:author="Brian Bohman" w:date="2022-11-10T20:32:00Z"/>
              </w:rPr>
            </w:pPr>
            <w:ins w:id="761" w:author="Brian Bohman" w:date="2022-11-10T20:32:00Z">
              <w:r>
                <w:t>Growing Season</w:t>
              </w:r>
            </w:ins>
            <w:ins w:id="762" w:author="Brian Bohman" w:date="2022-11-10T20:33:00Z">
              <w:r w:rsidR="00965A4F" w:rsidRPr="00965A4F">
                <w:rPr>
                  <w:vertAlign w:val="superscript"/>
                  <w:rPrChange w:id="763" w:author="Brian Bohman" w:date="2022-11-10T20:33:00Z">
                    <w:rPr/>
                  </w:rPrChange>
                </w:rPr>
                <w:t>§</w:t>
              </w:r>
            </w:ins>
            <w:del w:id="764" w:author="Brian Bohman" w:date="2022-11-10T20:32:00Z">
              <w:r w:rsidDel="0037236C">
                <w:delText>OM</w:delText>
              </w:r>
            </w:del>
          </w:p>
          <w:p w14:paraId="42ACEA5B" w14:textId="6F7D37AE" w:rsidR="004A6704" w:rsidRDefault="004A6704" w:rsidP="004A6704">
            <w:pPr>
              <w:pStyle w:val="TableBody"/>
              <w:jc w:val="center"/>
            </w:pPr>
            <w:del w:id="765" w:author="Brian Bohman" w:date="2022-11-10T20:32:00Z">
              <w:r w:rsidDel="0037236C">
                <w:delText>[%]</w:delText>
              </w:r>
            </w:del>
          </w:p>
        </w:tc>
        <w:tc>
          <w:tcPr>
            <w:tcW w:w="720" w:type="dxa"/>
            <w:tcBorders>
              <w:top w:val="single" w:sz="4" w:space="0" w:color="auto"/>
            </w:tcBorders>
            <w:vAlign w:val="center"/>
            <w:tcPrChange w:id="766" w:author="Brian Bohman" w:date="2022-11-10T20:32:00Z">
              <w:tcPr>
                <w:tcW w:w="720" w:type="dxa"/>
                <w:tcBorders>
                  <w:top w:val="single" w:sz="4" w:space="0" w:color="auto"/>
                </w:tcBorders>
              </w:tcPr>
            </w:tcPrChange>
          </w:tcPr>
          <w:p w14:paraId="7EA77E98" w14:textId="31B0E1F4" w:rsidR="004A6704" w:rsidRDefault="004A6704" w:rsidP="004A6704">
            <w:pPr>
              <w:pStyle w:val="TableBody"/>
              <w:jc w:val="center"/>
            </w:pPr>
            <w:proofErr w:type="spellStart"/>
            <w:r>
              <w:t>T</w:t>
            </w:r>
            <w:r>
              <w:rPr>
                <w:vertAlign w:val="subscript"/>
              </w:rPr>
              <w:t>Mean</w:t>
            </w:r>
            <w:proofErr w:type="spellEnd"/>
            <w:r>
              <w:rPr>
                <w:vertAlign w:val="subscript"/>
              </w:rPr>
              <w:t xml:space="preserve"> </w:t>
            </w:r>
            <w:r w:rsidRPr="00202022">
              <w:t>[ºC]</w:t>
            </w:r>
          </w:p>
        </w:tc>
        <w:tc>
          <w:tcPr>
            <w:tcW w:w="792" w:type="dxa"/>
            <w:tcBorders>
              <w:top w:val="single" w:sz="4" w:space="0" w:color="auto"/>
            </w:tcBorders>
            <w:vAlign w:val="center"/>
            <w:tcPrChange w:id="767" w:author="Brian Bohman" w:date="2022-11-10T20:32:00Z">
              <w:tcPr>
                <w:tcW w:w="792" w:type="dxa"/>
                <w:tcBorders>
                  <w:top w:val="single" w:sz="4" w:space="0" w:color="auto"/>
                </w:tcBorders>
              </w:tcPr>
            </w:tcPrChange>
          </w:tcPr>
          <w:p w14:paraId="7AB08FBE" w14:textId="57E3A5DB" w:rsidR="004A6704" w:rsidRDefault="004A6704" w:rsidP="004A6704">
            <w:pPr>
              <w:pStyle w:val="TableBody"/>
              <w:jc w:val="center"/>
            </w:pPr>
            <w:proofErr w:type="spellStart"/>
            <w:r>
              <w:t>Precip</w:t>
            </w:r>
            <w:proofErr w:type="spellEnd"/>
            <w:r>
              <w:t>.</w:t>
            </w:r>
            <w:ins w:id="768" w:author="Brian Bohman" w:date="2022-11-09T19:12:00Z">
              <w:r w:rsidRPr="00202022">
                <w:rPr>
                  <w:vertAlign w:val="superscript"/>
                </w:rPr>
                <w:t xml:space="preserve"> </w:t>
              </w:r>
            </w:ins>
            <w:del w:id="769" w:author="Brian Bohman" w:date="2022-11-10T20:34:00Z">
              <w:r w:rsidDel="00B242EB">
                <w:delText xml:space="preserve"> </w:delText>
              </w:r>
            </w:del>
            <w:r>
              <w:t>[mm]</w:t>
            </w:r>
          </w:p>
        </w:tc>
        <w:tc>
          <w:tcPr>
            <w:tcW w:w="864" w:type="dxa"/>
            <w:tcBorders>
              <w:top w:val="single" w:sz="4" w:space="0" w:color="auto"/>
            </w:tcBorders>
            <w:vAlign w:val="center"/>
            <w:tcPrChange w:id="770" w:author="Brian Bohman" w:date="2022-11-10T20:32:00Z">
              <w:tcPr>
                <w:tcW w:w="864" w:type="dxa"/>
                <w:tcBorders>
                  <w:top w:val="single" w:sz="4" w:space="0" w:color="auto"/>
                </w:tcBorders>
              </w:tcPr>
            </w:tcPrChange>
          </w:tcPr>
          <w:p w14:paraId="6287560C" w14:textId="702FDCB1" w:rsidR="004A6704" w:rsidRDefault="004A6704" w:rsidP="004A6704">
            <w:pPr>
              <w:pStyle w:val="TableBody"/>
              <w:jc w:val="center"/>
            </w:pPr>
            <w:r w:rsidRPr="00202022">
              <w:t>∆</w:t>
            </w:r>
            <w:proofErr w:type="spellStart"/>
            <w:r w:rsidRPr="00202022">
              <w:t>T</w:t>
            </w:r>
            <w:r w:rsidRPr="00202022">
              <w:rPr>
                <w:vertAlign w:val="subscript"/>
              </w:rPr>
              <w:t>Diurnal</w:t>
            </w:r>
            <w:proofErr w:type="spellEnd"/>
            <w:ins w:id="771" w:author="Brian Bohman" w:date="2022-11-10T20:34:00Z">
              <w:r w:rsidR="00B242EB">
                <w:rPr>
                  <w:vertAlign w:val="subscript"/>
                </w:rPr>
                <w:t xml:space="preserve"> </w:t>
              </w:r>
            </w:ins>
            <w:del w:id="772" w:author="Brian Bohman" w:date="2022-11-10T20:34:00Z">
              <w:r w:rsidRPr="00202022" w:rsidDel="00B242EB">
                <w:delText xml:space="preserve"> </w:delText>
              </w:r>
            </w:del>
            <w:r w:rsidRPr="00202022">
              <w:t>[ºC]</w:t>
            </w:r>
          </w:p>
        </w:tc>
        <w:tc>
          <w:tcPr>
            <w:tcW w:w="720" w:type="dxa"/>
            <w:tcBorders>
              <w:top w:val="single" w:sz="4" w:space="0" w:color="auto"/>
            </w:tcBorders>
            <w:vAlign w:val="center"/>
            <w:tcPrChange w:id="773" w:author="Brian Bohman" w:date="2022-11-10T20:32:00Z">
              <w:tcPr>
                <w:tcW w:w="720" w:type="dxa"/>
                <w:tcBorders>
                  <w:top w:val="single" w:sz="4" w:space="0" w:color="auto"/>
                </w:tcBorders>
              </w:tcPr>
            </w:tcPrChange>
          </w:tcPr>
          <w:p w14:paraId="7CFCE518" w14:textId="6AAA2E64" w:rsidR="004A6704" w:rsidRDefault="004A6704" w:rsidP="004A6704">
            <w:pPr>
              <w:pStyle w:val="TableBody"/>
              <w:jc w:val="center"/>
            </w:pPr>
            <w:r w:rsidRPr="00202022">
              <w:t>GDD [ºC d]</w:t>
            </w:r>
          </w:p>
        </w:tc>
        <w:tc>
          <w:tcPr>
            <w:tcW w:w="1008" w:type="dxa"/>
            <w:tcBorders>
              <w:top w:val="single" w:sz="4" w:space="0" w:color="auto"/>
              <w:right w:val="dotted" w:sz="4" w:space="0" w:color="auto"/>
            </w:tcBorders>
            <w:vAlign w:val="center"/>
            <w:tcPrChange w:id="774" w:author="Brian Bohman" w:date="2022-11-10T20:32:00Z">
              <w:tcPr>
                <w:tcW w:w="1008" w:type="dxa"/>
                <w:tcBorders>
                  <w:top w:val="single" w:sz="4" w:space="0" w:color="auto"/>
                  <w:right w:val="dotted" w:sz="4" w:space="0" w:color="auto"/>
                </w:tcBorders>
              </w:tcPr>
            </w:tcPrChange>
          </w:tcPr>
          <w:p w14:paraId="0CEDC8A7" w14:textId="4B0DBBF8" w:rsidR="004A6704" w:rsidRDefault="004A6704" w:rsidP="004A6704">
            <w:pPr>
              <w:pStyle w:val="TableBody"/>
              <w:jc w:val="center"/>
            </w:pPr>
            <w:r w:rsidRPr="00202022">
              <w:t>Sol. Rad.</w:t>
            </w:r>
            <w:ins w:id="775" w:author="Brian Bohman" w:date="2022-11-09T19:13:00Z">
              <w:r w:rsidRPr="00202022">
                <w:rPr>
                  <w:vertAlign w:val="superscript"/>
                </w:rPr>
                <w:t xml:space="preserve"> </w:t>
              </w:r>
            </w:ins>
            <w:del w:id="776" w:author="Brian Bohman" w:date="2022-11-10T20:34:00Z">
              <w:r w:rsidRPr="00202022" w:rsidDel="00B242EB">
                <w:delText xml:space="preserve"> </w:delText>
              </w:r>
            </w:del>
            <w:r w:rsidRPr="00202022">
              <w:t>[MJ m</w:t>
            </w:r>
            <w:r w:rsidRPr="00202022">
              <w:rPr>
                <w:vertAlign w:val="superscript"/>
              </w:rPr>
              <w:t>-2</w:t>
            </w:r>
            <w:r w:rsidRPr="00202022">
              <w:t>]</w:t>
            </w:r>
          </w:p>
        </w:tc>
        <w:tc>
          <w:tcPr>
            <w:tcW w:w="1008" w:type="dxa"/>
            <w:tcBorders>
              <w:top w:val="single" w:sz="4" w:space="0" w:color="auto"/>
              <w:left w:val="dotted" w:sz="4" w:space="0" w:color="auto"/>
              <w:bottom w:val="single" w:sz="4" w:space="0" w:color="auto"/>
            </w:tcBorders>
            <w:vAlign w:val="center"/>
            <w:tcPrChange w:id="777" w:author="Brian Bohman" w:date="2022-11-10T20:32:00Z">
              <w:tcPr>
                <w:tcW w:w="1008" w:type="dxa"/>
                <w:tcBorders>
                  <w:top w:val="single" w:sz="4" w:space="0" w:color="auto"/>
                  <w:left w:val="dotted" w:sz="4" w:space="0" w:color="auto"/>
                  <w:bottom w:val="single" w:sz="4" w:space="0" w:color="auto"/>
                </w:tcBorders>
              </w:tcPr>
            </w:tcPrChange>
          </w:tcPr>
          <w:p w14:paraId="193756C2" w14:textId="77777777" w:rsidR="004A6704" w:rsidRDefault="004A6704" w:rsidP="004A6704">
            <w:pPr>
              <w:pStyle w:val="TableBody"/>
              <w:jc w:val="center"/>
            </w:pPr>
            <w:r w:rsidRPr="00202022">
              <w:t xml:space="preserve">Density [plants </w:t>
            </w:r>
            <w:proofErr w:type="gramStart"/>
            <w:r w:rsidRPr="00202022">
              <w:t>ha</w:t>
            </w:r>
            <w:r w:rsidRPr="00202022">
              <w:rPr>
                <w:vertAlign w:val="superscript"/>
              </w:rPr>
              <w:t>-1</w:t>
            </w:r>
            <w:proofErr w:type="gramEnd"/>
            <w:r w:rsidRPr="00202022">
              <w:t>]</w:t>
            </w:r>
          </w:p>
        </w:tc>
        <w:tc>
          <w:tcPr>
            <w:tcW w:w="1296" w:type="dxa"/>
            <w:tcBorders>
              <w:top w:val="single" w:sz="4" w:space="0" w:color="auto"/>
              <w:bottom w:val="single" w:sz="4" w:space="0" w:color="auto"/>
            </w:tcBorders>
            <w:vAlign w:val="center"/>
            <w:tcPrChange w:id="778" w:author="Brian Bohman" w:date="2022-11-10T20:32:00Z">
              <w:tcPr>
                <w:tcW w:w="1296" w:type="dxa"/>
                <w:tcBorders>
                  <w:top w:val="single" w:sz="4" w:space="0" w:color="auto"/>
                  <w:bottom w:val="single" w:sz="4" w:space="0" w:color="auto"/>
                </w:tcBorders>
              </w:tcPr>
            </w:tcPrChange>
          </w:tcPr>
          <w:p w14:paraId="7B080AC4" w14:textId="2796C0BE" w:rsidR="004A6704" w:rsidRDefault="004A6704" w:rsidP="004A6704">
            <w:pPr>
              <w:pStyle w:val="TableBody"/>
              <w:jc w:val="center"/>
            </w:pPr>
            <w:r w:rsidRPr="00202022">
              <w:t>N Source &amp; Timing</w:t>
            </w:r>
            <w:ins w:id="779" w:author="Brian Bohman" w:date="2022-11-10T20:35:00Z">
              <w:r w:rsidR="00B242EB" w:rsidRPr="00B242EB">
                <w:rPr>
                  <w:bCs/>
                  <w:vertAlign w:val="superscript"/>
                </w:rPr>
                <w:t>¶</w:t>
              </w:r>
            </w:ins>
            <w:del w:id="780" w:author="Brian Bohman" w:date="2022-11-10T20:35:00Z">
              <w:r w:rsidRPr="003A5FE3" w:rsidDel="00B242EB">
                <w:rPr>
                  <w:bCs/>
                  <w:vertAlign w:val="superscript"/>
                </w:rPr>
                <w:delText>§</w:delText>
              </w:r>
            </w:del>
          </w:p>
        </w:tc>
        <w:tc>
          <w:tcPr>
            <w:tcW w:w="576" w:type="dxa"/>
            <w:tcBorders>
              <w:top w:val="single" w:sz="4" w:space="0" w:color="auto"/>
              <w:bottom w:val="single" w:sz="4" w:space="0" w:color="auto"/>
            </w:tcBorders>
            <w:vAlign w:val="center"/>
            <w:tcPrChange w:id="781" w:author="Brian Bohman" w:date="2022-11-10T20:32:00Z">
              <w:tcPr>
                <w:tcW w:w="1296" w:type="dxa"/>
                <w:gridSpan w:val="2"/>
                <w:tcBorders>
                  <w:top w:val="single" w:sz="4" w:space="0" w:color="auto"/>
                  <w:bottom w:val="single" w:sz="4" w:space="0" w:color="auto"/>
                </w:tcBorders>
              </w:tcPr>
            </w:tcPrChange>
          </w:tcPr>
          <w:p w14:paraId="6A1C948B" w14:textId="42A49C92" w:rsidR="004A6704" w:rsidRPr="00202022" w:rsidRDefault="004A6704" w:rsidP="004A6704">
            <w:pPr>
              <w:pStyle w:val="TableBody"/>
              <w:jc w:val="center"/>
            </w:pPr>
            <w:proofErr w:type="spellStart"/>
            <w:ins w:id="782" w:author="Brian Bohman" w:date="2022-11-09T19:22:00Z">
              <w:r>
                <w:t>Irr</w:t>
              </w:r>
            </w:ins>
            <w:proofErr w:type="spellEnd"/>
            <w:ins w:id="783" w:author="Brian Bohman" w:date="2022-11-09T19:26:00Z">
              <w:r>
                <w:t>.</w:t>
              </w:r>
            </w:ins>
          </w:p>
        </w:tc>
      </w:tr>
      <w:tr w:rsidR="004A6704" w:rsidRPr="00202022" w14:paraId="3FBA6165" w14:textId="657B99E5" w:rsidTr="004A6704">
        <w:tblPrEx>
          <w:tblPrExChange w:id="784" w:author="Brian Bohman" w:date="2022-11-10T20:32:00Z">
            <w:tblPrEx>
              <w:tblW w:w="14202" w:type="dxa"/>
            </w:tblPrEx>
          </w:tblPrExChange>
        </w:tblPrEx>
        <w:tc>
          <w:tcPr>
            <w:tcW w:w="1146" w:type="dxa"/>
            <w:vMerge w:val="restart"/>
            <w:tcBorders>
              <w:top w:val="single" w:sz="4" w:space="0" w:color="auto"/>
            </w:tcBorders>
            <w:vAlign w:val="center"/>
            <w:tcPrChange w:id="785" w:author="Brian Bohman" w:date="2022-11-10T20:32:00Z">
              <w:tcPr>
                <w:tcW w:w="1146" w:type="dxa"/>
                <w:vMerge w:val="restart"/>
                <w:tcBorders>
                  <w:top w:val="single" w:sz="4" w:space="0" w:color="auto"/>
                </w:tcBorders>
                <w:vAlign w:val="center"/>
              </w:tcPr>
            </w:tcPrChange>
          </w:tcPr>
          <w:p w14:paraId="441E6F94" w14:textId="77777777" w:rsidR="004A6704" w:rsidRPr="00202022" w:rsidRDefault="004A6704" w:rsidP="004A6704">
            <w:pPr>
              <w:pStyle w:val="TableBody"/>
            </w:pPr>
            <w:r w:rsidRPr="00202022">
              <w:t>Argentina</w:t>
            </w:r>
          </w:p>
        </w:tc>
        <w:tc>
          <w:tcPr>
            <w:tcW w:w="1581" w:type="dxa"/>
            <w:tcBorders>
              <w:top w:val="single" w:sz="4" w:space="0" w:color="auto"/>
              <w:right w:val="dotted" w:sz="4" w:space="0" w:color="auto"/>
            </w:tcBorders>
            <w:vAlign w:val="center"/>
            <w:tcPrChange w:id="786" w:author="Brian Bohman" w:date="2022-11-10T20:32:00Z">
              <w:tcPr>
                <w:tcW w:w="1581" w:type="dxa"/>
                <w:tcBorders>
                  <w:top w:val="single" w:sz="4" w:space="0" w:color="auto"/>
                  <w:right w:val="dotted" w:sz="4" w:space="0" w:color="auto"/>
                </w:tcBorders>
                <w:vAlign w:val="center"/>
              </w:tcPr>
            </w:tcPrChange>
          </w:tcPr>
          <w:p w14:paraId="5EAB51C3" w14:textId="77777777" w:rsidR="004A6704" w:rsidRPr="00202022" w:rsidRDefault="004A6704" w:rsidP="004A6704">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Change w:id="787" w:author="Brian Bohman" w:date="2022-11-10T20:32:00Z">
              <w:tcPr>
                <w:tcW w:w="936" w:type="dxa"/>
                <w:tcBorders>
                  <w:top w:val="single" w:sz="4" w:space="0" w:color="auto"/>
                  <w:left w:val="dotted" w:sz="4" w:space="0" w:color="auto"/>
                  <w:right w:val="dotted" w:sz="4" w:space="0" w:color="auto"/>
                </w:tcBorders>
                <w:vAlign w:val="center"/>
              </w:tcPr>
            </w:tcPrChange>
          </w:tcPr>
          <w:p w14:paraId="6D6C8D3D" w14:textId="245E8DDD" w:rsidR="004A6704" w:rsidRPr="00202022" w:rsidRDefault="004A6704" w:rsidP="004A6704">
            <w:pPr>
              <w:pStyle w:val="TableBody"/>
              <w:jc w:val="center"/>
            </w:pPr>
            <w:r w:rsidRPr="00202022">
              <w:t>L to VL</w:t>
            </w:r>
          </w:p>
        </w:tc>
        <w:tc>
          <w:tcPr>
            <w:tcW w:w="1107" w:type="dxa"/>
            <w:vMerge w:val="restart"/>
            <w:tcBorders>
              <w:top w:val="single" w:sz="4" w:space="0" w:color="auto"/>
              <w:left w:val="dotted" w:sz="4" w:space="0" w:color="auto"/>
            </w:tcBorders>
            <w:vAlign w:val="center"/>
            <w:tcPrChange w:id="788" w:author="Brian Bohman" w:date="2022-11-10T20:32:00Z">
              <w:tcPr>
                <w:tcW w:w="1107" w:type="dxa"/>
                <w:vMerge w:val="restart"/>
                <w:tcBorders>
                  <w:top w:val="single" w:sz="4" w:space="0" w:color="auto"/>
                  <w:left w:val="dotted" w:sz="4" w:space="0" w:color="auto"/>
                </w:tcBorders>
                <w:vAlign w:val="center"/>
              </w:tcPr>
            </w:tcPrChange>
          </w:tcPr>
          <w:p w14:paraId="78735079" w14:textId="77777777" w:rsidR="004A6704" w:rsidRPr="00202022" w:rsidRDefault="004A6704" w:rsidP="004A6704">
            <w:pPr>
              <w:pStyle w:val="TableBody"/>
              <w:jc w:val="center"/>
            </w:pPr>
            <w:r>
              <w:t>L</w:t>
            </w:r>
          </w:p>
        </w:tc>
        <w:tc>
          <w:tcPr>
            <w:tcW w:w="720" w:type="dxa"/>
            <w:vMerge w:val="restart"/>
            <w:tcBorders>
              <w:top w:val="single" w:sz="4" w:space="0" w:color="auto"/>
            </w:tcBorders>
            <w:vAlign w:val="center"/>
            <w:tcPrChange w:id="789" w:author="Brian Bohman" w:date="2022-11-10T20:32:00Z">
              <w:tcPr>
                <w:tcW w:w="1008" w:type="dxa"/>
                <w:vMerge w:val="restart"/>
                <w:tcBorders>
                  <w:top w:val="single" w:sz="4" w:space="0" w:color="auto"/>
                </w:tcBorders>
                <w:vAlign w:val="center"/>
              </w:tcPr>
            </w:tcPrChange>
          </w:tcPr>
          <w:p w14:paraId="22AA6081" w14:textId="77777777" w:rsidR="004A6704" w:rsidRDefault="004A6704" w:rsidP="004A6704">
            <w:pPr>
              <w:pStyle w:val="TableBody"/>
              <w:jc w:val="center"/>
              <w:rPr>
                <w:ins w:id="790" w:author="Brian Bohman" w:date="2022-11-10T20:31:00Z"/>
              </w:rPr>
            </w:pPr>
            <w:ins w:id="791" w:author="Brian Bohman" w:date="2022-11-10T20:31:00Z">
              <w:r>
                <w:t>4.2 –</w:t>
              </w:r>
            </w:ins>
          </w:p>
          <w:p w14:paraId="7FF83DF1" w14:textId="7D44F641" w:rsidR="004A6704" w:rsidRDefault="004A6704" w:rsidP="004A6704">
            <w:pPr>
              <w:pStyle w:val="TableBody"/>
              <w:jc w:val="center"/>
            </w:pPr>
            <w:ins w:id="792" w:author="Brian Bohman" w:date="2022-11-10T20:31:00Z">
              <w:r>
                <w:t>5.2</w:t>
              </w:r>
            </w:ins>
          </w:p>
        </w:tc>
        <w:tc>
          <w:tcPr>
            <w:tcW w:w="1008" w:type="dxa"/>
            <w:vMerge w:val="restart"/>
            <w:tcBorders>
              <w:top w:val="single" w:sz="4" w:space="0" w:color="auto"/>
            </w:tcBorders>
            <w:vAlign w:val="center"/>
            <w:tcPrChange w:id="793" w:author="Brian Bohman" w:date="2022-11-10T20:32:00Z">
              <w:tcPr>
                <w:tcW w:w="720" w:type="dxa"/>
                <w:vMerge w:val="restart"/>
                <w:tcBorders>
                  <w:top w:val="single" w:sz="4" w:space="0" w:color="auto"/>
                </w:tcBorders>
                <w:vAlign w:val="center"/>
              </w:tcPr>
            </w:tcPrChange>
          </w:tcPr>
          <w:p w14:paraId="1AD2A56F" w14:textId="77777777" w:rsidR="004A6704" w:rsidRDefault="004A6704" w:rsidP="004A6704">
            <w:pPr>
              <w:pStyle w:val="TableBody"/>
              <w:jc w:val="center"/>
              <w:rPr>
                <w:ins w:id="794" w:author="Brian Bohman" w:date="2022-11-10T20:32:00Z"/>
              </w:rPr>
            </w:pPr>
            <w:ins w:id="795" w:author="Brian Bohman" w:date="2022-11-10T20:32:00Z">
              <w:r>
                <w:t>1 June –</w:t>
              </w:r>
            </w:ins>
          </w:p>
          <w:p w14:paraId="7AE320C6" w14:textId="1E214813" w:rsidR="004A6704" w:rsidRDefault="004A6704" w:rsidP="004A6704">
            <w:pPr>
              <w:pStyle w:val="TableBody"/>
              <w:jc w:val="center"/>
            </w:pPr>
            <w:ins w:id="796" w:author="Brian Bohman" w:date="2022-11-10T20:32:00Z">
              <w:r>
                <w:t>10 Oct.</w:t>
              </w:r>
            </w:ins>
            <w:del w:id="797" w:author="Brian Bohman" w:date="2022-11-10T20:32:00Z">
              <w:r w:rsidDel="0037236C">
                <w:delText xml:space="preserve">4.2 </w:delText>
              </w:r>
            </w:del>
            <w:del w:id="798" w:author="Brian Bohman" w:date="2022-11-09T19:20:00Z">
              <w:r w:rsidDel="00AF05EE">
                <w:delText>to</w:delText>
              </w:r>
            </w:del>
            <w:del w:id="799" w:author="Brian Bohman" w:date="2022-11-09T19:21:00Z">
              <w:r w:rsidDel="00AF05EE">
                <w:delText xml:space="preserve"> </w:delText>
              </w:r>
            </w:del>
            <w:del w:id="800" w:author="Brian Bohman" w:date="2022-11-10T20:32:00Z">
              <w:r w:rsidDel="0037236C">
                <w:delText>5.2</w:delText>
              </w:r>
            </w:del>
          </w:p>
        </w:tc>
        <w:tc>
          <w:tcPr>
            <w:tcW w:w="720" w:type="dxa"/>
            <w:vMerge w:val="restart"/>
            <w:tcBorders>
              <w:top w:val="single" w:sz="4" w:space="0" w:color="auto"/>
            </w:tcBorders>
            <w:vAlign w:val="center"/>
            <w:tcPrChange w:id="801" w:author="Brian Bohman" w:date="2022-11-10T20:32:00Z">
              <w:tcPr>
                <w:tcW w:w="720" w:type="dxa"/>
                <w:vMerge w:val="restart"/>
                <w:tcBorders>
                  <w:top w:val="single" w:sz="4" w:space="0" w:color="auto"/>
                </w:tcBorders>
                <w:vAlign w:val="center"/>
              </w:tcPr>
            </w:tcPrChange>
          </w:tcPr>
          <w:p w14:paraId="766D3EA4" w14:textId="77777777" w:rsidR="004A6704" w:rsidRDefault="004A6704" w:rsidP="004A6704">
            <w:pPr>
              <w:pStyle w:val="TableBody"/>
              <w:jc w:val="center"/>
            </w:pPr>
            <w:r>
              <w:t>18.4</w:t>
            </w:r>
          </w:p>
        </w:tc>
        <w:tc>
          <w:tcPr>
            <w:tcW w:w="792" w:type="dxa"/>
            <w:vMerge w:val="restart"/>
            <w:tcBorders>
              <w:top w:val="single" w:sz="4" w:space="0" w:color="auto"/>
            </w:tcBorders>
            <w:vAlign w:val="center"/>
            <w:tcPrChange w:id="802" w:author="Brian Bohman" w:date="2022-11-10T20:32:00Z">
              <w:tcPr>
                <w:tcW w:w="792" w:type="dxa"/>
                <w:vMerge w:val="restart"/>
                <w:tcBorders>
                  <w:top w:val="single" w:sz="4" w:space="0" w:color="auto"/>
                </w:tcBorders>
                <w:vAlign w:val="center"/>
              </w:tcPr>
            </w:tcPrChange>
          </w:tcPr>
          <w:p w14:paraId="58091D60" w14:textId="77777777" w:rsidR="004A6704" w:rsidRDefault="004A6704" w:rsidP="004A6704">
            <w:pPr>
              <w:pStyle w:val="TableBody"/>
              <w:jc w:val="center"/>
            </w:pPr>
            <w:r>
              <w:t>428</w:t>
            </w:r>
          </w:p>
        </w:tc>
        <w:tc>
          <w:tcPr>
            <w:tcW w:w="864" w:type="dxa"/>
            <w:vMerge w:val="restart"/>
            <w:tcBorders>
              <w:top w:val="single" w:sz="4" w:space="0" w:color="auto"/>
            </w:tcBorders>
            <w:vAlign w:val="center"/>
            <w:tcPrChange w:id="803" w:author="Brian Bohman" w:date="2022-11-10T20:32:00Z">
              <w:tcPr>
                <w:tcW w:w="864" w:type="dxa"/>
                <w:vMerge w:val="restart"/>
                <w:tcBorders>
                  <w:top w:val="single" w:sz="4" w:space="0" w:color="auto"/>
                </w:tcBorders>
                <w:vAlign w:val="center"/>
              </w:tcPr>
            </w:tcPrChange>
          </w:tcPr>
          <w:p w14:paraId="70B8D931" w14:textId="77777777" w:rsidR="004A6704" w:rsidRDefault="004A6704" w:rsidP="004A6704">
            <w:pPr>
              <w:pStyle w:val="TableBody"/>
              <w:jc w:val="center"/>
            </w:pPr>
            <w:r w:rsidRPr="00202022">
              <w:t>13.6</w:t>
            </w:r>
          </w:p>
        </w:tc>
        <w:tc>
          <w:tcPr>
            <w:tcW w:w="720" w:type="dxa"/>
            <w:vMerge w:val="restart"/>
            <w:tcBorders>
              <w:top w:val="single" w:sz="4" w:space="0" w:color="auto"/>
            </w:tcBorders>
            <w:vAlign w:val="center"/>
            <w:tcPrChange w:id="804" w:author="Brian Bohman" w:date="2022-11-10T20:32:00Z">
              <w:tcPr>
                <w:tcW w:w="720" w:type="dxa"/>
                <w:vMerge w:val="restart"/>
                <w:tcBorders>
                  <w:top w:val="single" w:sz="4" w:space="0" w:color="auto"/>
                </w:tcBorders>
                <w:vAlign w:val="center"/>
              </w:tcPr>
            </w:tcPrChange>
          </w:tcPr>
          <w:p w14:paraId="7E712D86" w14:textId="77777777" w:rsidR="004A6704" w:rsidRDefault="004A6704" w:rsidP="004A6704">
            <w:pPr>
              <w:pStyle w:val="TableBody"/>
              <w:jc w:val="center"/>
            </w:pPr>
            <w:r w:rsidRPr="00202022">
              <w:t>17</w:t>
            </w:r>
            <w:r>
              <w:t>39</w:t>
            </w:r>
          </w:p>
        </w:tc>
        <w:tc>
          <w:tcPr>
            <w:tcW w:w="1008" w:type="dxa"/>
            <w:vMerge w:val="restart"/>
            <w:tcBorders>
              <w:top w:val="single" w:sz="4" w:space="0" w:color="auto"/>
              <w:right w:val="dotted" w:sz="4" w:space="0" w:color="auto"/>
            </w:tcBorders>
            <w:vAlign w:val="center"/>
            <w:tcPrChange w:id="805" w:author="Brian Bohman" w:date="2022-11-10T20:32:00Z">
              <w:tcPr>
                <w:tcW w:w="1008" w:type="dxa"/>
                <w:vMerge w:val="restart"/>
                <w:tcBorders>
                  <w:top w:val="single" w:sz="4" w:space="0" w:color="auto"/>
                  <w:right w:val="dotted" w:sz="4" w:space="0" w:color="auto"/>
                </w:tcBorders>
                <w:vAlign w:val="center"/>
              </w:tcPr>
            </w:tcPrChange>
          </w:tcPr>
          <w:p w14:paraId="56EC7047" w14:textId="77777777" w:rsidR="004A6704" w:rsidRDefault="004A6704" w:rsidP="004A6704">
            <w:pPr>
              <w:pStyle w:val="TableBody"/>
              <w:jc w:val="center"/>
            </w:pPr>
            <w:r>
              <w:t>25.5</w:t>
            </w:r>
          </w:p>
        </w:tc>
        <w:tc>
          <w:tcPr>
            <w:tcW w:w="1008" w:type="dxa"/>
            <w:vMerge w:val="restart"/>
            <w:tcBorders>
              <w:top w:val="single" w:sz="4" w:space="0" w:color="auto"/>
              <w:left w:val="dotted" w:sz="4" w:space="0" w:color="auto"/>
              <w:bottom w:val="dotted" w:sz="4" w:space="0" w:color="auto"/>
            </w:tcBorders>
            <w:vAlign w:val="center"/>
            <w:tcPrChange w:id="806" w:author="Brian Bohman" w:date="2022-11-10T20:32:00Z">
              <w:tcPr>
                <w:tcW w:w="1008" w:type="dxa"/>
                <w:vMerge w:val="restart"/>
                <w:tcBorders>
                  <w:top w:val="single" w:sz="4" w:space="0" w:color="auto"/>
                  <w:left w:val="dotted" w:sz="4" w:space="0" w:color="auto"/>
                  <w:bottom w:val="dotted" w:sz="4" w:space="0" w:color="auto"/>
                </w:tcBorders>
                <w:vAlign w:val="center"/>
              </w:tcPr>
            </w:tcPrChange>
          </w:tcPr>
          <w:p w14:paraId="479C44B6" w14:textId="77777777" w:rsidR="004A6704" w:rsidRDefault="004A6704" w:rsidP="004A6704">
            <w:pPr>
              <w:pStyle w:val="TableBody"/>
              <w:jc w:val="center"/>
            </w:pPr>
            <w:r w:rsidRPr="00202022">
              <w:t>59,000</w:t>
            </w:r>
          </w:p>
        </w:tc>
        <w:tc>
          <w:tcPr>
            <w:tcW w:w="1296" w:type="dxa"/>
            <w:vMerge w:val="restart"/>
            <w:tcBorders>
              <w:top w:val="single" w:sz="4" w:space="0" w:color="auto"/>
              <w:bottom w:val="dotted" w:sz="4" w:space="0" w:color="auto"/>
            </w:tcBorders>
            <w:vAlign w:val="center"/>
            <w:tcPrChange w:id="807" w:author="Brian Bohman" w:date="2022-11-10T20:32:00Z">
              <w:tcPr>
                <w:tcW w:w="1296" w:type="dxa"/>
                <w:vMerge w:val="restart"/>
                <w:tcBorders>
                  <w:top w:val="single" w:sz="4" w:space="0" w:color="auto"/>
                  <w:bottom w:val="dotted" w:sz="4" w:space="0" w:color="auto"/>
                </w:tcBorders>
                <w:vAlign w:val="center"/>
              </w:tcPr>
            </w:tcPrChange>
          </w:tcPr>
          <w:p w14:paraId="5104C9B1" w14:textId="77777777" w:rsidR="004A6704" w:rsidRDefault="004A6704" w:rsidP="004A6704">
            <w:pPr>
              <w:pStyle w:val="TableBody"/>
              <w:jc w:val="center"/>
            </w:pPr>
            <w:r w:rsidRPr="00202022">
              <w:t>Urea @ PL</w:t>
            </w:r>
          </w:p>
        </w:tc>
        <w:tc>
          <w:tcPr>
            <w:tcW w:w="576" w:type="dxa"/>
            <w:vMerge w:val="restart"/>
            <w:tcBorders>
              <w:top w:val="single" w:sz="4" w:space="0" w:color="auto"/>
            </w:tcBorders>
            <w:vAlign w:val="center"/>
            <w:tcPrChange w:id="808" w:author="Brian Bohman" w:date="2022-11-10T20:32:00Z">
              <w:tcPr>
                <w:tcW w:w="1296" w:type="dxa"/>
                <w:gridSpan w:val="2"/>
                <w:vMerge w:val="restart"/>
                <w:tcBorders>
                  <w:top w:val="single" w:sz="4" w:space="0" w:color="auto"/>
                </w:tcBorders>
                <w:vAlign w:val="center"/>
              </w:tcPr>
            </w:tcPrChange>
          </w:tcPr>
          <w:p w14:paraId="51CBDAA1" w14:textId="3CA3CE59" w:rsidR="004A6704" w:rsidRPr="00202022" w:rsidRDefault="004A6704" w:rsidP="004A6704">
            <w:pPr>
              <w:pStyle w:val="TableBody"/>
              <w:jc w:val="center"/>
            </w:pPr>
            <w:ins w:id="809" w:author="Brian Bohman" w:date="2022-11-09T19:23:00Z">
              <w:r>
                <w:t>Yes</w:t>
              </w:r>
            </w:ins>
          </w:p>
        </w:tc>
      </w:tr>
      <w:tr w:rsidR="004A6704" w:rsidRPr="00202022" w14:paraId="5CE24129" w14:textId="148F36AC" w:rsidTr="0037236C">
        <w:tblPrEx>
          <w:tblPrExChange w:id="810" w:author="Brian Bohman" w:date="2022-11-10T20:32:00Z">
            <w:tblPrEx>
              <w:tblW w:w="14202" w:type="dxa"/>
            </w:tblPrEx>
          </w:tblPrExChange>
        </w:tblPrEx>
        <w:tc>
          <w:tcPr>
            <w:tcW w:w="1146" w:type="dxa"/>
            <w:vMerge/>
            <w:vAlign w:val="center"/>
            <w:tcPrChange w:id="811" w:author="Brian Bohman" w:date="2022-11-10T20:32:00Z">
              <w:tcPr>
                <w:tcW w:w="1146" w:type="dxa"/>
                <w:vMerge/>
                <w:vAlign w:val="center"/>
              </w:tcPr>
            </w:tcPrChange>
          </w:tcPr>
          <w:p w14:paraId="6C372E37" w14:textId="77777777" w:rsidR="004A6704" w:rsidRPr="00202022" w:rsidRDefault="004A6704" w:rsidP="004A6704">
            <w:pPr>
              <w:pStyle w:val="TableBody"/>
            </w:pPr>
          </w:p>
        </w:tc>
        <w:tc>
          <w:tcPr>
            <w:tcW w:w="1581" w:type="dxa"/>
            <w:tcBorders>
              <w:right w:val="dotted" w:sz="4" w:space="0" w:color="auto"/>
            </w:tcBorders>
            <w:vAlign w:val="center"/>
            <w:tcPrChange w:id="812" w:author="Brian Bohman" w:date="2022-11-10T20:32:00Z">
              <w:tcPr>
                <w:tcW w:w="1581" w:type="dxa"/>
                <w:tcBorders>
                  <w:right w:val="dotted" w:sz="4" w:space="0" w:color="auto"/>
                </w:tcBorders>
                <w:vAlign w:val="center"/>
              </w:tcPr>
            </w:tcPrChange>
          </w:tcPr>
          <w:p w14:paraId="1BF4DB9C" w14:textId="77777777" w:rsidR="004A6704" w:rsidRPr="00202022" w:rsidRDefault="004A6704" w:rsidP="004A6704">
            <w:pPr>
              <w:pStyle w:val="TableBody"/>
            </w:pPr>
            <w:r w:rsidRPr="00202022">
              <w:t>Gem Russet</w:t>
            </w:r>
          </w:p>
        </w:tc>
        <w:tc>
          <w:tcPr>
            <w:tcW w:w="936" w:type="dxa"/>
            <w:tcBorders>
              <w:left w:val="dotted" w:sz="4" w:space="0" w:color="auto"/>
              <w:right w:val="dotted" w:sz="4" w:space="0" w:color="auto"/>
            </w:tcBorders>
            <w:vAlign w:val="center"/>
            <w:tcPrChange w:id="813" w:author="Brian Bohman" w:date="2022-11-10T20:32:00Z">
              <w:tcPr>
                <w:tcW w:w="936" w:type="dxa"/>
                <w:tcBorders>
                  <w:left w:val="dotted" w:sz="4" w:space="0" w:color="auto"/>
                  <w:right w:val="dotted" w:sz="4" w:space="0" w:color="auto"/>
                </w:tcBorders>
                <w:vAlign w:val="center"/>
              </w:tcPr>
            </w:tcPrChange>
          </w:tcPr>
          <w:p w14:paraId="1B99AB3E" w14:textId="77777777" w:rsidR="004A6704" w:rsidRPr="00202022" w:rsidRDefault="004A6704" w:rsidP="004A6704">
            <w:pPr>
              <w:pStyle w:val="TableBody"/>
              <w:jc w:val="center"/>
            </w:pPr>
            <w:r w:rsidRPr="00202022">
              <w:t>M to L</w:t>
            </w:r>
          </w:p>
        </w:tc>
        <w:tc>
          <w:tcPr>
            <w:tcW w:w="1107" w:type="dxa"/>
            <w:vMerge/>
            <w:tcBorders>
              <w:left w:val="dotted" w:sz="4" w:space="0" w:color="auto"/>
            </w:tcBorders>
            <w:vAlign w:val="center"/>
            <w:tcPrChange w:id="814" w:author="Brian Bohman" w:date="2022-11-10T20:32:00Z">
              <w:tcPr>
                <w:tcW w:w="1107" w:type="dxa"/>
                <w:vMerge/>
                <w:tcBorders>
                  <w:left w:val="dotted" w:sz="4" w:space="0" w:color="auto"/>
                </w:tcBorders>
                <w:vAlign w:val="center"/>
              </w:tcPr>
            </w:tcPrChange>
          </w:tcPr>
          <w:p w14:paraId="714B2C82" w14:textId="77777777" w:rsidR="004A6704" w:rsidRPr="00202022" w:rsidRDefault="004A6704" w:rsidP="004A6704">
            <w:pPr>
              <w:pStyle w:val="TableBody"/>
              <w:jc w:val="center"/>
            </w:pPr>
          </w:p>
        </w:tc>
        <w:tc>
          <w:tcPr>
            <w:tcW w:w="720" w:type="dxa"/>
            <w:vMerge/>
            <w:tcPrChange w:id="815" w:author="Brian Bohman" w:date="2022-11-10T20:32:00Z">
              <w:tcPr>
                <w:tcW w:w="1008" w:type="dxa"/>
                <w:vMerge/>
                <w:vAlign w:val="center"/>
              </w:tcPr>
            </w:tcPrChange>
          </w:tcPr>
          <w:p w14:paraId="08F82396" w14:textId="77777777" w:rsidR="004A6704" w:rsidRPr="00202022" w:rsidRDefault="004A6704" w:rsidP="004A6704">
            <w:pPr>
              <w:pStyle w:val="TableBody"/>
              <w:jc w:val="center"/>
            </w:pPr>
          </w:p>
        </w:tc>
        <w:tc>
          <w:tcPr>
            <w:tcW w:w="1008" w:type="dxa"/>
            <w:vMerge/>
            <w:vAlign w:val="center"/>
            <w:tcPrChange w:id="816" w:author="Brian Bohman" w:date="2022-11-10T20:32:00Z">
              <w:tcPr>
                <w:tcW w:w="720" w:type="dxa"/>
                <w:vMerge/>
              </w:tcPr>
            </w:tcPrChange>
          </w:tcPr>
          <w:p w14:paraId="6BF75FE6" w14:textId="716D4B8C" w:rsidR="004A6704" w:rsidRPr="00202022" w:rsidRDefault="004A6704" w:rsidP="004A6704">
            <w:pPr>
              <w:pStyle w:val="TableBody"/>
              <w:jc w:val="center"/>
            </w:pPr>
          </w:p>
        </w:tc>
        <w:tc>
          <w:tcPr>
            <w:tcW w:w="720" w:type="dxa"/>
            <w:vMerge/>
            <w:tcPrChange w:id="817" w:author="Brian Bohman" w:date="2022-11-10T20:32:00Z">
              <w:tcPr>
                <w:tcW w:w="720" w:type="dxa"/>
                <w:vMerge/>
              </w:tcPr>
            </w:tcPrChange>
          </w:tcPr>
          <w:p w14:paraId="0C26F152" w14:textId="77777777" w:rsidR="004A6704" w:rsidRPr="00202022" w:rsidRDefault="004A6704" w:rsidP="004A6704">
            <w:pPr>
              <w:pStyle w:val="TableBody"/>
              <w:jc w:val="center"/>
            </w:pPr>
          </w:p>
        </w:tc>
        <w:tc>
          <w:tcPr>
            <w:tcW w:w="792" w:type="dxa"/>
            <w:vMerge/>
            <w:vAlign w:val="center"/>
            <w:tcPrChange w:id="818" w:author="Brian Bohman" w:date="2022-11-10T20:32:00Z">
              <w:tcPr>
                <w:tcW w:w="792" w:type="dxa"/>
                <w:vMerge/>
                <w:vAlign w:val="center"/>
              </w:tcPr>
            </w:tcPrChange>
          </w:tcPr>
          <w:p w14:paraId="4D048685" w14:textId="77777777" w:rsidR="004A6704" w:rsidRPr="00202022" w:rsidRDefault="004A6704" w:rsidP="004A6704">
            <w:pPr>
              <w:pStyle w:val="TableBody"/>
              <w:jc w:val="center"/>
            </w:pPr>
          </w:p>
        </w:tc>
        <w:tc>
          <w:tcPr>
            <w:tcW w:w="864" w:type="dxa"/>
            <w:vMerge/>
            <w:vAlign w:val="center"/>
            <w:tcPrChange w:id="819" w:author="Brian Bohman" w:date="2022-11-10T20:32:00Z">
              <w:tcPr>
                <w:tcW w:w="864" w:type="dxa"/>
                <w:vMerge/>
                <w:vAlign w:val="center"/>
              </w:tcPr>
            </w:tcPrChange>
          </w:tcPr>
          <w:p w14:paraId="41A96AD7" w14:textId="77777777" w:rsidR="004A6704" w:rsidRPr="00202022" w:rsidRDefault="004A6704" w:rsidP="004A6704">
            <w:pPr>
              <w:pStyle w:val="TableBody"/>
              <w:jc w:val="center"/>
            </w:pPr>
          </w:p>
        </w:tc>
        <w:tc>
          <w:tcPr>
            <w:tcW w:w="720" w:type="dxa"/>
            <w:vMerge/>
            <w:vAlign w:val="center"/>
            <w:tcPrChange w:id="820" w:author="Brian Bohman" w:date="2022-11-10T20:32:00Z">
              <w:tcPr>
                <w:tcW w:w="720" w:type="dxa"/>
                <w:vMerge/>
                <w:vAlign w:val="center"/>
              </w:tcPr>
            </w:tcPrChange>
          </w:tcPr>
          <w:p w14:paraId="1B74A1BC"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21" w:author="Brian Bohman" w:date="2022-11-10T20:32:00Z">
              <w:tcPr>
                <w:tcW w:w="1008" w:type="dxa"/>
                <w:vMerge/>
                <w:tcBorders>
                  <w:right w:val="dotted" w:sz="4" w:space="0" w:color="auto"/>
                </w:tcBorders>
                <w:vAlign w:val="center"/>
              </w:tcPr>
            </w:tcPrChange>
          </w:tcPr>
          <w:p w14:paraId="646D64CA"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22" w:author="Brian Bohman" w:date="2022-11-10T20:32:00Z">
              <w:tcPr>
                <w:tcW w:w="1008" w:type="dxa"/>
                <w:vMerge/>
                <w:tcBorders>
                  <w:left w:val="dotted" w:sz="4" w:space="0" w:color="auto"/>
                  <w:bottom w:val="dotted" w:sz="4" w:space="0" w:color="auto"/>
                </w:tcBorders>
                <w:vAlign w:val="center"/>
              </w:tcPr>
            </w:tcPrChange>
          </w:tcPr>
          <w:p w14:paraId="53C07BC3"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23" w:author="Brian Bohman" w:date="2022-11-10T20:32:00Z">
              <w:tcPr>
                <w:tcW w:w="1296" w:type="dxa"/>
                <w:vMerge/>
                <w:tcBorders>
                  <w:bottom w:val="dotted" w:sz="4" w:space="0" w:color="auto"/>
                </w:tcBorders>
                <w:vAlign w:val="center"/>
              </w:tcPr>
            </w:tcPrChange>
          </w:tcPr>
          <w:p w14:paraId="1A58D4A3" w14:textId="77777777" w:rsidR="004A6704" w:rsidRPr="00202022" w:rsidRDefault="004A6704" w:rsidP="004A6704">
            <w:pPr>
              <w:pStyle w:val="TableBody"/>
              <w:jc w:val="center"/>
            </w:pPr>
          </w:p>
        </w:tc>
        <w:tc>
          <w:tcPr>
            <w:tcW w:w="576" w:type="dxa"/>
            <w:vMerge/>
            <w:vAlign w:val="center"/>
            <w:tcPrChange w:id="824" w:author="Brian Bohman" w:date="2022-11-10T20:32:00Z">
              <w:tcPr>
                <w:tcW w:w="1296" w:type="dxa"/>
                <w:gridSpan w:val="2"/>
                <w:vMerge/>
                <w:vAlign w:val="center"/>
              </w:tcPr>
            </w:tcPrChange>
          </w:tcPr>
          <w:p w14:paraId="55311257" w14:textId="77777777" w:rsidR="004A6704" w:rsidRPr="00202022" w:rsidRDefault="004A6704" w:rsidP="004A6704">
            <w:pPr>
              <w:pStyle w:val="TableBody"/>
              <w:jc w:val="center"/>
            </w:pPr>
          </w:p>
        </w:tc>
      </w:tr>
      <w:tr w:rsidR="004A6704" w:rsidRPr="00202022" w14:paraId="36029E4C" w14:textId="569973BD" w:rsidTr="0037236C">
        <w:tblPrEx>
          <w:tblPrExChange w:id="825" w:author="Brian Bohman" w:date="2022-11-10T20:32:00Z">
            <w:tblPrEx>
              <w:tblW w:w="14202" w:type="dxa"/>
            </w:tblPrEx>
          </w:tblPrExChange>
        </w:tblPrEx>
        <w:tc>
          <w:tcPr>
            <w:tcW w:w="1146" w:type="dxa"/>
            <w:vMerge/>
            <w:vAlign w:val="center"/>
            <w:tcPrChange w:id="826" w:author="Brian Bohman" w:date="2022-11-10T20:32:00Z">
              <w:tcPr>
                <w:tcW w:w="1146" w:type="dxa"/>
                <w:vMerge/>
                <w:vAlign w:val="center"/>
              </w:tcPr>
            </w:tcPrChange>
          </w:tcPr>
          <w:p w14:paraId="6EEABAD4" w14:textId="77777777" w:rsidR="004A6704" w:rsidRPr="00202022" w:rsidRDefault="004A6704" w:rsidP="004A6704">
            <w:pPr>
              <w:pStyle w:val="TableBody"/>
            </w:pPr>
          </w:p>
        </w:tc>
        <w:tc>
          <w:tcPr>
            <w:tcW w:w="1581" w:type="dxa"/>
            <w:tcBorders>
              <w:right w:val="dotted" w:sz="4" w:space="0" w:color="auto"/>
            </w:tcBorders>
            <w:vAlign w:val="center"/>
            <w:tcPrChange w:id="827" w:author="Brian Bohman" w:date="2022-11-10T20:32:00Z">
              <w:tcPr>
                <w:tcW w:w="1581" w:type="dxa"/>
                <w:tcBorders>
                  <w:right w:val="dotted" w:sz="4" w:space="0" w:color="auto"/>
                </w:tcBorders>
                <w:vAlign w:val="center"/>
              </w:tcPr>
            </w:tcPrChange>
          </w:tcPr>
          <w:p w14:paraId="3E0E374D" w14:textId="77777777" w:rsidR="004A6704" w:rsidRPr="00202022" w:rsidRDefault="004A6704" w:rsidP="004A6704">
            <w:pPr>
              <w:pStyle w:val="TableBody"/>
            </w:pPr>
            <w:r w:rsidRPr="00202022">
              <w:t>Innovator</w:t>
            </w:r>
          </w:p>
        </w:tc>
        <w:tc>
          <w:tcPr>
            <w:tcW w:w="936" w:type="dxa"/>
            <w:tcBorders>
              <w:left w:val="dotted" w:sz="4" w:space="0" w:color="auto"/>
              <w:right w:val="dotted" w:sz="4" w:space="0" w:color="auto"/>
            </w:tcBorders>
            <w:vAlign w:val="center"/>
            <w:tcPrChange w:id="828" w:author="Brian Bohman" w:date="2022-11-10T20:32:00Z">
              <w:tcPr>
                <w:tcW w:w="936" w:type="dxa"/>
                <w:tcBorders>
                  <w:left w:val="dotted" w:sz="4" w:space="0" w:color="auto"/>
                  <w:right w:val="dotted" w:sz="4" w:space="0" w:color="auto"/>
                </w:tcBorders>
                <w:vAlign w:val="center"/>
              </w:tcPr>
            </w:tcPrChange>
          </w:tcPr>
          <w:p w14:paraId="426C482F" w14:textId="77777777" w:rsidR="004A6704" w:rsidRPr="00202022" w:rsidRDefault="004A6704" w:rsidP="004A6704">
            <w:pPr>
              <w:pStyle w:val="TableBody"/>
              <w:jc w:val="center"/>
            </w:pPr>
            <w:r w:rsidRPr="00202022">
              <w:t>E to M</w:t>
            </w:r>
          </w:p>
        </w:tc>
        <w:tc>
          <w:tcPr>
            <w:tcW w:w="1107" w:type="dxa"/>
            <w:vMerge/>
            <w:tcBorders>
              <w:left w:val="dotted" w:sz="4" w:space="0" w:color="auto"/>
            </w:tcBorders>
            <w:vAlign w:val="center"/>
            <w:tcPrChange w:id="829" w:author="Brian Bohman" w:date="2022-11-10T20:32:00Z">
              <w:tcPr>
                <w:tcW w:w="1107" w:type="dxa"/>
                <w:vMerge/>
                <w:tcBorders>
                  <w:left w:val="dotted" w:sz="4" w:space="0" w:color="auto"/>
                </w:tcBorders>
                <w:vAlign w:val="center"/>
              </w:tcPr>
            </w:tcPrChange>
          </w:tcPr>
          <w:p w14:paraId="4F1A0A4A" w14:textId="77777777" w:rsidR="004A6704" w:rsidRPr="00202022" w:rsidRDefault="004A6704" w:rsidP="004A6704">
            <w:pPr>
              <w:pStyle w:val="TableBody"/>
              <w:jc w:val="center"/>
            </w:pPr>
          </w:p>
        </w:tc>
        <w:tc>
          <w:tcPr>
            <w:tcW w:w="720" w:type="dxa"/>
            <w:vMerge/>
            <w:tcPrChange w:id="830" w:author="Brian Bohman" w:date="2022-11-10T20:32:00Z">
              <w:tcPr>
                <w:tcW w:w="1008" w:type="dxa"/>
                <w:vMerge/>
                <w:vAlign w:val="center"/>
              </w:tcPr>
            </w:tcPrChange>
          </w:tcPr>
          <w:p w14:paraId="0B06BC1D" w14:textId="77777777" w:rsidR="004A6704" w:rsidRPr="00202022" w:rsidRDefault="004A6704" w:rsidP="004A6704">
            <w:pPr>
              <w:pStyle w:val="TableBody"/>
              <w:jc w:val="center"/>
            </w:pPr>
          </w:p>
        </w:tc>
        <w:tc>
          <w:tcPr>
            <w:tcW w:w="1008" w:type="dxa"/>
            <w:vMerge/>
            <w:vAlign w:val="center"/>
            <w:tcPrChange w:id="831" w:author="Brian Bohman" w:date="2022-11-10T20:32:00Z">
              <w:tcPr>
                <w:tcW w:w="720" w:type="dxa"/>
                <w:vMerge/>
              </w:tcPr>
            </w:tcPrChange>
          </w:tcPr>
          <w:p w14:paraId="3509A335" w14:textId="3279F05C" w:rsidR="004A6704" w:rsidRPr="00202022" w:rsidRDefault="004A6704" w:rsidP="004A6704">
            <w:pPr>
              <w:pStyle w:val="TableBody"/>
              <w:jc w:val="center"/>
            </w:pPr>
          </w:p>
        </w:tc>
        <w:tc>
          <w:tcPr>
            <w:tcW w:w="720" w:type="dxa"/>
            <w:vMerge/>
            <w:tcPrChange w:id="832" w:author="Brian Bohman" w:date="2022-11-10T20:32:00Z">
              <w:tcPr>
                <w:tcW w:w="720" w:type="dxa"/>
                <w:vMerge/>
              </w:tcPr>
            </w:tcPrChange>
          </w:tcPr>
          <w:p w14:paraId="4DC6F86D" w14:textId="77777777" w:rsidR="004A6704" w:rsidRPr="00202022" w:rsidRDefault="004A6704" w:rsidP="004A6704">
            <w:pPr>
              <w:pStyle w:val="TableBody"/>
              <w:jc w:val="center"/>
            </w:pPr>
          </w:p>
        </w:tc>
        <w:tc>
          <w:tcPr>
            <w:tcW w:w="792" w:type="dxa"/>
            <w:vMerge/>
            <w:vAlign w:val="center"/>
            <w:tcPrChange w:id="833" w:author="Brian Bohman" w:date="2022-11-10T20:32:00Z">
              <w:tcPr>
                <w:tcW w:w="792" w:type="dxa"/>
                <w:vMerge/>
                <w:vAlign w:val="center"/>
              </w:tcPr>
            </w:tcPrChange>
          </w:tcPr>
          <w:p w14:paraId="65355512" w14:textId="77777777" w:rsidR="004A6704" w:rsidRPr="00202022" w:rsidRDefault="004A6704" w:rsidP="004A6704">
            <w:pPr>
              <w:pStyle w:val="TableBody"/>
              <w:jc w:val="center"/>
            </w:pPr>
          </w:p>
        </w:tc>
        <w:tc>
          <w:tcPr>
            <w:tcW w:w="864" w:type="dxa"/>
            <w:vMerge/>
            <w:vAlign w:val="center"/>
            <w:tcPrChange w:id="834" w:author="Brian Bohman" w:date="2022-11-10T20:32:00Z">
              <w:tcPr>
                <w:tcW w:w="864" w:type="dxa"/>
                <w:vMerge/>
                <w:vAlign w:val="center"/>
              </w:tcPr>
            </w:tcPrChange>
          </w:tcPr>
          <w:p w14:paraId="4A0D8DD2" w14:textId="77777777" w:rsidR="004A6704" w:rsidRPr="00202022" w:rsidRDefault="004A6704" w:rsidP="004A6704">
            <w:pPr>
              <w:pStyle w:val="TableBody"/>
              <w:jc w:val="center"/>
            </w:pPr>
          </w:p>
        </w:tc>
        <w:tc>
          <w:tcPr>
            <w:tcW w:w="720" w:type="dxa"/>
            <w:vMerge/>
            <w:vAlign w:val="center"/>
            <w:tcPrChange w:id="835" w:author="Brian Bohman" w:date="2022-11-10T20:32:00Z">
              <w:tcPr>
                <w:tcW w:w="720" w:type="dxa"/>
                <w:vMerge/>
                <w:vAlign w:val="center"/>
              </w:tcPr>
            </w:tcPrChange>
          </w:tcPr>
          <w:p w14:paraId="05069BEA"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36" w:author="Brian Bohman" w:date="2022-11-10T20:32:00Z">
              <w:tcPr>
                <w:tcW w:w="1008" w:type="dxa"/>
                <w:vMerge/>
                <w:tcBorders>
                  <w:right w:val="dotted" w:sz="4" w:space="0" w:color="auto"/>
                </w:tcBorders>
                <w:vAlign w:val="center"/>
              </w:tcPr>
            </w:tcPrChange>
          </w:tcPr>
          <w:p w14:paraId="699825B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37" w:author="Brian Bohman" w:date="2022-11-10T20:32:00Z">
              <w:tcPr>
                <w:tcW w:w="1008" w:type="dxa"/>
                <w:vMerge/>
                <w:tcBorders>
                  <w:left w:val="dotted" w:sz="4" w:space="0" w:color="auto"/>
                  <w:bottom w:val="dotted" w:sz="4" w:space="0" w:color="auto"/>
                </w:tcBorders>
                <w:vAlign w:val="center"/>
              </w:tcPr>
            </w:tcPrChange>
          </w:tcPr>
          <w:p w14:paraId="0CEACE4C"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38" w:author="Brian Bohman" w:date="2022-11-10T20:32:00Z">
              <w:tcPr>
                <w:tcW w:w="1296" w:type="dxa"/>
                <w:vMerge/>
                <w:tcBorders>
                  <w:bottom w:val="dotted" w:sz="4" w:space="0" w:color="auto"/>
                </w:tcBorders>
                <w:vAlign w:val="center"/>
              </w:tcPr>
            </w:tcPrChange>
          </w:tcPr>
          <w:p w14:paraId="26F8E8AB" w14:textId="77777777" w:rsidR="004A6704" w:rsidRPr="00202022" w:rsidRDefault="004A6704" w:rsidP="004A6704">
            <w:pPr>
              <w:pStyle w:val="TableBody"/>
              <w:jc w:val="center"/>
            </w:pPr>
          </w:p>
        </w:tc>
        <w:tc>
          <w:tcPr>
            <w:tcW w:w="576" w:type="dxa"/>
            <w:vMerge/>
            <w:vAlign w:val="center"/>
            <w:tcPrChange w:id="839" w:author="Brian Bohman" w:date="2022-11-10T20:32:00Z">
              <w:tcPr>
                <w:tcW w:w="1296" w:type="dxa"/>
                <w:gridSpan w:val="2"/>
                <w:vMerge/>
                <w:vAlign w:val="center"/>
              </w:tcPr>
            </w:tcPrChange>
          </w:tcPr>
          <w:p w14:paraId="57F9F539" w14:textId="77777777" w:rsidR="004A6704" w:rsidRPr="00202022" w:rsidRDefault="004A6704" w:rsidP="004A6704">
            <w:pPr>
              <w:pStyle w:val="TableBody"/>
              <w:jc w:val="center"/>
            </w:pPr>
          </w:p>
        </w:tc>
      </w:tr>
      <w:tr w:rsidR="004A6704" w:rsidRPr="00202022" w14:paraId="785C6BFF" w14:textId="2B416433" w:rsidTr="0037236C">
        <w:tblPrEx>
          <w:tblPrExChange w:id="840" w:author="Brian Bohman" w:date="2022-11-10T20:32:00Z">
            <w:tblPrEx>
              <w:tblW w:w="14202" w:type="dxa"/>
            </w:tblPrEx>
          </w:tblPrExChange>
        </w:tblPrEx>
        <w:tc>
          <w:tcPr>
            <w:tcW w:w="1146" w:type="dxa"/>
            <w:vMerge/>
            <w:vAlign w:val="center"/>
            <w:tcPrChange w:id="841" w:author="Brian Bohman" w:date="2022-11-10T20:32:00Z">
              <w:tcPr>
                <w:tcW w:w="1146" w:type="dxa"/>
                <w:vMerge/>
                <w:vAlign w:val="center"/>
              </w:tcPr>
            </w:tcPrChange>
          </w:tcPr>
          <w:p w14:paraId="1D7F899A" w14:textId="77777777" w:rsidR="004A6704" w:rsidRPr="00202022" w:rsidRDefault="004A6704" w:rsidP="004A6704">
            <w:pPr>
              <w:pStyle w:val="TableBody"/>
            </w:pPr>
          </w:p>
        </w:tc>
        <w:tc>
          <w:tcPr>
            <w:tcW w:w="1581" w:type="dxa"/>
            <w:tcBorders>
              <w:right w:val="dotted" w:sz="4" w:space="0" w:color="auto"/>
            </w:tcBorders>
            <w:vAlign w:val="center"/>
            <w:tcPrChange w:id="842" w:author="Brian Bohman" w:date="2022-11-10T20:32:00Z">
              <w:tcPr>
                <w:tcW w:w="1581" w:type="dxa"/>
                <w:tcBorders>
                  <w:right w:val="dotted" w:sz="4" w:space="0" w:color="auto"/>
                </w:tcBorders>
                <w:vAlign w:val="center"/>
              </w:tcPr>
            </w:tcPrChange>
          </w:tcPr>
          <w:p w14:paraId="40CE9111" w14:textId="77777777" w:rsidR="004A6704" w:rsidRPr="00202022" w:rsidRDefault="004A6704" w:rsidP="004A6704">
            <w:pPr>
              <w:pStyle w:val="TableBody"/>
            </w:pPr>
            <w:proofErr w:type="spellStart"/>
            <w:r w:rsidRPr="00202022">
              <w:t>Markies</w:t>
            </w:r>
            <w:proofErr w:type="spellEnd"/>
            <w:r w:rsidRPr="00202022">
              <w:t xml:space="preserve"> Russet</w:t>
            </w:r>
          </w:p>
        </w:tc>
        <w:tc>
          <w:tcPr>
            <w:tcW w:w="936" w:type="dxa"/>
            <w:tcBorders>
              <w:left w:val="dotted" w:sz="4" w:space="0" w:color="auto"/>
              <w:right w:val="dotted" w:sz="4" w:space="0" w:color="auto"/>
            </w:tcBorders>
            <w:vAlign w:val="center"/>
            <w:tcPrChange w:id="843" w:author="Brian Bohman" w:date="2022-11-10T20:32:00Z">
              <w:tcPr>
                <w:tcW w:w="936" w:type="dxa"/>
                <w:tcBorders>
                  <w:left w:val="dotted" w:sz="4" w:space="0" w:color="auto"/>
                  <w:right w:val="dotted" w:sz="4" w:space="0" w:color="auto"/>
                </w:tcBorders>
                <w:vAlign w:val="center"/>
              </w:tcPr>
            </w:tcPrChange>
          </w:tcPr>
          <w:p w14:paraId="4FA014E3" w14:textId="77777777" w:rsidR="004A6704" w:rsidRPr="00202022" w:rsidRDefault="004A6704" w:rsidP="004A6704">
            <w:pPr>
              <w:pStyle w:val="TableBody"/>
              <w:jc w:val="center"/>
            </w:pPr>
            <w:r w:rsidRPr="00202022">
              <w:t>L to VL</w:t>
            </w:r>
          </w:p>
        </w:tc>
        <w:tc>
          <w:tcPr>
            <w:tcW w:w="1107" w:type="dxa"/>
            <w:vMerge/>
            <w:tcBorders>
              <w:left w:val="dotted" w:sz="4" w:space="0" w:color="auto"/>
            </w:tcBorders>
            <w:vAlign w:val="center"/>
            <w:tcPrChange w:id="844" w:author="Brian Bohman" w:date="2022-11-10T20:32:00Z">
              <w:tcPr>
                <w:tcW w:w="1107" w:type="dxa"/>
                <w:vMerge/>
                <w:tcBorders>
                  <w:left w:val="dotted" w:sz="4" w:space="0" w:color="auto"/>
                </w:tcBorders>
                <w:vAlign w:val="center"/>
              </w:tcPr>
            </w:tcPrChange>
          </w:tcPr>
          <w:p w14:paraId="4B4E2EE4" w14:textId="77777777" w:rsidR="004A6704" w:rsidRPr="00202022" w:rsidRDefault="004A6704" w:rsidP="004A6704">
            <w:pPr>
              <w:pStyle w:val="TableBody"/>
              <w:jc w:val="center"/>
            </w:pPr>
          </w:p>
        </w:tc>
        <w:tc>
          <w:tcPr>
            <w:tcW w:w="720" w:type="dxa"/>
            <w:vMerge/>
            <w:tcPrChange w:id="845" w:author="Brian Bohman" w:date="2022-11-10T20:32:00Z">
              <w:tcPr>
                <w:tcW w:w="1008" w:type="dxa"/>
                <w:vMerge/>
                <w:vAlign w:val="center"/>
              </w:tcPr>
            </w:tcPrChange>
          </w:tcPr>
          <w:p w14:paraId="5B281343" w14:textId="77777777" w:rsidR="004A6704" w:rsidRPr="00202022" w:rsidRDefault="004A6704" w:rsidP="004A6704">
            <w:pPr>
              <w:pStyle w:val="TableBody"/>
              <w:jc w:val="center"/>
            </w:pPr>
          </w:p>
        </w:tc>
        <w:tc>
          <w:tcPr>
            <w:tcW w:w="1008" w:type="dxa"/>
            <w:vMerge/>
            <w:vAlign w:val="center"/>
            <w:tcPrChange w:id="846" w:author="Brian Bohman" w:date="2022-11-10T20:32:00Z">
              <w:tcPr>
                <w:tcW w:w="720" w:type="dxa"/>
                <w:vMerge/>
              </w:tcPr>
            </w:tcPrChange>
          </w:tcPr>
          <w:p w14:paraId="1169C649" w14:textId="1C6B4AFA" w:rsidR="004A6704" w:rsidRPr="00202022" w:rsidRDefault="004A6704" w:rsidP="004A6704">
            <w:pPr>
              <w:pStyle w:val="TableBody"/>
              <w:jc w:val="center"/>
            </w:pPr>
          </w:p>
        </w:tc>
        <w:tc>
          <w:tcPr>
            <w:tcW w:w="720" w:type="dxa"/>
            <w:vMerge/>
            <w:tcPrChange w:id="847" w:author="Brian Bohman" w:date="2022-11-10T20:32:00Z">
              <w:tcPr>
                <w:tcW w:w="720" w:type="dxa"/>
                <w:vMerge/>
              </w:tcPr>
            </w:tcPrChange>
          </w:tcPr>
          <w:p w14:paraId="21E88FC0" w14:textId="77777777" w:rsidR="004A6704" w:rsidRPr="00202022" w:rsidRDefault="004A6704" w:rsidP="004A6704">
            <w:pPr>
              <w:pStyle w:val="TableBody"/>
              <w:jc w:val="center"/>
            </w:pPr>
          </w:p>
        </w:tc>
        <w:tc>
          <w:tcPr>
            <w:tcW w:w="792" w:type="dxa"/>
            <w:vMerge/>
            <w:vAlign w:val="center"/>
            <w:tcPrChange w:id="848" w:author="Brian Bohman" w:date="2022-11-10T20:32:00Z">
              <w:tcPr>
                <w:tcW w:w="792" w:type="dxa"/>
                <w:vMerge/>
                <w:vAlign w:val="center"/>
              </w:tcPr>
            </w:tcPrChange>
          </w:tcPr>
          <w:p w14:paraId="71DF7930" w14:textId="77777777" w:rsidR="004A6704" w:rsidRPr="00202022" w:rsidRDefault="004A6704" w:rsidP="004A6704">
            <w:pPr>
              <w:pStyle w:val="TableBody"/>
              <w:jc w:val="center"/>
            </w:pPr>
          </w:p>
        </w:tc>
        <w:tc>
          <w:tcPr>
            <w:tcW w:w="864" w:type="dxa"/>
            <w:vMerge/>
            <w:vAlign w:val="center"/>
            <w:tcPrChange w:id="849" w:author="Brian Bohman" w:date="2022-11-10T20:32:00Z">
              <w:tcPr>
                <w:tcW w:w="864" w:type="dxa"/>
                <w:vMerge/>
                <w:vAlign w:val="center"/>
              </w:tcPr>
            </w:tcPrChange>
          </w:tcPr>
          <w:p w14:paraId="2539085F" w14:textId="77777777" w:rsidR="004A6704" w:rsidRPr="00202022" w:rsidRDefault="004A6704" w:rsidP="004A6704">
            <w:pPr>
              <w:pStyle w:val="TableBody"/>
              <w:jc w:val="center"/>
            </w:pPr>
          </w:p>
        </w:tc>
        <w:tc>
          <w:tcPr>
            <w:tcW w:w="720" w:type="dxa"/>
            <w:vMerge/>
            <w:vAlign w:val="center"/>
            <w:tcPrChange w:id="850" w:author="Brian Bohman" w:date="2022-11-10T20:32:00Z">
              <w:tcPr>
                <w:tcW w:w="720" w:type="dxa"/>
                <w:vMerge/>
                <w:vAlign w:val="center"/>
              </w:tcPr>
            </w:tcPrChange>
          </w:tcPr>
          <w:p w14:paraId="1802E793"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51" w:author="Brian Bohman" w:date="2022-11-10T20:32:00Z">
              <w:tcPr>
                <w:tcW w:w="1008" w:type="dxa"/>
                <w:vMerge/>
                <w:tcBorders>
                  <w:right w:val="dotted" w:sz="4" w:space="0" w:color="auto"/>
                </w:tcBorders>
                <w:vAlign w:val="center"/>
              </w:tcPr>
            </w:tcPrChange>
          </w:tcPr>
          <w:p w14:paraId="427ABBAF"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52" w:author="Brian Bohman" w:date="2022-11-10T20:32:00Z">
              <w:tcPr>
                <w:tcW w:w="1008" w:type="dxa"/>
                <w:vMerge/>
                <w:tcBorders>
                  <w:left w:val="dotted" w:sz="4" w:space="0" w:color="auto"/>
                  <w:bottom w:val="dotted" w:sz="4" w:space="0" w:color="auto"/>
                </w:tcBorders>
                <w:vAlign w:val="center"/>
              </w:tcPr>
            </w:tcPrChange>
          </w:tcPr>
          <w:p w14:paraId="797EF4C6"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53" w:author="Brian Bohman" w:date="2022-11-10T20:32:00Z">
              <w:tcPr>
                <w:tcW w:w="1296" w:type="dxa"/>
                <w:vMerge/>
                <w:tcBorders>
                  <w:bottom w:val="dotted" w:sz="4" w:space="0" w:color="auto"/>
                </w:tcBorders>
                <w:vAlign w:val="center"/>
              </w:tcPr>
            </w:tcPrChange>
          </w:tcPr>
          <w:p w14:paraId="168145B8" w14:textId="77777777" w:rsidR="004A6704" w:rsidRPr="00202022" w:rsidRDefault="004A6704" w:rsidP="004A6704">
            <w:pPr>
              <w:pStyle w:val="TableBody"/>
              <w:jc w:val="center"/>
            </w:pPr>
          </w:p>
        </w:tc>
        <w:tc>
          <w:tcPr>
            <w:tcW w:w="576" w:type="dxa"/>
            <w:vMerge/>
            <w:vAlign w:val="center"/>
            <w:tcPrChange w:id="854" w:author="Brian Bohman" w:date="2022-11-10T20:32:00Z">
              <w:tcPr>
                <w:tcW w:w="1296" w:type="dxa"/>
                <w:gridSpan w:val="2"/>
                <w:vMerge/>
                <w:vAlign w:val="center"/>
              </w:tcPr>
            </w:tcPrChange>
          </w:tcPr>
          <w:p w14:paraId="06ADBFDD" w14:textId="77777777" w:rsidR="004A6704" w:rsidRPr="00202022" w:rsidRDefault="004A6704" w:rsidP="004A6704">
            <w:pPr>
              <w:pStyle w:val="TableBody"/>
              <w:jc w:val="center"/>
            </w:pPr>
          </w:p>
        </w:tc>
      </w:tr>
      <w:tr w:rsidR="004A6704" w:rsidRPr="00202022" w14:paraId="5F0EB3F8" w14:textId="52A631C3" w:rsidTr="0037236C">
        <w:tblPrEx>
          <w:tblPrExChange w:id="855" w:author="Brian Bohman" w:date="2022-11-10T20:32:00Z">
            <w:tblPrEx>
              <w:tblW w:w="14202" w:type="dxa"/>
            </w:tblPrEx>
          </w:tblPrExChange>
        </w:tblPrEx>
        <w:tc>
          <w:tcPr>
            <w:tcW w:w="1146" w:type="dxa"/>
            <w:vMerge/>
            <w:tcBorders>
              <w:bottom w:val="dotted" w:sz="4" w:space="0" w:color="auto"/>
            </w:tcBorders>
            <w:vAlign w:val="center"/>
            <w:tcPrChange w:id="856" w:author="Brian Bohman" w:date="2022-11-10T20:32:00Z">
              <w:tcPr>
                <w:tcW w:w="1146" w:type="dxa"/>
                <w:vMerge/>
                <w:tcBorders>
                  <w:bottom w:val="dotted" w:sz="4" w:space="0" w:color="auto"/>
                </w:tcBorders>
                <w:vAlign w:val="center"/>
              </w:tcPr>
            </w:tcPrChange>
          </w:tcPr>
          <w:p w14:paraId="0CA812C5"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857" w:author="Brian Bohman" w:date="2022-11-10T20:32:00Z">
              <w:tcPr>
                <w:tcW w:w="1581" w:type="dxa"/>
                <w:tcBorders>
                  <w:bottom w:val="dotted" w:sz="4" w:space="0" w:color="auto"/>
                  <w:right w:val="dotted" w:sz="4" w:space="0" w:color="auto"/>
                </w:tcBorders>
                <w:vAlign w:val="center"/>
              </w:tcPr>
            </w:tcPrChange>
          </w:tcPr>
          <w:p w14:paraId="26E4D03B" w14:textId="77777777" w:rsidR="004A6704" w:rsidRPr="00202022" w:rsidRDefault="004A6704" w:rsidP="004A6704">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Change w:id="858" w:author="Brian Bohman" w:date="2022-11-10T20:32:00Z">
              <w:tcPr>
                <w:tcW w:w="936" w:type="dxa"/>
                <w:tcBorders>
                  <w:left w:val="dotted" w:sz="4" w:space="0" w:color="auto"/>
                  <w:bottom w:val="dotted" w:sz="4" w:space="0" w:color="auto"/>
                  <w:right w:val="dotted" w:sz="4" w:space="0" w:color="auto"/>
                </w:tcBorders>
                <w:vAlign w:val="center"/>
              </w:tcPr>
            </w:tcPrChange>
          </w:tcPr>
          <w:p w14:paraId="331537E8" w14:textId="77777777" w:rsidR="004A6704" w:rsidRPr="00202022" w:rsidRDefault="004A6704" w:rsidP="004A6704">
            <w:pPr>
              <w:pStyle w:val="TableBody"/>
              <w:jc w:val="center"/>
            </w:pPr>
            <w:r w:rsidRPr="00202022">
              <w:t>ML to L</w:t>
            </w:r>
          </w:p>
        </w:tc>
        <w:tc>
          <w:tcPr>
            <w:tcW w:w="1107" w:type="dxa"/>
            <w:vMerge/>
            <w:tcBorders>
              <w:left w:val="dotted" w:sz="4" w:space="0" w:color="auto"/>
            </w:tcBorders>
            <w:vAlign w:val="center"/>
            <w:tcPrChange w:id="859" w:author="Brian Bohman" w:date="2022-11-10T20:32:00Z">
              <w:tcPr>
                <w:tcW w:w="1107" w:type="dxa"/>
                <w:vMerge/>
                <w:tcBorders>
                  <w:left w:val="dotted" w:sz="4" w:space="0" w:color="auto"/>
                </w:tcBorders>
                <w:vAlign w:val="center"/>
              </w:tcPr>
            </w:tcPrChange>
          </w:tcPr>
          <w:p w14:paraId="500E9C44" w14:textId="77777777" w:rsidR="004A6704" w:rsidRPr="00202022" w:rsidRDefault="004A6704" w:rsidP="004A6704">
            <w:pPr>
              <w:pStyle w:val="TableBody"/>
              <w:jc w:val="center"/>
            </w:pPr>
          </w:p>
        </w:tc>
        <w:tc>
          <w:tcPr>
            <w:tcW w:w="720" w:type="dxa"/>
            <w:vMerge/>
            <w:tcPrChange w:id="860" w:author="Brian Bohman" w:date="2022-11-10T20:32:00Z">
              <w:tcPr>
                <w:tcW w:w="1008" w:type="dxa"/>
                <w:vMerge/>
                <w:vAlign w:val="center"/>
              </w:tcPr>
            </w:tcPrChange>
          </w:tcPr>
          <w:p w14:paraId="31A2C861" w14:textId="77777777" w:rsidR="004A6704" w:rsidRPr="00202022" w:rsidRDefault="004A6704" w:rsidP="004A6704">
            <w:pPr>
              <w:pStyle w:val="TableBody"/>
              <w:jc w:val="center"/>
            </w:pPr>
          </w:p>
        </w:tc>
        <w:tc>
          <w:tcPr>
            <w:tcW w:w="1008" w:type="dxa"/>
            <w:vMerge/>
            <w:vAlign w:val="center"/>
            <w:tcPrChange w:id="861" w:author="Brian Bohman" w:date="2022-11-10T20:32:00Z">
              <w:tcPr>
                <w:tcW w:w="720" w:type="dxa"/>
                <w:vMerge/>
              </w:tcPr>
            </w:tcPrChange>
          </w:tcPr>
          <w:p w14:paraId="5B8DC680" w14:textId="2B77E541" w:rsidR="004A6704" w:rsidRPr="00202022" w:rsidRDefault="004A6704" w:rsidP="004A6704">
            <w:pPr>
              <w:pStyle w:val="TableBody"/>
              <w:jc w:val="center"/>
            </w:pPr>
          </w:p>
        </w:tc>
        <w:tc>
          <w:tcPr>
            <w:tcW w:w="720" w:type="dxa"/>
            <w:vMerge/>
            <w:tcPrChange w:id="862" w:author="Brian Bohman" w:date="2022-11-10T20:32:00Z">
              <w:tcPr>
                <w:tcW w:w="720" w:type="dxa"/>
                <w:vMerge/>
              </w:tcPr>
            </w:tcPrChange>
          </w:tcPr>
          <w:p w14:paraId="6905089F" w14:textId="77777777" w:rsidR="004A6704" w:rsidRPr="00202022" w:rsidRDefault="004A6704" w:rsidP="004A6704">
            <w:pPr>
              <w:pStyle w:val="TableBody"/>
              <w:jc w:val="center"/>
            </w:pPr>
          </w:p>
        </w:tc>
        <w:tc>
          <w:tcPr>
            <w:tcW w:w="792" w:type="dxa"/>
            <w:vMerge/>
            <w:vAlign w:val="center"/>
            <w:tcPrChange w:id="863" w:author="Brian Bohman" w:date="2022-11-10T20:32:00Z">
              <w:tcPr>
                <w:tcW w:w="792" w:type="dxa"/>
                <w:vMerge/>
                <w:vAlign w:val="center"/>
              </w:tcPr>
            </w:tcPrChange>
          </w:tcPr>
          <w:p w14:paraId="012899BA" w14:textId="77777777" w:rsidR="004A6704" w:rsidRPr="00202022" w:rsidRDefault="004A6704" w:rsidP="004A6704">
            <w:pPr>
              <w:pStyle w:val="TableBody"/>
              <w:jc w:val="center"/>
            </w:pPr>
          </w:p>
        </w:tc>
        <w:tc>
          <w:tcPr>
            <w:tcW w:w="864" w:type="dxa"/>
            <w:vMerge/>
            <w:vAlign w:val="center"/>
            <w:tcPrChange w:id="864" w:author="Brian Bohman" w:date="2022-11-10T20:32:00Z">
              <w:tcPr>
                <w:tcW w:w="864" w:type="dxa"/>
                <w:vMerge/>
                <w:vAlign w:val="center"/>
              </w:tcPr>
            </w:tcPrChange>
          </w:tcPr>
          <w:p w14:paraId="0D9E1F82" w14:textId="77777777" w:rsidR="004A6704" w:rsidRPr="00202022" w:rsidRDefault="004A6704" w:rsidP="004A6704">
            <w:pPr>
              <w:pStyle w:val="TableBody"/>
              <w:jc w:val="center"/>
            </w:pPr>
          </w:p>
        </w:tc>
        <w:tc>
          <w:tcPr>
            <w:tcW w:w="720" w:type="dxa"/>
            <w:vMerge/>
            <w:vAlign w:val="center"/>
            <w:tcPrChange w:id="865" w:author="Brian Bohman" w:date="2022-11-10T20:32:00Z">
              <w:tcPr>
                <w:tcW w:w="720" w:type="dxa"/>
                <w:vMerge/>
                <w:vAlign w:val="center"/>
              </w:tcPr>
            </w:tcPrChange>
          </w:tcPr>
          <w:p w14:paraId="062B74C8"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66" w:author="Brian Bohman" w:date="2022-11-10T20:32:00Z">
              <w:tcPr>
                <w:tcW w:w="1008" w:type="dxa"/>
                <w:vMerge/>
                <w:tcBorders>
                  <w:right w:val="dotted" w:sz="4" w:space="0" w:color="auto"/>
                </w:tcBorders>
                <w:vAlign w:val="center"/>
              </w:tcPr>
            </w:tcPrChange>
          </w:tcPr>
          <w:p w14:paraId="4C2BBE43"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67" w:author="Brian Bohman" w:date="2022-11-10T20:32:00Z">
              <w:tcPr>
                <w:tcW w:w="1008" w:type="dxa"/>
                <w:vMerge/>
                <w:tcBorders>
                  <w:left w:val="dotted" w:sz="4" w:space="0" w:color="auto"/>
                  <w:bottom w:val="dotted" w:sz="4" w:space="0" w:color="auto"/>
                </w:tcBorders>
                <w:vAlign w:val="center"/>
              </w:tcPr>
            </w:tcPrChange>
          </w:tcPr>
          <w:p w14:paraId="452EE8DE"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68" w:author="Brian Bohman" w:date="2022-11-10T20:32:00Z">
              <w:tcPr>
                <w:tcW w:w="1296" w:type="dxa"/>
                <w:vMerge/>
                <w:tcBorders>
                  <w:bottom w:val="dotted" w:sz="4" w:space="0" w:color="auto"/>
                </w:tcBorders>
                <w:vAlign w:val="center"/>
              </w:tcPr>
            </w:tcPrChange>
          </w:tcPr>
          <w:p w14:paraId="33A86A9C" w14:textId="77777777" w:rsidR="004A6704" w:rsidRPr="00202022" w:rsidRDefault="004A6704" w:rsidP="004A6704">
            <w:pPr>
              <w:pStyle w:val="TableBody"/>
              <w:jc w:val="center"/>
            </w:pPr>
          </w:p>
        </w:tc>
        <w:tc>
          <w:tcPr>
            <w:tcW w:w="576" w:type="dxa"/>
            <w:vMerge/>
            <w:tcBorders>
              <w:bottom w:val="dotted" w:sz="4" w:space="0" w:color="auto"/>
            </w:tcBorders>
            <w:vAlign w:val="center"/>
            <w:tcPrChange w:id="869" w:author="Brian Bohman" w:date="2022-11-10T20:32:00Z">
              <w:tcPr>
                <w:tcW w:w="1296" w:type="dxa"/>
                <w:gridSpan w:val="2"/>
                <w:vMerge/>
                <w:tcBorders>
                  <w:bottom w:val="dotted" w:sz="4" w:space="0" w:color="auto"/>
                </w:tcBorders>
                <w:vAlign w:val="center"/>
              </w:tcPr>
            </w:tcPrChange>
          </w:tcPr>
          <w:p w14:paraId="4CCFF3AF" w14:textId="77777777" w:rsidR="004A6704" w:rsidRPr="00202022" w:rsidRDefault="004A6704" w:rsidP="004A6704">
            <w:pPr>
              <w:pStyle w:val="TableBody"/>
              <w:jc w:val="center"/>
            </w:pPr>
          </w:p>
        </w:tc>
      </w:tr>
      <w:tr w:rsidR="004A6704" w:rsidRPr="00202022" w14:paraId="73E55BE3" w14:textId="60C4655A" w:rsidTr="004A6704">
        <w:tblPrEx>
          <w:tblPrExChange w:id="870" w:author="Brian Bohman" w:date="2022-11-10T20:32:00Z">
            <w:tblPrEx>
              <w:tblW w:w="14202" w:type="dxa"/>
            </w:tblPrEx>
          </w:tblPrExChange>
        </w:tblPrEx>
        <w:tc>
          <w:tcPr>
            <w:tcW w:w="1146" w:type="dxa"/>
            <w:vMerge w:val="restart"/>
            <w:tcBorders>
              <w:top w:val="dotted" w:sz="4" w:space="0" w:color="auto"/>
            </w:tcBorders>
            <w:vAlign w:val="center"/>
            <w:tcPrChange w:id="871" w:author="Brian Bohman" w:date="2022-11-10T20:32:00Z">
              <w:tcPr>
                <w:tcW w:w="1146" w:type="dxa"/>
                <w:vMerge w:val="restart"/>
                <w:tcBorders>
                  <w:top w:val="dotted" w:sz="4" w:space="0" w:color="auto"/>
                </w:tcBorders>
                <w:vAlign w:val="center"/>
              </w:tcPr>
            </w:tcPrChange>
          </w:tcPr>
          <w:p w14:paraId="521B0E01" w14:textId="77777777" w:rsidR="004A6704" w:rsidRPr="00202022" w:rsidRDefault="004A6704" w:rsidP="004A6704">
            <w:pPr>
              <w:pStyle w:val="TableBody"/>
            </w:pPr>
            <w:r w:rsidRPr="00202022">
              <w:t>Belgium</w:t>
            </w:r>
          </w:p>
        </w:tc>
        <w:tc>
          <w:tcPr>
            <w:tcW w:w="1581" w:type="dxa"/>
            <w:tcBorders>
              <w:top w:val="dotted" w:sz="4" w:space="0" w:color="auto"/>
              <w:right w:val="dotted" w:sz="4" w:space="0" w:color="auto"/>
            </w:tcBorders>
            <w:vAlign w:val="center"/>
            <w:tcPrChange w:id="872" w:author="Brian Bohman" w:date="2022-11-10T20:32:00Z">
              <w:tcPr>
                <w:tcW w:w="1581" w:type="dxa"/>
                <w:tcBorders>
                  <w:top w:val="dotted" w:sz="4" w:space="0" w:color="auto"/>
                  <w:right w:val="dotted" w:sz="4" w:space="0" w:color="auto"/>
                </w:tcBorders>
                <w:vAlign w:val="center"/>
              </w:tcPr>
            </w:tcPrChange>
          </w:tcPr>
          <w:p w14:paraId="72F51F31" w14:textId="77777777" w:rsidR="004A6704" w:rsidRPr="00202022" w:rsidRDefault="004A6704" w:rsidP="004A6704">
            <w:pPr>
              <w:pStyle w:val="TableBody"/>
            </w:pPr>
            <w:r w:rsidRPr="00202022">
              <w:t>Bintje</w:t>
            </w:r>
          </w:p>
        </w:tc>
        <w:tc>
          <w:tcPr>
            <w:tcW w:w="936" w:type="dxa"/>
            <w:tcBorders>
              <w:top w:val="dotted" w:sz="4" w:space="0" w:color="auto"/>
              <w:left w:val="dotted" w:sz="4" w:space="0" w:color="auto"/>
              <w:right w:val="dotted" w:sz="4" w:space="0" w:color="auto"/>
            </w:tcBorders>
            <w:vAlign w:val="center"/>
            <w:tcPrChange w:id="873" w:author="Brian Bohman" w:date="2022-11-10T20:32:00Z">
              <w:tcPr>
                <w:tcW w:w="936" w:type="dxa"/>
                <w:tcBorders>
                  <w:top w:val="dotted" w:sz="4" w:space="0" w:color="auto"/>
                  <w:left w:val="dotted" w:sz="4" w:space="0" w:color="auto"/>
                  <w:right w:val="dotted" w:sz="4" w:space="0" w:color="auto"/>
                </w:tcBorders>
                <w:vAlign w:val="center"/>
              </w:tcPr>
            </w:tcPrChange>
          </w:tcPr>
          <w:p w14:paraId="40BA8B0B" w14:textId="77777777" w:rsidR="004A6704" w:rsidRPr="00202022" w:rsidRDefault="004A6704" w:rsidP="004A6704">
            <w:pPr>
              <w:pStyle w:val="TableBody"/>
              <w:jc w:val="center"/>
            </w:pPr>
            <w:r w:rsidRPr="00202022">
              <w:t>L</w:t>
            </w:r>
          </w:p>
        </w:tc>
        <w:tc>
          <w:tcPr>
            <w:tcW w:w="1107" w:type="dxa"/>
            <w:vMerge w:val="restart"/>
            <w:tcBorders>
              <w:top w:val="dotted" w:sz="4" w:space="0" w:color="auto"/>
              <w:left w:val="dotted" w:sz="4" w:space="0" w:color="auto"/>
            </w:tcBorders>
            <w:vAlign w:val="center"/>
            <w:tcPrChange w:id="874" w:author="Brian Bohman" w:date="2022-11-10T20:32:00Z">
              <w:tcPr>
                <w:tcW w:w="1107" w:type="dxa"/>
                <w:vMerge w:val="restart"/>
                <w:tcBorders>
                  <w:top w:val="dotted" w:sz="4" w:space="0" w:color="auto"/>
                  <w:left w:val="dotted" w:sz="4" w:space="0" w:color="auto"/>
                </w:tcBorders>
                <w:vAlign w:val="center"/>
              </w:tcPr>
            </w:tcPrChange>
          </w:tcPr>
          <w:p w14:paraId="4F7502BB" w14:textId="77777777" w:rsidR="004A6704" w:rsidRPr="00202022" w:rsidRDefault="004A6704" w:rsidP="004A6704">
            <w:pPr>
              <w:pStyle w:val="TableBody"/>
              <w:jc w:val="center"/>
            </w:pPr>
            <w:proofErr w:type="spellStart"/>
            <w:r>
              <w:t>SiCL</w:t>
            </w:r>
            <w:proofErr w:type="spellEnd"/>
            <w:r>
              <w:t xml:space="preserve">, </w:t>
            </w:r>
            <w:proofErr w:type="spellStart"/>
            <w:r>
              <w:t>SiL</w:t>
            </w:r>
            <w:proofErr w:type="spellEnd"/>
            <w:r>
              <w:t>, L, SL</w:t>
            </w:r>
          </w:p>
        </w:tc>
        <w:tc>
          <w:tcPr>
            <w:tcW w:w="720" w:type="dxa"/>
            <w:vMerge w:val="restart"/>
            <w:tcBorders>
              <w:top w:val="dotted" w:sz="4" w:space="0" w:color="auto"/>
            </w:tcBorders>
            <w:vAlign w:val="center"/>
            <w:tcPrChange w:id="875" w:author="Brian Bohman" w:date="2022-11-10T20:32:00Z">
              <w:tcPr>
                <w:tcW w:w="1008" w:type="dxa"/>
                <w:vMerge w:val="restart"/>
                <w:tcBorders>
                  <w:top w:val="dotted" w:sz="4" w:space="0" w:color="auto"/>
                </w:tcBorders>
                <w:vAlign w:val="center"/>
              </w:tcPr>
            </w:tcPrChange>
          </w:tcPr>
          <w:p w14:paraId="16A2D367" w14:textId="77777777" w:rsidR="004A6704" w:rsidRDefault="004A6704" w:rsidP="004A6704">
            <w:pPr>
              <w:pStyle w:val="TableBody"/>
              <w:jc w:val="center"/>
              <w:rPr>
                <w:ins w:id="876" w:author="Brian Bohman" w:date="2022-11-10T20:31:00Z"/>
              </w:rPr>
            </w:pPr>
            <w:ins w:id="877" w:author="Brian Bohman" w:date="2022-11-10T20:31:00Z">
              <w:r>
                <w:t>1.3 –</w:t>
              </w:r>
            </w:ins>
          </w:p>
          <w:p w14:paraId="60E72A0F" w14:textId="7F94C3AC" w:rsidR="004A6704" w:rsidRDefault="004A6704" w:rsidP="004A6704">
            <w:pPr>
              <w:pStyle w:val="TableBody"/>
              <w:jc w:val="center"/>
            </w:pPr>
            <w:ins w:id="878" w:author="Brian Bohman" w:date="2022-11-10T20:31:00Z">
              <w:r>
                <w:t>2.6</w:t>
              </w:r>
            </w:ins>
          </w:p>
        </w:tc>
        <w:tc>
          <w:tcPr>
            <w:tcW w:w="1008" w:type="dxa"/>
            <w:vMerge w:val="restart"/>
            <w:tcBorders>
              <w:top w:val="dotted" w:sz="4" w:space="0" w:color="auto"/>
            </w:tcBorders>
            <w:vAlign w:val="center"/>
            <w:tcPrChange w:id="879" w:author="Brian Bohman" w:date="2022-11-10T20:32:00Z">
              <w:tcPr>
                <w:tcW w:w="720" w:type="dxa"/>
                <w:vMerge w:val="restart"/>
                <w:tcBorders>
                  <w:top w:val="dotted" w:sz="4" w:space="0" w:color="auto"/>
                </w:tcBorders>
                <w:vAlign w:val="center"/>
              </w:tcPr>
            </w:tcPrChange>
          </w:tcPr>
          <w:p w14:paraId="09D651FC" w14:textId="77777777" w:rsidR="004A6704" w:rsidRDefault="004A6704" w:rsidP="004A6704">
            <w:pPr>
              <w:pStyle w:val="TableBody"/>
              <w:jc w:val="center"/>
              <w:rPr>
                <w:ins w:id="880" w:author="Brian Bohman" w:date="2022-11-10T20:32:00Z"/>
              </w:rPr>
            </w:pPr>
            <w:ins w:id="881" w:author="Brian Bohman" w:date="2022-11-10T20:32:00Z">
              <w:r>
                <w:t>10 Oct. –</w:t>
              </w:r>
            </w:ins>
          </w:p>
          <w:p w14:paraId="56F6A2B0" w14:textId="7E13E54B" w:rsidR="004A6704" w:rsidRDefault="004A6704" w:rsidP="004A6704">
            <w:pPr>
              <w:pStyle w:val="TableBody"/>
              <w:jc w:val="center"/>
            </w:pPr>
            <w:ins w:id="882" w:author="Brian Bohman" w:date="2022-11-10T20:32:00Z">
              <w:r>
                <w:t>10 Mar.</w:t>
              </w:r>
            </w:ins>
            <w:del w:id="883" w:author="Brian Bohman" w:date="2022-11-10T20:32:00Z">
              <w:r w:rsidDel="0037236C">
                <w:delText xml:space="preserve">1.3 </w:delText>
              </w:r>
            </w:del>
            <w:del w:id="884" w:author="Brian Bohman" w:date="2022-11-09T19:20:00Z">
              <w:r w:rsidDel="00AF05EE">
                <w:delText>to</w:delText>
              </w:r>
            </w:del>
            <w:del w:id="885" w:author="Brian Bohman" w:date="2022-11-09T19:21:00Z">
              <w:r w:rsidDel="00AF05EE">
                <w:delText xml:space="preserve"> </w:delText>
              </w:r>
            </w:del>
            <w:del w:id="886" w:author="Brian Bohman" w:date="2022-11-10T20:32:00Z">
              <w:r w:rsidDel="0037236C">
                <w:delText>2.6</w:delText>
              </w:r>
            </w:del>
          </w:p>
        </w:tc>
        <w:tc>
          <w:tcPr>
            <w:tcW w:w="720" w:type="dxa"/>
            <w:vMerge w:val="restart"/>
            <w:tcBorders>
              <w:top w:val="dotted" w:sz="4" w:space="0" w:color="auto"/>
            </w:tcBorders>
            <w:vAlign w:val="center"/>
            <w:tcPrChange w:id="887" w:author="Brian Bohman" w:date="2022-11-10T20:32:00Z">
              <w:tcPr>
                <w:tcW w:w="720" w:type="dxa"/>
                <w:vMerge w:val="restart"/>
                <w:tcBorders>
                  <w:top w:val="dotted" w:sz="4" w:space="0" w:color="auto"/>
                </w:tcBorders>
                <w:vAlign w:val="center"/>
              </w:tcPr>
            </w:tcPrChange>
          </w:tcPr>
          <w:p w14:paraId="4ECC2336" w14:textId="77777777" w:rsidR="004A6704" w:rsidRDefault="004A6704" w:rsidP="004A6704">
            <w:pPr>
              <w:pStyle w:val="TableBody"/>
              <w:jc w:val="center"/>
            </w:pPr>
            <w:r>
              <w:t>15.5</w:t>
            </w:r>
          </w:p>
        </w:tc>
        <w:tc>
          <w:tcPr>
            <w:tcW w:w="792" w:type="dxa"/>
            <w:vMerge w:val="restart"/>
            <w:tcBorders>
              <w:top w:val="dotted" w:sz="4" w:space="0" w:color="auto"/>
            </w:tcBorders>
            <w:vAlign w:val="center"/>
            <w:tcPrChange w:id="888" w:author="Brian Bohman" w:date="2022-11-10T20:32:00Z">
              <w:tcPr>
                <w:tcW w:w="792" w:type="dxa"/>
                <w:vMerge w:val="restart"/>
                <w:tcBorders>
                  <w:top w:val="dotted" w:sz="4" w:space="0" w:color="auto"/>
                </w:tcBorders>
                <w:vAlign w:val="center"/>
              </w:tcPr>
            </w:tcPrChange>
          </w:tcPr>
          <w:p w14:paraId="086FB054" w14:textId="77777777" w:rsidR="004A6704" w:rsidRDefault="004A6704" w:rsidP="004A6704">
            <w:pPr>
              <w:pStyle w:val="TableBody"/>
              <w:jc w:val="center"/>
            </w:pPr>
            <w:r>
              <w:t>244</w:t>
            </w:r>
          </w:p>
        </w:tc>
        <w:tc>
          <w:tcPr>
            <w:tcW w:w="864" w:type="dxa"/>
            <w:vMerge w:val="restart"/>
            <w:tcBorders>
              <w:top w:val="dotted" w:sz="4" w:space="0" w:color="auto"/>
            </w:tcBorders>
            <w:vAlign w:val="center"/>
            <w:tcPrChange w:id="889" w:author="Brian Bohman" w:date="2022-11-10T20:32:00Z">
              <w:tcPr>
                <w:tcW w:w="864" w:type="dxa"/>
                <w:vMerge w:val="restart"/>
                <w:tcBorders>
                  <w:top w:val="dotted" w:sz="4" w:space="0" w:color="auto"/>
                </w:tcBorders>
                <w:vAlign w:val="center"/>
              </w:tcPr>
            </w:tcPrChange>
          </w:tcPr>
          <w:p w14:paraId="3FCC3499" w14:textId="77777777" w:rsidR="004A6704" w:rsidRDefault="004A6704" w:rsidP="004A6704">
            <w:pPr>
              <w:pStyle w:val="TableBody"/>
              <w:jc w:val="center"/>
            </w:pPr>
            <w:r w:rsidRPr="00202022">
              <w:t>8.3</w:t>
            </w:r>
          </w:p>
        </w:tc>
        <w:tc>
          <w:tcPr>
            <w:tcW w:w="720" w:type="dxa"/>
            <w:vMerge w:val="restart"/>
            <w:tcBorders>
              <w:top w:val="dotted" w:sz="4" w:space="0" w:color="auto"/>
            </w:tcBorders>
            <w:vAlign w:val="center"/>
            <w:tcPrChange w:id="890" w:author="Brian Bohman" w:date="2022-11-10T20:32:00Z">
              <w:tcPr>
                <w:tcW w:w="720" w:type="dxa"/>
                <w:vMerge w:val="restart"/>
                <w:tcBorders>
                  <w:top w:val="dotted" w:sz="4" w:space="0" w:color="auto"/>
                </w:tcBorders>
                <w:vAlign w:val="center"/>
              </w:tcPr>
            </w:tcPrChange>
          </w:tcPr>
          <w:p w14:paraId="180AA042" w14:textId="77777777" w:rsidR="004A6704" w:rsidRDefault="004A6704" w:rsidP="004A6704">
            <w:pPr>
              <w:pStyle w:val="TableBody"/>
              <w:jc w:val="center"/>
            </w:pPr>
            <w:r w:rsidRPr="00202022">
              <w:t>131</w:t>
            </w:r>
            <w:r>
              <w:t>3</w:t>
            </w:r>
          </w:p>
        </w:tc>
        <w:tc>
          <w:tcPr>
            <w:tcW w:w="1008" w:type="dxa"/>
            <w:vMerge w:val="restart"/>
            <w:tcBorders>
              <w:top w:val="dotted" w:sz="4" w:space="0" w:color="auto"/>
              <w:right w:val="dotted" w:sz="4" w:space="0" w:color="auto"/>
            </w:tcBorders>
            <w:vAlign w:val="center"/>
            <w:tcPrChange w:id="891" w:author="Brian Bohman" w:date="2022-11-10T20:32:00Z">
              <w:tcPr>
                <w:tcW w:w="1008" w:type="dxa"/>
                <w:vMerge w:val="restart"/>
                <w:tcBorders>
                  <w:top w:val="dotted" w:sz="4" w:space="0" w:color="auto"/>
                  <w:right w:val="dotted" w:sz="4" w:space="0" w:color="auto"/>
                </w:tcBorders>
                <w:vAlign w:val="center"/>
              </w:tcPr>
            </w:tcPrChange>
          </w:tcPr>
          <w:p w14:paraId="6AB2D32C" w14:textId="77777777" w:rsidR="004A6704" w:rsidRDefault="004A6704" w:rsidP="004A6704">
            <w:pPr>
              <w:pStyle w:val="TableBody"/>
              <w:jc w:val="center"/>
            </w:pPr>
            <w:r>
              <w:t>20.0</w:t>
            </w:r>
          </w:p>
        </w:tc>
        <w:tc>
          <w:tcPr>
            <w:tcW w:w="1008" w:type="dxa"/>
            <w:vMerge w:val="restart"/>
            <w:tcBorders>
              <w:top w:val="dotted" w:sz="4" w:space="0" w:color="auto"/>
              <w:left w:val="dotted" w:sz="4" w:space="0" w:color="auto"/>
              <w:bottom w:val="dotted" w:sz="4" w:space="0" w:color="auto"/>
            </w:tcBorders>
            <w:vAlign w:val="center"/>
            <w:tcPrChange w:id="892" w:author="Brian Bohman" w:date="2022-11-10T20:32:00Z">
              <w:tcPr>
                <w:tcW w:w="1008" w:type="dxa"/>
                <w:vMerge w:val="restart"/>
                <w:tcBorders>
                  <w:top w:val="dotted" w:sz="4" w:space="0" w:color="auto"/>
                  <w:left w:val="dotted" w:sz="4" w:space="0" w:color="auto"/>
                  <w:bottom w:val="dotted" w:sz="4" w:space="0" w:color="auto"/>
                </w:tcBorders>
                <w:vAlign w:val="center"/>
              </w:tcPr>
            </w:tcPrChange>
          </w:tcPr>
          <w:p w14:paraId="695C3EF6" w14:textId="77777777" w:rsidR="004A6704" w:rsidRDefault="004A6704" w:rsidP="004A6704">
            <w:pPr>
              <w:pStyle w:val="TableBody"/>
              <w:jc w:val="center"/>
            </w:pPr>
            <w:r w:rsidRPr="00202022">
              <w:t>38,000</w:t>
            </w:r>
          </w:p>
        </w:tc>
        <w:tc>
          <w:tcPr>
            <w:tcW w:w="1296" w:type="dxa"/>
            <w:vMerge w:val="restart"/>
            <w:tcBorders>
              <w:top w:val="dotted" w:sz="4" w:space="0" w:color="auto"/>
              <w:bottom w:val="dotted" w:sz="4" w:space="0" w:color="auto"/>
            </w:tcBorders>
            <w:vAlign w:val="center"/>
            <w:tcPrChange w:id="893" w:author="Brian Bohman" w:date="2022-11-10T20:32:00Z">
              <w:tcPr>
                <w:tcW w:w="1296" w:type="dxa"/>
                <w:vMerge w:val="restart"/>
                <w:tcBorders>
                  <w:top w:val="dotted" w:sz="4" w:space="0" w:color="auto"/>
                  <w:bottom w:val="dotted" w:sz="4" w:space="0" w:color="auto"/>
                </w:tcBorders>
                <w:vAlign w:val="center"/>
              </w:tcPr>
            </w:tcPrChange>
          </w:tcPr>
          <w:p w14:paraId="12E84680"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Change w:id="894" w:author="Brian Bohman" w:date="2022-11-10T20:32:00Z">
              <w:tcPr>
                <w:tcW w:w="1296" w:type="dxa"/>
                <w:gridSpan w:val="2"/>
                <w:vMerge w:val="restart"/>
                <w:tcBorders>
                  <w:top w:val="dotted" w:sz="4" w:space="0" w:color="auto"/>
                </w:tcBorders>
                <w:vAlign w:val="center"/>
              </w:tcPr>
            </w:tcPrChange>
          </w:tcPr>
          <w:p w14:paraId="6971134C" w14:textId="37CFD373" w:rsidR="004A6704" w:rsidRPr="00202022" w:rsidRDefault="004A6704" w:rsidP="004A6704">
            <w:pPr>
              <w:pStyle w:val="TableBody"/>
              <w:jc w:val="center"/>
            </w:pPr>
            <w:ins w:id="895" w:author="Brian Bohman" w:date="2022-11-09T19:23:00Z">
              <w:r>
                <w:t>No</w:t>
              </w:r>
            </w:ins>
          </w:p>
        </w:tc>
      </w:tr>
      <w:tr w:rsidR="004A6704" w:rsidRPr="00202022" w14:paraId="50401D2D" w14:textId="31FE3023" w:rsidTr="0037236C">
        <w:tblPrEx>
          <w:tblPrExChange w:id="896" w:author="Brian Bohman" w:date="2022-11-10T20:32:00Z">
            <w:tblPrEx>
              <w:tblW w:w="14202" w:type="dxa"/>
            </w:tblPrEx>
          </w:tblPrExChange>
        </w:tblPrEx>
        <w:tc>
          <w:tcPr>
            <w:tcW w:w="1146" w:type="dxa"/>
            <w:vMerge/>
            <w:tcBorders>
              <w:bottom w:val="dotted" w:sz="4" w:space="0" w:color="auto"/>
            </w:tcBorders>
            <w:vAlign w:val="center"/>
            <w:tcPrChange w:id="897" w:author="Brian Bohman" w:date="2022-11-10T20:32:00Z">
              <w:tcPr>
                <w:tcW w:w="1146" w:type="dxa"/>
                <w:vMerge/>
                <w:tcBorders>
                  <w:bottom w:val="dotted" w:sz="4" w:space="0" w:color="auto"/>
                </w:tcBorders>
                <w:vAlign w:val="center"/>
              </w:tcPr>
            </w:tcPrChange>
          </w:tcPr>
          <w:p w14:paraId="410306EE"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898" w:author="Brian Bohman" w:date="2022-11-10T20:32:00Z">
              <w:tcPr>
                <w:tcW w:w="1581" w:type="dxa"/>
                <w:tcBorders>
                  <w:bottom w:val="dotted" w:sz="4" w:space="0" w:color="auto"/>
                  <w:right w:val="dotted" w:sz="4" w:space="0" w:color="auto"/>
                </w:tcBorders>
                <w:vAlign w:val="center"/>
              </w:tcPr>
            </w:tcPrChange>
          </w:tcPr>
          <w:p w14:paraId="2C2DAEDB" w14:textId="77777777" w:rsidR="004A6704" w:rsidRPr="00202022" w:rsidRDefault="004A6704" w:rsidP="004A6704">
            <w:pPr>
              <w:pStyle w:val="TableBody"/>
            </w:pPr>
            <w:r w:rsidRPr="00202022">
              <w:t>Charlotte</w:t>
            </w:r>
          </w:p>
        </w:tc>
        <w:tc>
          <w:tcPr>
            <w:tcW w:w="936" w:type="dxa"/>
            <w:tcBorders>
              <w:left w:val="dotted" w:sz="4" w:space="0" w:color="auto"/>
              <w:bottom w:val="dotted" w:sz="4" w:space="0" w:color="auto"/>
              <w:right w:val="dotted" w:sz="4" w:space="0" w:color="auto"/>
            </w:tcBorders>
            <w:vAlign w:val="center"/>
            <w:tcPrChange w:id="899" w:author="Brian Bohman" w:date="2022-11-10T20:32:00Z">
              <w:tcPr>
                <w:tcW w:w="936" w:type="dxa"/>
                <w:tcBorders>
                  <w:left w:val="dotted" w:sz="4" w:space="0" w:color="auto"/>
                  <w:bottom w:val="dotted" w:sz="4" w:space="0" w:color="auto"/>
                  <w:right w:val="dotted" w:sz="4" w:space="0" w:color="auto"/>
                </w:tcBorders>
                <w:vAlign w:val="center"/>
              </w:tcPr>
            </w:tcPrChange>
          </w:tcPr>
          <w:p w14:paraId="6F99CB97" w14:textId="77777777" w:rsidR="004A6704" w:rsidRPr="00202022" w:rsidRDefault="004A6704" w:rsidP="004A6704">
            <w:pPr>
              <w:pStyle w:val="TableBody"/>
              <w:jc w:val="center"/>
            </w:pPr>
            <w:r w:rsidRPr="00202022">
              <w:t>M</w:t>
            </w:r>
          </w:p>
        </w:tc>
        <w:tc>
          <w:tcPr>
            <w:tcW w:w="1107" w:type="dxa"/>
            <w:vMerge/>
            <w:tcBorders>
              <w:left w:val="dotted" w:sz="4" w:space="0" w:color="auto"/>
            </w:tcBorders>
            <w:vAlign w:val="center"/>
            <w:tcPrChange w:id="900" w:author="Brian Bohman" w:date="2022-11-10T20:32:00Z">
              <w:tcPr>
                <w:tcW w:w="1107" w:type="dxa"/>
                <w:vMerge/>
                <w:tcBorders>
                  <w:left w:val="dotted" w:sz="4" w:space="0" w:color="auto"/>
                </w:tcBorders>
                <w:vAlign w:val="center"/>
              </w:tcPr>
            </w:tcPrChange>
          </w:tcPr>
          <w:p w14:paraId="7A245D5B" w14:textId="77777777" w:rsidR="004A6704" w:rsidRPr="00202022" w:rsidRDefault="004A6704" w:rsidP="004A6704">
            <w:pPr>
              <w:pStyle w:val="TableBody"/>
              <w:jc w:val="center"/>
            </w:pPr>
          </w:p>
        </w:tc>
        <w:tc>
          <w:tcPr>
            <w:tcW w:w="720" w:type="dxa"/>
            <w:vMerge/>
            <w:tcPrChange w:id="901" w:author="Brian Bohman" w:date="2022-11-10T20:32:00Z">
              <w:tcPr>
                <w:tcW w:w="1008" w:type="dxa"/>
                <w:vMerge/>
                <w:vAlign w:val="center"/>
              </w:tcPr>
            </w:tcPrChange>
          </w:tcPr>
          <w:p w14:paraId="46BFCA08" w14:textId="77777777" w:rsidR="004A6704" w:rsidRPr="00202022" w:rsidRDefault="004A6704" w:rsidP="004A6704">
            <w:pPr>
              <w:pStyle w:val="TableBody"/>
              <w:jc w:val="center"/>
            </w:pPr>
          </w:p>
        </w:tc>
        <w:tc>
          <w:tcPr>
            <w:tcW w:w="1008" w:type="dxa"/>
            <w:vMerge/>
            <w:vAlign w:val="center"/>
            <w:tcPrChange w:id="902" w:author="Brian Bohman" w:date="2022-11-10T20:32:00Z">
              <w:tcPr>
                <w:tcW w:w="720" w:type="dxa"/>
                <w:vMerge/>
              </w:tcPr>
            </w:tcPrChange>
          </w:tcPr>
          <w:p w14:paraId="601E75DA" w14:textId="1F4575AA" w:rsidR="004A6704" w:rsidRPr="00202022" w:rsidRDefault="004A6704" w:rsidP="004A6704">
            <w:pPr>
              <w:pStyle w:val="TableBody"/>
              <w:jc w:val="center"/>
            </w:pPr>
          </w:p>
        </w:tc>
        <w:tc>
          <w:tcPr>
            <w:tcW w:w="720" w:type="dxa"/>
            <w:vMerge/>
            <w:tcPrChange w:id="903" w:author="Brian Bohman" w:date="2022-11-10T20:32:00Z">
              <w:tcPr>
                <w:tcW w:w="720" w:type="dxa"/>
                <w:vMerge/>
              </w:tcPr>
            </w:tcPrChange>
          </w:tcPr>
          <w:p w14:paraId="0B9C0789" w14:textId="77777777" w:rsidR="004A6704" w:rsidRPr="00202022" w:rsidRDefault="004A6704" w:rsidP="004A6704">
            <w:pPr>
              <w:pStyle w:val="TableBody"/>
              <w:jc w:val="center"/>
            </w:pPr>
          </w:p>
        </w:tc>
        <w:tc>
          <w:tcPr>
            <w:tcW w:w="792" w:type="dxa"/>
            <w:vMerge/>
            <w:tcPrChange w:id="904" w:author="Brian Bohman" w:date="2022-11-10T20:32:00Z">
              <w:tcPr>
                <w:tcW w:w="792" w:type="dxa"/>
                <w:vMerge/>
              </w:tcPr>
            </w:tcPrChange>
          </w:tcPr>
          <w:p w14:paraId="7BD9D65A" w14:textId="77777777" w:rsidR="004A6704" w:rsidRPr="00202022" w:rsidRDefault="004A6704" w:rsidP="004A6704">
            <w:pPr>
              <w:pStyle w:val="TableBody"/>
              <w:jc w:val="center"/>
            </w:pPr>
          </w:p>
        </w:tc>
        <w:tc>
          <w:tcPr>
            <w:tcW w:w="864" w:type="dxa"/>
            <w:vMerge/>
            <w:vAlign w:val="center"/>
            <w:tcPrChange w:id="905" w:author="Brian Bohman" w:date="2022-11-10T20:32:00Z">
              <w:tcPr>
                <w:tcW w:w="864" w:type="dxa"/>
                <w:vMerge/>
                <w:vAlign w:val="center"/>
              </w:tcPr>
            </w:tcPrChange>
          </w:tcPr>
          <w:p w14:paraId="6F0134C0" w14:textId="77777777" w:rsidR="004A6704" w:rsidRPr="00202022" w:rsidRDefault="004A6704" w:rsidP="004A6704">
            <w:pPr>
              <w:pStyle w:val="TableBody"/>
              <w:jc w:val="center"/>
            </w:pPr>
          </w:p>
        </w:tc>
        <w:tc>
          <w:tcPr>
            <w:tcW w:w="720" w:type="dxa"/>
            <w:vMerge/>
            <w:vAlign w:val="center"/>
            <w:tcPrChange w:id="906" w:author="Brian Bohman" w:date="2022-11-10T20:32:00Z">
              <w:tcPr>
                <w:tcW w:w="720" w:type="dxa"/>
                <w:vMerge/>
                <w:vAlign w:val="center"/>
              </w:tcPr>
            </w:tcPrChange>
          </w:tcPr>
          <w:p w14:paraId="1C51A5E9" w14:textId="77777777" w:rsidR="004A6704" w:rsidRPr="00202022" w:rsidRDefault="004A6704" w:rsidP="004A6704">
            <w:pPr>
              <w:pStyle w:val="TableBody"/>
              <w:jc w:val="center"/>
            </w:pPr>
          </w:p>
        </w:tc>
        <w:tc>
          <w:tcPr>
            <w:tcW w:w="1008" w:type="dxa"/>
            <w:vMerge/>
            <w:tcBorders>
              <w:right w:val="dotted" w:sz="4" w:space="0" w:color="auto"/>
            </w:tcBorders>
            <w:vAlign w:val="center"/>
            <w:tcPrChange w:id="907" w:author="Brian Bohman" w:date="2022-11-10T20:32:00Z">
              <w:tcPr>
                <w:tcW w:w="1008" w:type="dxa"/>
                <w:vMerge/>
                <w:tcBorders>
                  <w:right w:val="dotted" w:sz="4" w:space="0" w:color="auto"/>
                </w:tcBorders>
                <w:vAlign w:val="center"/>
              </w:tcPr>
            </w:tcPrChange>
          </w:tcPr>
          <w:p w14:paraId="03568E6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908" w:author="Brian Bohman" w:date="2022-11-10T20:32:00Z">
              <w:tcPr>
                <w:tcW w:w="1008" w:type="dxa"/>
                <w:vMerge/>
                <w:tcBorders>
                  <w:left w:val="dotted" w:sz="4" w:space="0" w:color="auto"/>
                  <w:bottom w:val="dotted" w:sz="4" w:space="0" w:color="auto"/>
                </w:tcBorders>
                <w:vAlign w:val="center"/>
              </w:tcPr>
            </w:tcPrChange>
          </w:tcPr>
          <w:p w14:paraId="2AA0AB3A"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909" w:author="Brian Bohman" w:date="2022-11-10T20:32:00Z">
              <w:tcPr>
                <w:tcW w:w="1296" w:type="dxa"/>
                <w:vMerge/>
                <w:tcBorders>
                  <w:bottom w:val="dotted" w:sz="4" w:space="0" w:color="auto"/>
                </w:tcBorders>
                <w:vAlign w:val="center"/>
              </w:tcPr>
            </w:tcPrChange>
          </w:tcPr>
          <w:p w14:paraId="70D5AC4E" w14:textId="77777777" w:rsidR="004A6704" w:rsidRPr="00202022" w:rsidRDefault="004A6704" w:rsidP="004A6704">
            <w:pPr>
              <w:pStyle w:val="TableBody"/>
              <w:jc w:val="center"/>
            </w:pPr>
          </w:p>
        </w:tc>
        <w:tc>
          <w:tcPr>
            <w:tcW w:w="576" w:type="dxa"/>
            <w:vMerge/>
            <w:tcBorders>
              <w:bottom w:val="dotted" w:sz="4" w:space="0" w:color="auto"/>
            </w:tcBorders>
            <w:vAlign w:val="center"/>
            <w:tcPrChange w:id="910" w:author="Brian Bohman" w:date="2022-11-10T20:32:00Z">
              <w:tcPr>
                <w:tcW w:w="1296" w:type="dxa"/>
                <w:gridSpan w:val="2"/>
                <w:vMerge/>
                <w:tcBorders>
                  <w:bottom w:val="dotted" w:sz="4" w:space="0" w:color="auto"/>
                </w:tcBorders>
                <w:vAlign w:val="center"/>
              </w:tcPr>
            </w:tcPrChange>
          </w:tcPr>
          <w:p w14:paraId="7F898D45" w14:textId="77777777" w:rsidR="004A6704" w:rsidRPr="00202022" w:rsidRDefault="004A6704" w:rsidP="004A6704">
            <w:pPr>
              <w:pStyle w:val="TableBody"/>
              <w:jc w:val="center"/>
            </w:pPr>
          </w:p>
        </w:tc>
      </w:tr>
      <w:tr w:rsidR="004A6704" w:rsidRPr="00202022" w14:paraId="22D3042A" w14:textId="5AFD991C" w:rsidTr="004A6704">
        <w:tblPrEx>
          <w:tblPrExChange w:id="911" w:author="Brian Bohman" w:date="2022-11-10T20:32:00Z">
            <w:tblPrEx>
              <w:tblW w:w="14202" w:type="dxa"/>
            </w:tblPrEx>
          </w:tblPrExChange>
        </w:tblPrEx>
        <w:tc>
          <w:tcPr>
            <w:tcW w:w="1146" w:type="dxa"/>
            <w:vMerge w:val="restart"/>
            <w:tcBorders>
              <w:top w:val="dotted" w:sz="4" w:space="0" w:color="auto"/>
            </w:tcBorders>
            <w:vAlign w:val="center"/>
            <w:tcPrChange w:id="912" w:author="Brian Bohman" w:date="2022-11-10T20:32:00Z">
              <w:tcPr>
                <w:tcW w:w="1146" w:type="dxa"/>
                <w:vMerge w:val="restart"/>
                <w:tcBorders>
                  <w:top w:val="dotted" w:sz="4" w:space="0" w:color="auto"/>
                </w:tcBorders>
                <w:vAlign w:val="center"/>
              </w:tcPr>
            </w:tcPrChange>
          </w:tcPr>
          <w:p w14:paraId="46AC3677" w14:textId="77777777" w:rsidR="004A6704" w:rsidRPr="00202022" w:rsidRDefault="004A6704" w:rsidP="004A6704">
            <w:pPr>
              <w:pStyle w:val="TableBody"/>
            </w:pPr>
            <w:r w:rsidRPr="00202022">
              <w:t>Canada</w:t>
            </w:r>
          </w:p>
        </w:tc>
        <w:tc>
          <w:tcPr>
            <w:tcW w:w="1581" w:type="dxa"/>
            <w:tcBorders>
              <w:top w:val="dotted" w:sz="4" w:space="0" w:color="auto"/>
              <w:right w:val="dotted" w:sz="4" w:space="0" w:color="auto"/>
            </w:tcBorders>
            <w:vAlign w:val="center"/>
            <w:tcPrChange w:id="913" w:author="Brian Bohman" w:date="2022-11-10T20:32:00Z">
              <w:tcPr>
                <w:tcW w:w="1581" w:type="dxa"/>
                <w:tcBorders>
                  <w:top w:val="dotted" w:sz="4" w:space="0" w:color="auto"/>
                  <w:right w:val="dotted" w:sz="4" w:space="0" w:color="auto"/>
                </w:tcBorders>
                <w:vAlign w:val="center"/>
              </w:tcPr>
            </w:tcPrChange>
          </w:tcPr>
          <w:p w14:paraId="57B25B61" w14:textId="77777777" w:rsidR="004A6704" w:rsidRPr="00202022" w:rsidRDefault="004A6704" w:rsidP="004A6704">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Change w:id="914" w:author="Brian Bohman" w:date="2022-11-10T20:32:00Z">
              <w:tcPr>
                <w:tcW w:w="936" w:type="dxa"/>
                <w:tcBorders>
                  <w:top w:val="dotted" w:sz="4" w:space="0" w:color="auto"/>
                  <w:left w:val="dotted" w:sz="4" w:space="0" w:color="auto"/>
                  <w:right w:val="dotted" w:sz="4" w:space="0" w:color="auto"/>
                </w:tcBorders>
                <w:vAlign w:val="center"/>
              </w:tcPr>
            </w:tcPrChange>
          </w:tcPr>
          <w:p w14:paraId="70688482" w14:textId="77777777" w:rsidR="004A6704" w:rsidRPr="00202022" w:rsidRDefault="004A6704" w:rsidP="004A6704">
            <w:pPr>
              <w:pStyle w:val="TableBody"/>
              <w:jc w:val="center"/>
            </w:pPr>
            <w:r w:rsidRPr="00202022">
              <w:t>L to VL</w:t>
            </w:r>
          </w:p>
        </w:tc>
        <w:tc>
          <w:tcPr>
            <w:tcW w:w="1107" w:type="dxa"/>
            <w:vMerge w:val="restart"/>
            <w:tcBorders>
              <w:top w:val="dotted" w:sz="4" w:space="0" w:color="auto"/>
              <w:left w:val="dotted" w:sz="4" w:space="0" w:color="auto"/>
            </w:tcBorders>
            <w:vAlign w:val="center"/>
            <w:tcPrChange w:id="915" w:author="Brian Bohman" w:date="2022-11-10T20:32:00Z">
              <w:tcPr>
                <w:tcW w:w="1107" w:type="dxa"/>
                <w:vMerge w:val="restart"/>
                <w:tcBorders>
                  <w:top w:val="dotted" w:sz="4" w:space="0" w:color="auto"/>
                  <w:left w:val="dotted" w:sz="4" w:space="0" w:color="auto"/>
                </w:tcBorders>
                <w:vAlign w:val="center"/>
              </w:tcPr>
            </w:tcPrChange>
          </w:tcPr>
          <w:p w14:paraId="74B05B1F" w14:textId="77777777" w:rsidR="004A6704" w:rsidRPr="00202022" w:rsidRDefault="004A6704" w:rsidP="004A6704">
            <w:pPr>
              <w:pStyle w:val="TableBody"/>
              <w:jc w:val="center"/>
            </w:pPr>
            <w:r>
              <w:t>CL, L</w:t>
            </w:r>
          </w:p>
        </w:tc>
        <w:tc>
          <w:tcPr>
            <w:tcW w:w="720" w:type="dxa"/>
            <w:vMerge w:val="restart"/>
            <w:tcBorders>
              <w:top w:val="dotted" w:sz="4" w:space="0" w:color="auto"/>
            </w:tcBorders>
            <w:vAlign w:val="center"/>
            <w:tcPrChange w:id="916" w:author="Brian Bohman" w:date="2022-11-10T20:32:00Z">
              <w:tcPr>
                <w:tcW w:w="1008" w:type="dxa"/>
                <w:vMerge w:val="restart"/>
                <w:tcBorders>
                  <w:top w:val="dotted" w:sz="4" w:space="0" w:color="auto"/>
                </w:tcBorders>
                <w:vAlign w:val="center"/>
              </w:tcPr>
            </w:tcPrChange>
          </w:tcPr>
          <w:p w14:paraId="2729A8FB" w14:textId="77777777" w:rsidR="004A6704" w:rsidRDefault="004A6704" w:rsidP="004A6704">
            <w:pPr>
              <w:pStyle w:val="TableBody"/>
              <w:jc w:val="center"/>
              <w:rPr>
                <w:ins w:id="917" w:author="Brian Bohman" w:date="2022-11-10T20:31:00Z"/>
              </w:rPr>
            </w:pPr>
            <w:ins w:id="918" w:author="Brian Bohman" w:date="2022-11-10T20:31:00Z">
              <w:r>
                <w:t>2.6 –</w:t>
              </w:r>
            </w:ins>
          </w:p>
          <w:p w14:paraId="60C61B6B" w14:textId="04445A29" w:rsidR="004A6704" w:rsidRDefault="004A6704" w:rsidP="004A6704">
            <w:pPr>
              <w:pStyle w:val="TableBody"/>
              <w:jc w:val="center"/>
            </w:pPr>
            <w:ins w:id="919" w:author="Brian Bohman" w:date="2022-11-10T20:31:00Z">
              <w:r>
                <w:t>3.0</w:t>
              </w:r>
            </w:ins>
          </w:p>
        </w:tc>
        <w:tc>
          <w:tcPr>
            <w:tcW w:w="1008" w:type="dxa"/>
            <w:vMerge w:val="restart"/>
            <w:tcBorders>
              <w:top w:val="dotted" w:sz="4" w:space="0" w:color="auto"/>
            </w:tcBorders>
            <w:vAlign w:val="center"/>
            <w:tcPrChange w:id="920" w:author="Brian Bohman" w:date="2022-11-10T20:32:00Z">
              <w:tcPr>
                <w:tcW w:w="720" w:type="dxa"/>
                <w:vMerge w:val="restart"/>
                <w:tcBorders>
                  <w:top w:val="dotted" w:sz="4" w:space="0" w:color="auto"/>
                </w:tcBorders>
                <w:vAlign w:val="center"/>
              </w:tcPr>
            </w:tcPrChange>
          </w:tcPr>
          <w:p w14:paraId="0565382D" w14:textId="77777777" w:rsidR="004A6704" w:rsidRDefault="004A6704" w:rsidP="004A6704">
            <w:pPr>
              <w:pStyle w:val="TableBody"/>
              <w:jc w:val="center"/>
              <w:rPr>
                <w:ins w:id="921" w:author="Brian Bohman" w:date="2022-11-10T20:32:00Z"/>
              </w:rPr>
            </w:pPr>
            <w:ins w:id="922" w:author="Brian Bohman" w:date="2022-11-10T20:32:00Z">
              <w:r>
                <w:t>20 Apr –</w:t>
              </w:r>
            </w:ins>
          </w:p>
          <w:p w14:paraId="2CA4A3AE" w14:textId="1728C6D5" w:rsidR="004A6704" w:rsidRDefault="004A6704" w:rsidP="004A6704">
            <w:pPr>
              <w:pStyle w:val="TableBody"/>
              <w:jc w:val="center"/>
            </w:pPr>
            <w:ins w:id="923" w:author="Brian Bohman" w:date="2022-11-10T20:32:00Z">
              <w:r>
                <w:t>20 Sept.</w:t>
              </w:r>
            </w:ins>
            <w:del w:id="924" w:author="Brian Bohman" w:date="2022-11-10T20:32:00Z">
              <w:r w:rsidDel="0037236C">
                <w:delText xml:space="preserve">2.6 </w:delText>
              </w:r>
            </w:del>
            <w:del w:id="925" w:author="Brian Bohman" w:date="2022-11-09T19:20:00Z">
              <w:r w:rsidDel="00AF05EE">
                <w:delText>to</w:delText>
              </w:r>
            </w:del>
            <w:del w:id="926" w:author="Brian Bohman" w:date="2022-11-09T19:21:00Z">
              <w:r w:rsidDel="00AF05EE">
                <w:delText xml:space="preserve"> </w:delText>
              </w:r>
            </w:del>
            <w:del w:id="927" w:author="Brian Bohman" w:date="2022-11-10T20:32:00Z">
              <w:r w:rsidDel="0037236C">
                <w:delText>3.0</w:delText>
              </w:r>
            </w:del>
          </w:p>
        </w:tc>
        <w:tc>
          <w:tcPr>
            <w:tcW w:w="720" w:type="dxa"/>
            <w:vMerge w:val="restart"/>
            <w:tcBorders>
              <w:top w:val="dotted" w:sz="4" w:space="0" w:color="auto"/>
            </w:tcBorders>
            <w:vAlign w:val="center"/>
            <w:tcPrChange w:id="928" w:author="Brian Bohman" w:date="2022-11-10T20:32:00Z">
              <w:tcPr>
                <w:tcW w:w="720" w:type="dxa"/>
                <w:vMerge w:val="restart"/>
                <w:tcBorders>
                  <w:top w:val="dotted" w:sz="4" w:space="0" w:color="auto"/>
                </w:tcBorders>
                <w:vAlign w:val="center"/>
              </w:tcPr>
            </w:tcPrChange>
          </w:tcPr>
          <w:p w14:paraId="432827F2" w14:textId="77777777" w:rsidR="004A6704" w:rsidRDefault="004A6704" w:rsidP="004A6704">
            <w:pPr>
              <w:pStyle w:val="TableBody"/>
              <w:jc w:val="center"/>
            </w:pPr>
            <w:r>
              <w:t>15.7</w:t>
            </w:r>
          </w:p>
        </w:tc>
        <w:tc>
          <w:tcPr>
            <w:tcW w:w="792" w:type="dxa"/>
            <w:vMerge w:val="restart"/>
            <w:tcBorders>
              <w:top w:val="dotted" w:sz="4" w:space="0" w:color="auto"/>
            </w:tcBorders>
            <w:vAlign w:val="center"/>
            <w:tcPrChange w:id="929" w:author="Brian Bohman" w:date="2022-11-10T20:32:00Z">
              <w:tcPr>
                <w:tcW w:w="792" w:type="dxa"/>
                <w:vMerge w:val="restart"/>
                <w:tcBorders>
                  <w:top w:val="dotted" w:sz="4" w:space="0" w:color="auto"/>
                </w:tcBorders>
                <w:vAlign w:val="center"/>
              </w:tcPr>
            </w:tcPrChange>
          </w:tcPr>
          <w:p w14:paraId="769151AB" w14:textId="77777777" w:rsidR="004A6704" w:rsidRDefault="004A6704" w:rsidP="004A6704">
            <w:pPr>
              <w:pStyle w:val="TableBody"/>
              <w:jc w:val="center"/>
            </w:pPr>
            <w:r>
              <w:t>371</w:t>
            </w:r>
          </w:p>
        </w:tc>
        <w:tc>
          <w:tcPr>
            <w:tcW w:w="864" w:type="dxa"/>
            <w:vMerge w:val="restart"/>
            <w:tcBorders>
              <w:top w:val="dotted" w:sz="4" w:space="0" w:color="auto"/>
            </w:tcBorders>
            <w:vAlign w:val="center"/>
            <w:tcPrChange w:id="930" w:author="Brian Bohman" w:date="2022-11-10T20:32:00Z">
              <w:tcPr>
                <w:tcW w:w="864" w:type="dxa"/>
                <w:vMerge w:val="restart"/>
                <w:tcBorders>
                  <w:top w:val="dotted" w:sz="4" w:space="0" w:color="auto"/>
                </w:tcBorders>
                <w:vAlign w:val="center"/>
              </w:tcPr>
            </w:tcPrChange>
          </w:tcPr>
          <w:p w14:paraId="3FF6F665" w14:textId="77777777" w:rsidR="004A6704" w:rsidRDefault="004A6704" w:rsidP="004A6704">
            <w:pPr>
              <w:pStyle w:val="TableBody"/>
              <w:jc w:val="center"/>
            </w:pPr>
            <w:r w:rsidRPr="00202022">
              <w:t>10.0</w:t>
            </w:r>
          </w:p>
        </w:tc>
        <w:tc>
          <w:tcPr>
            <w:tcW w:w="720" w:type="dxa"/>
            <w:vMerge w:val="restart"/>
            <w:tcBorders>
              <w:top w:val="dotted" w:sz="4" w:space="0" w:color="auto"/>
            </w:tcBorders>
            <w:vAlign w:val="center"/>
            <w:tcPrChange w:id="931" w:author="Brian Bohman" w:date="2022-11-10T20:32:00Z">
              <w:tcPr>
                <w:tcW w:w="720" w:type="dxa"/>
                <w:vMerge w:val="restart"/>
                <w:tcBorders>
                  <w:top w:val="dotted" w:sz="4" w:space="0" w:color="auto"/>
                </w:tcBorders>
                <w:vAlign w:val="center"/>
              </w:tcPr>
            </w:tcPrChange>
          </w:tcPr>
          <w:p w14:paraId="0057627A" w14:textId="77777777" w:rsidR="004A6704" w:rsidRDefault="004A6704" w:rsidP="004A6704">
            <w:pPr>
              <w:pStyle w:val="TableBody"/>
              <w:jc w:val="center"/>
            </w:pPr>
            <w:r w:rsidRPr="00202022">
              <w:t>1150</w:t>
            </w:r>
          </w:p>
        </w:tc>
        <w:tc>
          <w:tcPr>
            <w:tcW w:w="1008" w:type="dxa"/>
            <w:vMerge w:val="restart"/>
            <w:tcBorders>
              <w:top w:val="dotted" w:sz="4" w:space="0" w:color="auto"/>
              <w:right w:val="dotted" w:sz="4" w:space="0" w:color="auto"/>
            </w:tcBorders>
            <w:vAlign w:val="center"/>
            <w:tcPrChange w:id="932" w:author="Brian Bohman" w:date="2022-11-10T20:32:00Z">
              <w:tcPr>
                <w:tcW w:w="1008" w:type="dxa"/>
                <w:vMerge w:val="restart"/>
                <w:tcBorders>
                  <w:top w:val="dotted" w:sz="4" w:space="0" w:color="auto"/>
                  <w:right w:val="dotted" w:sz="4" w:space="0" w:color="auto"/>
                </w:tcBorders>
                <w:vAlign w:val="center"/>
              </w:tcPr>
            </w:tcPrChange>
          </w:tcPr>
          <w:p w14:paraId="3369975F" w14:textId="77777777" w:rsidR="004A6704" w:rsidRDefault="004A6704" w:rsidP="004A6704">
            <w:pPr>
              <w:pStyle w:val="TableBody"/>
              <w:jc w:val="center"/>
            </w:pPr>
            <w:r>
              <w:t>19.1</w:t>
            </w:r>
          </w:p>
        </w:tc>
        <w:tc>
          <w:tcPr>
            <w:tcW w:w="1008" w:type="dxa"/>
            <w:tcBorders>
              <w:top w:val="dotted" w:sz="4" w:space="0" w:color="auto"/>
              <w:left w:val="dotted" w:sz="4" w:space="0" w:color="auto"/>
            </w:tcBorders>
            <w:vAlign w:val="center"/>
            <w:tcPrChange w:id="933" w:author="Brian Bohman" w:date="2022-11-10T20:32:00Z">
              <w:tcPr>
                <w:tcW w:w="1008" w:type="dxa"/>
                <w:tcBorders>
                  <w:top w:val="dotted" w:sz="4" w:space="0" w:color="auto"/>
                  <w:left w:val="dotted" w:sz="4" w:space="0" w:color="auto"/>
                </w:tcBorders>
                <w:vAlign w:val="center"/>
              </w:tcPr>
            </w:tcPrChange>
          </w:tcPr>
          <w:p w14:paraId="74E0E210" w14:textId="77777777" w:rsidR="004A6704" w:rsidRDefault="004A6704" w:rsidP="004A6704">
            <w:pPr>
              <w:pStyle w:val="TableBody"/>
              <w:jc w:val="center"/>
            </w:pPr>
            <w:r w:rsidRPr="00202022">
              <w:t>29,000</w:t>
            </w:r>
          </w:p>
        </w:tc>
        <w:tc>
          <w:tcPr>
            <w:tcW w:w="1296" w:type="dxa"/>
            <w:vMerge w:val="restart"/>
            <w:tcBorders>
              <w:top w:val="dotted" w:sz="4" w:space="0" w:color="auto"/>
              <w:bottom w:val="single" w:sz="4" w:space="0" w:color="auto"/>
            </w:tcBorders>
            <w:vAlign w:val="center"/>
            <w:tcPrChange w:id="934" w:author="Brian Bohman" w:date="2022-11-10T20:32:00Z">
              <w:tcPr>
                <w:tcW w:w="1296" w:type="dxa"/>
                <w:vMerge w:val="restart"/>
                <w:tcBorders>
                  <w:top w:val="dotted" w:sz="4" w:space="0" w:color="auto"/>
                  <w:bottom w:val="single" w:sz="4" w:space="0" w:color="auto"/>
                </w:tcBorders>
                <w:vAlign w:val="center"/>
              </w:tcPr>
            </w:tcPrChange>
          </w:tcPr>
          <w:p w14:paraId="724D8422"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Change w:id="935" w:author="Brian Bohman" w:date="2022-11-10T20:32:00Z">
              <w:tcPr>
                <w:tcW w:w="1296" w:type="dxa"/>
                <w:gridSpan w:val="2"/>
                <w:vMerge w:val="restart"/>
                <w:tcBorders>
                  <w:top w:val="dotted" w:sz="4" w:space="0" w:color="auto"/>
                </w:tcBorders>
                <w:vAlign w:val="center"/>
              </w:tcPr>
            </w:tcPrChange>
          </w:tcPr>
          <w:p w14:paraId="4DE7A98D" w14:textId="093CAABD" w:rsidR="004A6704" w:rsidRPr="00202022" w:rsidRDefault="004A6704" w:rsidP="004A6704">
            <w:pPr>
              <w:pStyle w:val="TableBody"/>
              <w:jc w:val="center"/>
            </w:pPr>
            <w:ins w:id="936" w:author="Brian Bohman" w:date="2022-11-09T19:23:00Z">
              <w:r>
                <w:t>Yes</w:t>
              </w:r>
            </w:ins>
          </w:p>
        </w:tc>
      </w:tr>
      <w:tr w:rsidR="004A6704" w:rsidRPr="00202022" w14:paraId="69207102" w14:textId="4B607305" w:rsidTr="004A6704">
        <w:tblPrEx>
          <w:tblPrExChange w:id="937" w:author="Brian Bohman" w:date="2022-11-10T20:32:00Z">
            <w:tblPrEx>
              <w:tblW w:w="14202" w:type="dxa"/>
            </w:tblPrEx>
          </w:tblPrExChange>
        </w:tblPrEx>
        <w:tc>
          <w:tcPr>
            <w:tcW w:w="1146" w:type="dxa"/>
            <w:vMerge/>
            <w:tcBorders>
              <w:bottom w:val="dotted" w:sz="4" w:space="0" w:color="auto"/>
            </w:tcBorders>
            <w:vAlign w:val="center"/>
            <w:tcPrChange w:id="938" w:author="Brian Bohman" w:date="2022-11-10T20:32:00Z">
              <w:tcPr>
                <w:tcW w:w="1146" w:type="dxa"/>
                <w:vMerge/>
                <w:tcBorders>
                  <w:bottom w:val="dotted" w:sz="4" w:space="0" w:color="auto"/>
                </w:tcBorders>
                <w:vAlign w:val="center"/>
              </w:tcPr>
            </w:tcPrChange>
          </w:tcPr>
          <w:p w14:paraId="145383D2"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939" w:author="Brian Bohman" w:date="2022-11-10T20:32:00Z">
              <w:tcPr>
                <w:tcW w:w="1581" w:type="dxa"/>
                <w:tcBorders>
                  <w:bottom w:val="dotted" w:sz="4" w:space="0" w:color="auto"/>
                  <w:right w:val="dotted" w:sz="4" w:space="0" w:color="auto"/>
                </w:tcBorders>
                <w:vAlign w:val="center"/>
              </w:tcPr>
            </w:tcPrChange>
          </w:tcPr>
          <w:p w14:paraId="62F4CA7B" w14:textId="77777777" w:rsidR="004A6704" w:rsidRPr="00202022" w:rsidRDefault="004A6704" w:rsidP="004A6704">
            <w:pPr>
              <w:pStyle w:val="TableBody"/>
            </w:pPr>
            <w:proofErr w:type="spellStart"/>
            <w:r w:rsidRPr="00202022">
              <w:t>Shepody</w:t>
            </w:r>
            <w:proofErr w:type="spellEnd"/>
          </w:p>
        </w:tc>
        <w:tc>
          <w:tcPr>
            <w:tcW w:w="936" w:type="dxa"/>
            <w:tcBorders>
              <w:left w:val="dotted" w:sz="4" w:space="0" w:color="auto"/>
              <w:bottom w:val="dotted" w:sz="4" w:space="0" w:color="auto"/>
              <w:right w:val="dotted" w:sz="4" w:space="0" w:color="auto"/>
            </w:tcBorders>
            <w:vAlign w:val="center"/>
            <w:tcPrChange w:id="940" w:author="Brian Bohman" w:date="2022-11-10T20:32:00Z">
              <w:tcPr>
                <w:tcW w:w="936" w:type="dxa"/>
                <w:tcBorders>
                  <w:left w:val="dotted" w:sz="4" w:space="0" w:color="auto"/>
                  <w:bottom w:val="dotted" w:sz="4" w:space="0" w:color="auto"/>
                  <w:right w:val="dotted" w:sz="4" w:space="0" w:color="auto"/>
                </w:tcBorders>
                <w:vAlign w:val="center"/>
              </w:tcPr>
            </w:tcPrChange>
          </w:tcPr>
          <w:p w14:paraId="6408BD8D" w14:textId="77777777" w:rsidR="004A6704" w:rsidRPr="00202022" w:rsidRDefault="004A6704" w:rsidP="004A6704">
            <w:pPr>
              <w:pStyle w:val="TableBody"/>
              <w:jc w:val="center"/>
            </w:pPr>
            <w:r w:rsidRPr="00202022">
              <w:t>E to ME</w:t>
            </w:r>
          </w:p>
        </w:tc>
        <w:tc>
          <w:tcPr>
            <w:tcW w:w="1107" w:type="dxa"/>
            <w:vMerge/>
            <w:tcBorders>
              <w:left w:val="dotted" w:sz="4" w:space="0" w:color="auto"/>
              <w:bottom w:val="dotted" w:sz="4" w:space="0" w:color="auto"/>
            </w:tcBorders>
            <w:vAlign w:val="center"/>
            <w:tcPrChange w:id="941" w:author="Brian Bohman" w:date="2022-11-10T20:32:00Z">
              <w:tcPr>
                <w:tcW w:w="1107" w:type="dxa"/>
                <w:vMerge/>
                <w:tcBorders>
                  <w:left w:val="dotted" w:sz="4" w:space="0" w:color="auto"/>
                  <w:bottom w:val="dotted" w:sz="4" w:space="0" w:color="auto"/>
                </w:tcBorders>
                <w:vAlign w:val="center"/>
              </w:tcPr>
            </w:tcPrChange>
          </w:tcPr>
          <w:p w14:paraId="3E5CC781" w14:textId="77777777" w:rsidR="004A6704" w:rsidRPr="00202022" w:rsidRDefault="004A6704" w:rsidP="004A6704">
            <w:pPr>
              <w:pStyle w:val="TableBody"/>
              <w:jc w:val="center"/>
            </w:pPr>
          </w:p>
        </w:tc>
        <w:tc>
          <w:tcPr>
            <w:tcW w:w="720" w:type="dxa"/>
            <w:vMerge/>
            <w:tcBorders>
              <w:bottom w:val="dotted" w:sz="4" w:space="0" w:color="auto"/>
            </w:tcBorders>
            <w:vAlign w:val="center"/>
            <w:tcPrChange w:id="942" w:author="Brian Bohman" w:date="2022-11-10T20:32:00Z">
              <w:tcPr>
                <w:tcW w:w="1008" w:type="dxa"/>
                <w:vMerge/>
                <w:tcBorders>
                  <w:bottom w:val="dotted" w:sz="4" w:space="0" w:color="auto"/>
                </w:tcBorders>
                <w:vAlign w:val="center"/>
              </w:tcPr>
            </w:tcPrChange>
          </w:tcPr>
          <w:p w14:paraId="2283CF95" w14:textId="77777777" w:rsidR="004A6704" w:rsidRPr="00202022" w:rsidRDefault="004A6704" w:rsidP="004A6704">
            <w:pPr>
              <w:pStyle w:val="TableBody"/>
              <w:jc w:val="center"/>
            </w:pPr>
          </w:p>
        </w:tc>
        <w:tc>
          <w:tcPr>
            <w:tcW w:w="1008" w:type="dxa"/>
            <w:vMerge/>
            <w:tcBorders>
              <w:bottom w:val="dotted" w:sz="4" w:space="0" w:color="auto"/>
            </w:tcBorders>
            <w:vAlign w:val="center"/>
            <w:tcPrChange w:id="943" w:author="Brian Bohman" w:date="2022-11-10T20:32:00Z">
              <w:tcPr>
                <w:tcW w:w="720" w:type="dxa"/>
                <w:vMerge/>
                <w:tcBorders>
                  <w:bottom w:val="dotted" w:sz="4" w:space="0" w:color="auto"/>
                </w:tcBorders>
                <w:vAlign w:val="center"/>
              </w:tcPr>
            </w:tcPrChange>
          </w:tcPr>
          <w:p w14:paraId="085E6E51" w14:textId="2B16BE00" w:rsidR="004A6704" w:rsidRPr="00202022" w:rsidRDefault="004A6704" w:rsidP="004A6704">
            <w:pPr>
              <w:pStyle w:val="TableBody"/>
              <w:jc w:val="center"/>
            </w:pPr>
          </w:p>
        </w:tc>
        <w:tc>
          <w:tcPr>
            <w:tcW w:w="720" w:type="dxa"/>
            <w:vMerge/>
            <w:tcBorders>
              <w:bottom w:val="dotted" w:sz="4" w:space="0" w:color="auto"/>
            </w:tcBorders>
            <w:tcPrChange w:id="944" w:author="Brian Bohman" w:date="2022-11-10T20:32:00Z">
              <w:tcPr>
                <w:tcW w:w="720" w:type="dxa"/>
                <w:vMerge/>
                <w:tcBorders>
                  <w:bottom w:val="dotted" w:sz="4" w:space="0" w:color="auto"/>
                </w:tcBorders>
              </w:tcPr>
            </w:tcPrChange>
          </w:tcPr>
          <w:p w14:paraId="29BAD3B9" w14:textId="77777777" w:rsidR="004A6704" w:rsidRPr="00202022" w:rsidRDefault="004A6704" w:rsidP="004A6704">
            <w:pPr>
              <w:pStyle w:val="TableBody"/>
              <w:jc w:val="center"/>
            </w:pPr>
          </w:p>
        </w:tc>
        <w:tc>
          <w:tcPr>
            <w:tcW w:w="792" w:type="dxa"/>
            <w:vMerge/>
            <w:tcBorders>
              <w:bottom w:val="dotted" w:sz="4" w:space="0" w:color="auto"/>
            </w:tcBorders>
            <w:vAlign w:val="center"/>
            <w:tcPrChange w:id="945" w:author="Brian Bohman" w:date="2022-11-10T20:32:00Z">
              <w:tcPr>
                <w:tcW w:w="792" w:type="dxa"/>
                <w:vMerge/>
                <w:tcBorders>
                  <w:bottom w:val="dotted" w:sz="4" w:space="0" w:color="auto"/>
                </w:tcBorders>
                <w:vAlign w:val="center"/>
              </w:tcPr>
            </w:tcPrChange>
          </w:tcPr>
          <w:p w14:paraId="7F591FD1" w14:textId="77777777" w:rsidR="004A6704" w:rsidRPr="00202022" w:rsidRDefault="004A6704" w:rsidP="004A6704">
            <w:pPr>
              <w:pStyle w:val="TableBody"/>
              <w:jc w:val="center"/>
            </w:pPr>
          </w:p>
        </w:tc>
        <w:tc>
          <w:tcPr>
            <w:tcW w:w="864" w:type="dxa"/>
            <w:vMerge/>
            <w:tcBorders>
              <w:bottom w:val="dotted" w:sz="4" w:space="0" w:color="auto"/>
            </w:tcBorders>
            <w:vAlign w:val="center"/>
            <w:tcPrChange w:id="946" w:author="Brian Bohman" w:date="2022-11-10T20:32:00Z">
              <w:tcPr>
                <w:tcW w:w="864" w:type="dxa"/>
                <w:vMerge/>
                <w:tcBorders>
                  <w:bottom w:val="dotted" w:sz="4" w:space="0" w:color="auto"/>
                </w:tcBorders>
                <w:vAlign w:val="center"/>
              </w:tcPr>
            </w:tcPrChange>
          </w:tcPr>
          <w:p w14:paraId="19269D4C" w14:textId="77777777" w:rsidR="004A6704" w:rsidRPr="00202022" w:rsidRDefault="004A6704" w:rsidP="004A6704">
            <w:pPr>
              <w:pStyle w:val="TableBody"/>
              <w:jc w:val="center"/>
            </w:pPr>
          </w:p>
        </w:tc>
        <w:tc>
          <w:tcPr>
            <w:tcW w:w="720" w:type="dxa"/>
            <w:vMerge/>
            <w:tcBorders>
              <w:bottom w:val="dotted" w:sz="4" w:space="0" w:color="auto"/>
            </w:tcBorders>
            <w:vAlign w:val="center"/>
            <w:tcPrChange w:id="947" w:author="Brian Bohman" w:date="2022-11-10T20:32:00Z">
              <w:tcPr>
                <w:tcW w:w="720" w:type="dxa"/>
                <w:vMerge/>
                <w:tcBorders>
                  <w:bottom w:val="dotted" w:sz="4" w:space="0" w:color="auto"/>
                </w:tcBorders>
                <w:vAlign w:val="center"/>
              </w:tcPr>
            </w:tcPrChange>
          </w:tcPr>
          <w:p w14:paraId="796D368F" w14:textId="77777777" w:rsidR="004A6704" w:rsidRPr="00202022" w:rsidRDefault="004A6704" w:rsidP="004A6704">
            <w:pPr>
              <w:pStyle w:val="TableBody"/>
              <w:jc w:val="center"/>
            </w:pPr>
          </w:p>
        </w:tc>
        <w:tc>
          <w:tcPr>
            <w:tcW w:w="1008" w:type="dxa"/>
            <w:vMerge/>
            <w:tcBorders>
              <w:bottom w:val="dotted" w:sz="4" w:space="0" w:color="auto"/>
              <w:right w:val="dotted" w:sz="4" w:space="0" w:color="auto"/>
            </w:tcBorders>
            <w:vAlign w:val="center"/>
            <w:tcPrChange w:id="948" w:author="Brian Bohman" w:date="2022-11-10T20:32:00Z">
              <w:tcPr>
                <w:tcW w:w="1008" w:type="dxa"/>
                <w:vMerge/>
                <w:tcBorders>
                  <w:bottom w:val="dotted" w:sz="4" w:space="0" w:color="auto"/>
                  <w:right w:val="dotted" w:sz="4" w:space="0" w:color="auto"/>
                </w:tcBorders>
                <w:vAlign w:val="center"/>
              </w:tcPr>
            </w:tcPrChange>
          </w:tcPr>
          <w:p w14:paraId="6DD316DD" w14:textId="77777777" w:rsidR="004A6704" w:rsidRPr="00202022" w:rsidRDefault="004A6704" w:rsidP="004A6704">
            <w:pPr>
              <w:pStyle w:val="TableBody"/>
              <w:jc w:val="center"/>
            </w:pPr>
          </w:p>
        </w:tc>
        <w:tc>
          <w:tcPr>
            <w:tcW w:w="1008" w:type="dxa"/>
            <w:tcBorders>
              <w:left w:val="dotted" w:sz="4" w:space="0" w:color="auto"/>
              <w:bottom w:val="dotted" w:sz="4" w:space="0" w:color="auto"/>
            </w:tcBorders>
            <w:vAlign w:val="center"/>
            <w:tcPrChange w:id="949" w:author="Brian Bohman" w:date="2022-11-10T20:32:00Z">
              <w:tcPr>
                <w:tcW w:w="1008" w:type="dxa"/>
                <w:tcBorders>
                  <w:left w:val="dotted" w:sz="4" w:space="0" w:color="auto"/>
                  <w:bottom w:val="dotted" w:sz="4" w:space="0" w:color="auto"/>
                </w:tcBorders>
                <w:vAlign w:val="center"/>
              </w:tcPr>
            </w:tcPrChange>
          </w:tcPr>
          <w:p w14:paraId="5621137F" w14:textId="77777777" w:rsidR="004A6704" w:rsidRPr="00202022" w:rsidRDefault="004A6704" w:rsidP="004A6704">
            <w:pPr>
              <w:pStyle w:val="TableBody"/>
              <w:jc w:val="center"/>
            </w:pPr>
            <w:r w:rsidRPr="00202022">
              <w:t>44,000</w:t>
            </w:r>
          </w:p>
        </w:tc>
        <w:tc>
          <w:tcPr>
            <w:tcW w:w="1296" w:type="dxa"/>
            <w:vMerge/>
            <w:tcBorders>
              <w:top w:val="single" w:sz="4" w:space="0" w:color="auto"/>
              <w:bottom w:val="dotted" w:sz="4" w:space="0" w:color="auto"/>
            </w:tcBorders>
            <w:vAlign w:val="center"/>
            <w:tcPrChange w:id="950" w:author="Brian Bohman" w:date="2022-11-10T20:32:00Z">
              <w:tcPr>
                <w:tcW w:w="1296" w:type="dxa"/>
                <w:vMerge/>
                <w:tcBorders>
                  <w:top w:val="single" w:sz="4" w:space="0" w:color="auto"/>
                  <w:bottom w:val="dotted" w:sz="4" w:space="0" w:color="auto"/>
                </w:tcBorders>
                <w:vAlign w:val="center"/>
              </w:tcPr>
            </w:tcPrChange>
          </w:tcPr>
          <w:p w14:paraId="4DF5C8AD" w14:textId="77777777" w:rsidR="004A6704" w:rsidRPr="00202022" w:rsidRDefault="004A6704" w:rsidP="004A6704">
            <w:pPr>
              <w:pStyle w:val="TableBody"/>
              <w:jc w:val="center"/>
            </w:pPr>
          </w:p>
        </w:tc>
        <w:tc>
          <w:tcPr>
            <w:tcW w:w="576" w:type="dxa"/>
            <w:vMerge/>
            <w:tcBorders>
              <w:bottom w:val="dotted" w:sz="4" w:space="0" w:color="auto"/>
            </w:tcBorders>
            <w:vAlign w:val="center"/>
            <w:tcPrChange w:id="951" w:author="Brian Bohman" w:date="2022-11-10T20:32:00Z">
              <w:tcPr>
                <w:tcW w:w="1296" w:type="dxa"/>
                <w:gridSpan w:val="2"/>
                <w:vMerge/>
                <w:tcBorders>
                  <w:bottom w:val="dotted" w:sz="4" w:space="0" w:color="auto"/>
                </w:tcBorders>
                <w:vAlign w:val="center"/>
              </w:tcPr>
            </w:tcPrChange>
          </w:tcPr>
          <w:p w14:paraId="4E2956C4" w14:textId="77777777" w:rsidR="004A6704" w:rsidRPr="00202022" w:rsidRDefault="004A6704" w:rsidP="004A6704">
            <w:pPr>
              <w:pStyle w:val="TableBody"/>
              <w:jc w:val="center"/>
            </w:pPr>
          </w:p>
        </w:tc>
      </w:tr>
      <w:tr w:rsidR="004A6704" w:rsidRPr="00202022" w14:paraId="7C3075CD" w14:textId="22F26FC7" w:rsidTr="004A6704">
        <w:tblPrEx>
          <w:tblPrExChange w:id="952" w:author="Brian Bohman" w:date="2022-11-10T20:32:00Z">
            <w:tblPrEx>
              <w:tblW w:w="14202" w:type="dxa"/>
            </w:tblPrEx>
          </w:tblPrExChange>
        </w:tblPrEx>
        <w:tc>
          <w:tcPr>
            <w:tcW w:w="1146" w:type="dxa"/>
            <w:vMerge w:val="restart"/>
            <w:tcBorders>
              <w:top w:val="dotted" w:sz="4" w:space="0" w:color="auto"/>
              <w:bottom w:val="single" w:sz="4" w:space="0" w:color="auto"/>
            </w:tcBorders>
            <w:vAlign w:val="center"/>
            <w:tcPrChange w:id="953" w:author="Brian Bohman" w:date="2022-11-10T20:32:00Z">
              <w:tcPr>
                <w:tcW w:w="1146" w:type="dxa"/>
                <w:vMerge w:val="restart"/>
                <w:tcBorders>
                  <w:top w:val="dotted" w:sz="4" w:space="0" w:color="auto"/>
                  <w:bottom w:val="single" w:sz="4" w:space="0" w:color="auto"/>
                </w:tcBorders>
                <w:vAlign w:val="center"/>
              </w:tcPr>
            </w:tcPrChange>
          </w:tcPr>
          <w:p w14:paraId="1C9C439A" w14:textId="77777777" w:rsidR="004A6704" w:rsidRPr="00202022" w:rsidRDefault="004A6704" w:rsidP="004A6704">
            <w:pPr>
              <w:pStyle w:val="TableBody"/>
            </w:pPr>
            <w:r w:rsidRPr="00202022">
              <w:t>Minnesota</w:t>
            </w:r>
          </w:p>
        </w:tc>
        <w:tc>
          <w:tcPr>
            <w:tcW w:w="1581" w:type="dxa"/>
            <w:tcBorders>
              <w:top w:val="dotted" w:sz="4" w:space="0" w:color="auto"/>
              <w:right w:val="dotted" w:sz="4" w:space="0" w:color="auto"/>
            </w:tcBorders>
            <w:vAlign w:val="center"/>
            <w:tcPrChange w:id="954" w:author="Brian Bohman" w:date="2022-11-10T20:32:00Z">
              <w:tcPr>
                <w:tcW w:w="1581" w:type="dxa"/>
                <w:tcBorders>
                  <w:top w:val="dotted" w:sz="4" w:space="0" w:color="auto"/>
                  <w:right w:val="dotted" w:sz="4" w:space="0" w:color="auto"/>
                </w:tcBorders>
                <w:vAlign w:val="center"/>
              </w:tcPr>
            </w:tcPrChange>
          </w:tcPr>
          <w:p w14:paraId="31DA37AC" w14:textId="77777777" w:rsidR="004A6704" w:rsidRPr="00202022" w:rsidRDefault="004A6704" w:rsidP="004A6704">
            <w:pPr>
              <w:pStyle w:val="TableBody"/>
            </w:pPr>
            <w:r w:rsidRPr="00202022">
              <w:t>Clearwater</w:t>
            </w:r>
          </w:p>
        </w:tc>
        <w:tc>
          <w:tcPr>
            <w:tcW w:w="936" w:type="dxa"/>
            <w:tcBorders>
              <w:top w:val="dotted" w:sz="4" w:space="0" w:color="auto"/>
              <w:left w:val="dotted" w:sz="4" w:space="0" w:color="auto"/>
              <w:right w:val="dotted" w:sz="4" w:space="0" w:color="auto"/>
            </w:tcBorders>
            <w:vAlign w:val="center"/>
            <w:tcPrChange w:id="955" w:author="Brian Bohman" w:date="2022-11-10T20:32:00Z">
              <w:tcPr>
                <w:tcW w:w="936" w:type="dxa"/>
                <w:tcBorders>
                  <w:top w:val="dotted" w:sz="4" w:space="0" w:color="auto"/>
                  <w:left w:val="dotted" w:sz="4" w:space="0" w:color="auto"/>
                  <w:right w:val="dotted" w:sz="4" w:space="0" w:color="auto"/>
                </w:tcBorders>
                <w:vAlign w:val="center"/>
              </w:tcPr>
            </w:tcPrChange>
          </w:tcPr>
          <w:p w14:paraId="1B969B53" w14:textId="77777777" w:rsidR="004A6704" w:rsidRPr="00202022" w:rsidRDefault="004A6704" w:rsidP="004A6704">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Change w:id="956" w:author="Brian Bohman" w:date="2022-11-10T20:32:00Z">
              <w:tcPr>
                <w:tcW w:w="1107" w:type="dxa"/>
                <w:vMerge w:val="restart"/>
                <w:tcBorders>
                  <w:top w:val="dotted" w:sz="4" w:space="0" w:color="auto"/>
                  <w:left w:val="dotted" w:sz="4" w:space="0" w:color="auto"/>
                  <w:bottom w:val="single" w:sz="4" w:space="0" w:color="auto"/>
                </w:tcBorders>
                <w:vAlign w:val="center"/>
              </w:tcPr>
            </w:tcPrChange>
          </w:tcPr>
          <w:p w14:paraId="7BD190D2" w14:textId="77777777" w:rsidR="004A6704" w:rsidRPr="00202022" w:rsidRDefault="004A6704" w:rsidP="004A6704">
            <w:pPr>
              <w:pStyle w:val="TableBody"/>
              <w:jc w:val="center"/>
            </w:pPr>
            <w:r>
              <w:t>LS</w:t>
            </w:r>
          </w:p>
        </w:tc>
        <w:tc>
          <w:tcPr>
            <w:tcW w:w="720" w:type="dxa"/>
            <w:vMerge w:val="restart"/>
            <w:tcBorders>
              <w:top w:val="dotted" w:sz="4" w:space="0" w:color="auto"/>
              <w:bottom w:val="single" w:sz="4" w:space="0" w:color="auto"/>
            </w:tcBorders>
            <w:vAlign w:val="center"/>
            <w:tcPrChange w:id="957" w:author="Brian Bohman" w:date="2022-11-10T20:32:00Z">
              <w:tcPr>
                <w:tcW w:w="1008" w:type="dxa"/>
                <w:vMerge w:val="restart"/>
                <w:tcBorders>
                  <w:top w:val="dotted" w:sz="4" w:space="0" w:color="auto"/>
                  <w:bottom w:val="single" w:sz="4" w:space="0" w:color="auto"/>
                </w:tcBorders>
                <w:vAlign w:val="center"/>
              </w:tcPr>
            </w:tcPrChange>
          </w:tcPr>
          <w:p w14:paraId="120842F6" w14:textId="77777777" w:rsidR="004A6704" w:rsidRDefault="004A6704" w:rsidP="004A6704">
            <w:pPr>
              <w:pStyle w:val="TableBody"/>
              <w:jc w:val="center"/>
              <w:rPr>
                <w:ins w:id="958" w:author="Brian Bohman" w:date="2022-11-10T20:31:00Z"/>
              </w:rPr>
            </w:pPr>
            <w:ins w:id="959" w:author="Brian Bohman" w:date="2022-11-10T20:31:00Z">
              <w:r>
                <w:t>1.3 –</w:t>
              </w:r>
            </w:ins>
          </w:p>
          <w:p w14:paraId="065A456A" w14:textId="61FD830C" w:rsidR="004A6704" w:rsidRDefault="004A6704" w:rsidP="004A6704">
            <w:pPr>
              <w:pStyle w:val="TableBody"/>
              <w:jc w:val="center"/>
            </w:pPr>
            <w:ins w:id="960" w:author="Brian Bohman" w:date="2022-11-10T20:31:00Z">
              <w:r>
                <w:t>2.5</w:t>
              </w:r>
            </w:ins>
          </w:p>
        </w:tc>
        <w:tc>
          <w:tcPr>
            <w:tcW w:w="1008" w:type="dxa"/>
            <w:vMerge w:val="restart"/>
            <w:tcBorders>
              <w:top w:val="dotted" w:sz="4" w:space="0" w:color="auto"/>
              <w:left w:val="nil"/>
              <w:bottom w:val="single" w:sz="4" w:space="0" w:color="auto"/>
            </w:tcBorders>
            <w:vAlign w:val="center"/>
            <w:tcPrChange w:id="961" w:author="Brian Bohman" w:date="2022-11-10T20:32:00Z">
              <w:tcPr>
                <w:tcW w:w="720" w:type="dxa"/>
                <w:vMerge w:val="restart"/>
                <w:tcBorders>
                  <w:top w:val="dotted" w:sz="4" w:space="0" w:color="auto"/>
                  <w:left w:val="nil"/>
                  <w:bottom w:val="single" w:sz="4" w:space="0" w:color="auto"/>
                </w:tcBorders>
                <w:vAlign w:val="center"/>
              </w:tcPr>
            </w:tcPrChange>
          </w:tcPr>
          <w:p w14:paraId="31ADC80B" w14:textId="153D027A" w:rsidR="004A6704" w:rsidRDefault="004A6704" w:rsidP="004A6704">
            <w:pPr>
              <w:pStyle w:val="TableBody"/>
              <w:jc w:val="center"/>
            </w:pPr>
            <w:ins w:id="962" w:author="Brian Bohman" w:date="2022-11-10T20:32:00Z">
              <w:r>
                <w:t>1 May – 15 Sept.</w:t>
              </w:r>
            </w:ins>
            <w:del w:id="963" w:author="Brian Bohman" w:date="2022-11-10T20:32:00Z">
              <w:r w:rsidDel="0037236C">
                <w:delText xml:space="preserve">1.3 </w:delText>
              </w:r>
            </w:del>
            <w:del w:id="964" w:author="Brian Bohman" w:date="2022-11-09T19:20:00Z">
              <w:r w:rsidDel="00AF05EE">
                <w:delText>to</w:delText>
              </w:r>
            </w:del>
            <w:del w:id="965" w:author="Brian Bohman" w:date="2022-11-09T19:21:00Z">
              <w:r w:rsidDel="00AF05EE">
                <w:delText xml:space="preserve"> </w:delText>
              </w:r>
            </w:del>
            <w:del w:id="966" w:author="Brian Bohman" w:date="2022-11-10T20:32:00Z">
              <w:r w:rsidDel="0037236C">
                <w:delText>2.5</w:delText>
              </w:r>
            </w:del>
          </w:p>
        </w:tc>
        <w:tc>
          <w:tcPr>
            <w:tcW w:w="720" w:type="dxa"/>
            <w:vMerge w:val="restart"/>
            <w:tcBorders>
              <w:top w:val="dotted" w:sz="4" w:space="0" w:color="auto"/>
              <w:bottom w:val="single" w:sz="4" w:space="0" w:color="auto"/>
            </w:tcBorders>
            <w:vAlign w:val="center"/>
            <w:tcPrChange w:id="967" w:author="Brian Bohman" w:date="2022-11-10T20:32:00Z">
              <w:tcPr>
                <w:tcW w:w="720" w:type="dxa"/>
                <w:vMerge w:val="restart"/>
                <w:tcBorders>
                  <w:top w:val="dotted" w:sz="4" w:space="0" w:color="auto"/>
                  <w:bottom w:val="single" w:sz="4" w:space="0" w:color="auto"/>
                </w:tcBorders>
                <w:vAlign w:val="center"/>
              </w:tcPr>
            </w:tcPrChange>
          </w:tcPr>
          <w:p w14:paraId="72E01C4B" w14:textId="77777777" w:rsidR="004A6704" w:rsidRDefault="004A6704" w:rsidP="004A6704">
            <w:pPr>
              <w:pStyle w:val="TableBody"/>
              <w:jc w:val="center"/>
            </w:pPr>
            <w:r>
              <w:t>18.9</w:t>
            </w:r>
          </w:p>
        </w:tc>
        <w:tc>
          <w:tcPr>
            <w:tcW w:w="792" w:type="dxa"/>
            <w:vMerge w:val="restart"/>
            <w:tcBorders>
              <w:top w:val="dotted" w:sz="4" w:space="0" w:color="auto"/>
              <w:bottom w:val="single" w:sz="4" w:space="0" w:color="auto"/>
            </w:tcBorders>
            <w:vAlign w:val="center"/>
            <w:tcPrChange w:id="968" w:author="Brian Bohman" w:date="2022-11-10T20:32:00Z">
              <w:tcPr>
                <w:tcW w:w="792" w:type="dxa"/>
                <w:vMerge w:val="restart"/>
                <w:tcBorders>
                  <w:top w:val="dotted" w:sz="4" w:space="0" w:color="auto"/>
                  <w:bottom w:val="single" w:sz="4" w:space="0" w:color="auto"/>
                </w:tcBorders>
                <w:vAlign w:val="center"/>
              </w:tcPr>
            </w:tcPrChange>
          </w:tcPr>
          <w:p w14:paraId="1AAA6255" w14:textId="77777777" w:rsidR="004A6704" w:rsidRDefault="004A6704" w:rsidP="004A6704">
            <w:pPr>
              <w:pStyle w:val="TableBody"/>
              <w:jc w:val="center"/>
            </w:pPr>
            <w:r>
              <w:t>383</w:t>
            </w:r>
          </w:p>
        </w:tc>
        <w:tc>
          <w:tcPr>
            <w:tcW w:w="864" w:type="dxa"/>
            <w:vMerge w:val="restart"/>
            <w:tcBorders>
              <w:top w:val="dotted" w:sz="4" w:space="0" w:color="auto"/>
              <w:bottom w:val="single" w:sz="4" w:space="0" w:color="auto"/>
            </w:tcBorders>
            <w:vAlign w:val="center"/>
            <w:tcPrChange w:id="969" w:author="Brian Bohman" w:date="2022-11-10T20:32:00Z">
              <w:tcPr>
                <w:tcW w:w="864" w:type="dxa"/>
                <w:vMerge w:val="restart"/>
                <w:tcBorders>
                  <w:top w:val="dotted" w:sz="4" w:space="0" w:color="auto"/>
                  <w:bottom w:val="single" w:sz="4" w:space="0" w:color="auto"/>
                </w:tcBorders>
                <w:vAlign w:val="center"/>
              </w:tcPr>
            </w:tcPrChange>
          </w:tcPr>
          <w:p w14:paraId="158B1EBD" w14:textId="77777777" w:rsidR="004A6704" w:rsidRDefault="004A6704" w:rsidP="004A6704">
            <w:pPr>
              <w:pStyle w:val="TableBody"/>
              <w:jc w:val="center"/>
            </w:pPr>
            <w:r w:rsidRPr="00202022">
              <w:t>11.6</w:t>
            </w:r>
          </w:p>
        </w:tc>
        <w:tc>
          <w:tcPr>
            <w:tcW w:w="720" w:type="dxa"/>
            <w:vMerge w:val="restart"/>
            <w:tcBorders>
              <w:top w:val="dotted" w:sz="4" w:space="0" w:color="auto"/>
              <w:bottom w:val="single" w:sz="4" w:space="0" w:color="auto"/>
            </w:tcBorders>
            <w:vAlign w:val="center"/>
            <w:tcPrChange w:id="970" w:author="Brian Bohman" w:date="2022-11-10T20:32:00Z">
              <w:tcPr>
                <w:tcW w:w="720" w:type="dxa"/>
                <w:vMerge w:val="restart"/>
                <w:tcBorders>
                  <w:top w:val="dotted" w:sz="4" w:space="0" w:color="auto"/>
                  <w:bottom w:val="single" w:sz="4" w:space="0" w:color="auto"/>
                </w:tcBorders>
                <w:vAlign w:val="center"/>
              </w:tcPr>
            </w:tcPrChange>
          </w:tcPr>
          <w:p w14:paraId="1526F38F" w14:textId="77777777" w:rsidR="004A6704" w:rsidRDefault="004A6704" w:rsidP="004A6704">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Change w:id="971" w:author="Brian Bohman" w:date="2022-11-10T20:32:00Z">
              <w:tcPr>
                <w:tcW w:w="1008" w:type="dxa"/>
                <w:vMerge w:val="restart"/>
                <w:tcBorders>
                  <w:top w:val="dotted" w:sz="4" w:space="0" w:color="auto"/>
                  <w:bottom w:val="single" w:sz="4" w:space="0" w:color="auto"/>
                  <w:right w:val="dotted" w:sz="4" w:space="0" w:color="auto"/>
                </w:tcBorders>
                <w:vAlign w:val="center"/>
              </w:tcPr>
            </w:tcPrChange>
          </w:tcPr>
          <w:p w14:paraId="125A5F96" w14:textId="77777777" w:rsidR="004A6704" w:rsidRDefault="004A6704" w:rsidP="004A6704">
            <w:pPr>
              <w:pStyle w:val="TableBody"/>
              <w:jc w:val="center"/>
            </w:pPr>
            <w:r>
              <w:t>22.7</w:t>
            </w:r>
          </w:p>
        </w:tc>
        <w:tc>
          <w:tcPr>
            <w:tcW w:w="1008" w:type="dxa"/>
            <w:vMerge w:val="restart"/>
            <w:tcBorders>
              <w:top w:val="dotted" w:sz="4" w:space="0" w:color="auto"/>
              <w:left w:val="dotted" w:sz="4" w:space="0" w:color="auto"/>
              <w:bottom w:val="single" w:sz="4" w:space="0" w:color="auto"/>
            </w:tcBorders>
            <w:vAlign w:val="center"/>
            <w:tcPrChange w:id="972" w:author="Brian Bohman" w:date="2022-11-10T20:32:00Z">
              <w:tcPr>
                <w:tcW w:w="1008" w:type="dxa"/>
                <w:vMerge w:val="restart"/>
                <w:tcBorders>
                  <w:top w:val="dotted" w:sz="4" w:space="0" w:color="auto"/>
                  <w:left w:val="dotted" w:sz="4" w:space="0" w:color="auto"/>
                  <w:bottom w:val="single" w:sz="4" w:space="0" w:color="auto"/>
                </w:tcBorders>
                <w:vAlign w:val="center"/>
              </w:tcPr>
            </w:tcPrChange>
          </w:tcPr>
          <w:p w14:paraId="3011BE88" w14:textId="3B25B743" w:rsidR="004A6704" w:rsidRDefault="004A6704" w:rsidP="004A6704">
            <w:pPr>
              <w:pStyle w:val="TableBody"/>
              <w:jc w:val="center"/>
            </w:pPr>
            <w:r w:rsidRPr="00202022">
              <w:t>36,000</w:t>
            </w:r>
            <w:ins w:id="973" w:author="Brian Bohman" w:date="2022-11-10T06:49:00Z">
              <w:r w:rsidRPr="00B242EB">
                <w:rPr>
                  <w:vertAlign w:val="superscript"/>
                  <w:rPrChange w:id="974" w:author="Brian Bohman" w:date="2022-11-10T20:35:00Z">
                    <w:rPr/>
                  </w:rPrChange>
                </w:rPr>
                <w:t>*</w:t>
              </w:r>
            </w:ins>
          </w:p>
        </w:tc>
        <w:tc>
          <w:tcPr>
            <w:tcW w:w="1296" w:type="dxa"/>
            <w:vMerge w:val="restart"/>
            <w:tcBorders>
              <w:top w:val="dotted" w:sz="4" w:space="0" w:color="auto"/>
              <w:bottom w:val="single" w:sz="4" w:space="0" w:color="auto"/>
            </w:tcBorders>
            <w:vAlign w:val="center"/>
            <w:tcPrChange w:id="975" w:author="Brian Bohman" w:date="2022-11-10T20:32:00Z">
              <w:tcPr>
                <w:tcW w:w="1296" w:type="dxa"/>
                <w:vMerge w:val="restart"/>
                <w:tcBorders>
                  <w:top w:val="dotted" w:sz="4" w:space="0" w:color="auto"/>
                  <w:bottom w:val="single" w:sz="4" w:space="0" w:color="auto"/>
                </w:tcBorders>
                <w:vAlign w:val="center"/>
              </w:tcPr>
            </w:tcPrChange>
          </w:tcPr>
          <w:p w14:paraId="33C7345C" w14:textId="77777777" w:rsidR="004A6704" w:rsidRDefault="004A6704" w:rsidP="004A6704">
            <w:pPr>
              <w:pStyle w:val="TableBody"/>
              <w:jc w:val="center"/>
            </w:pPr>
            <w:r w:rsidRPr="00202022">
              <w:t>AN, Urea, UAN, and/or PCU @ PL, EM, and/or P-EM</w:t>
            </w:r>
          </w:p>
        </w:tc>
        <w:tc>
          <w:tcPr>
            <w:tcW w:w="576" w:type="dxa"/>
            <w:vMerge w:val="restart"/>
            <w:tcBorders>
              <w:top w:val="dotted" w:sz="4" w:space="0" w:color="auto"/>
              <w:bottom w:val="single" w:sz="4" w:space="0" w:color="auto"/>
            </w:tcBorders>
            <w:vAlign w:val="center"/>
            <w:tcPrChange w:id="976" w:author="Brian Bohman" w:date="2022-11-10T20:32:00Z">
              <w:tcPr>
                <w:tcW w:w="1296" w:type="dxa"/>
                <w:gridSpan w:val="2"/>
                <w:vMerge w:val="restart"/>
                <w:tcBorders>
                  <w:top w:val="dotted" w:sz="4" w:space="0" w:color="auto"/>
                </w:tcBorders>
                <w:vAlign w:val="center"/>
              </w:tcPr>
            </w:tcPrChange>
          </w:tcPr>
          <w:p w14:paraId="49B6DF36" w14:textId="33DA56D2" w:rsidR="004A6704" w:rsidRPr="00202022" w:rsidRDefault="004A6704" w:rsidP="004A6704">
            <w:pPr>
              <w:pStyle w:val="TableBody"/>
              <w:jc w:val="center"/>
            </w:pPr>
            <w:ins w:id="977" w:author="Brian Bohman" w:date="2022-11-09T19:23:00Z">
              <w:r>
                <w:t>Yes</w:t>
              </w:r>
            </w:ins>
          </w:p>
        </w:tc>
      </w:tr>
      <w:tr w:rsidR="00F25858" w:rsidRPr="00202022" w14:paraId="754B3B18" w14:textId="079E041F" w:rsidTr="004A6704">
        <w:tblPrEx>
          <w:tblPrExChange w:id="978"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979" w:author="Brian Bohman" w:date="2022-11-10T20:32:00Z">
              <w:tcPr>
                <w:tcW w:w="1146" w:type="dxa"/>
                <w:vMerge/>
                <w:tcBorders>
                  <w:top w:val="single" w:sz="4" w:space="0" w:color="auto"/>
                  <w:bottom w:val="single" w:sz="4" w:space="0" w:color="auto"/>
                </w:tcBorders>
                <w:vAlign w:val="center"/>
              </w:tcPr>
            </w:tcPrChange>
          </w:tcPr>
          <w:p w14:paraId="6A242524" w14:textId="77777777" w:rsidR="00F25858" w:rsidRPr="00202022" w:rsidRDefault="00F25858" w:rsidP="00914A0F">
            <w:pPr>
              <w:pStyle w:val="TableBody"/>
            </w:pPr>
          </w:p>
        </w:tc>
        <w:tc>
          <w:tcPr>
            <w:tcW w:w="1581" w:type="dxa"/>
            <w:tcBorders>
              <w:right w:val="dotted" w:sz="4" w:space="0" w:color="auto"/>
            </w:tcBorders>
            <w:vAlign w:val="center"/>
            <w:tcPrChange w:id="980" w:author="Brian Bohman" w:date="2022-11-10T20:32:00Z">
              <w:tcPr>
                <w:tcW w:w="1581" w:type="dxa"/>
                <w:tcBorders>
                  <w:right w:val="dotted" w:sz="4" w:space="0" w:color="auto"/>
                </w:tcBorders>
                <w:vAlign w:val="center"/>
              </w:tcPr>
            </w:tcPrChange>
          </w:tcPr>
          <w:p w14:paraId="07B1D709" w14:textId="77777777" w:rsidR="00F25858" w:rsidRPr="00202022" w:rsidRDefault="00F25858" w:rsidP="00914A0F">
            <w:pPr>
              <w:pStyle w:val="TableBody"/>
            </w:pPr>
            <w:r w:rsidRPr="00202022">
              <w:t>Dakota Russet</w:t>
            </w:r>
          </w:p>
        </w:tc>
        <w:tc>
          <w:tcPr>
            <w:tcW w:w="936" w:type="dxa"/>
            <w:tcBorders>
              <w:left w:val="dotted" w:sz="4" w:space="0" w:color="auto"/>
              <w:right w:val="dotted" w:sz="4" w:space="0" w:color="auto"/>
            </w:tcBorders>
            <w:vAlign w:val="center"/>
            <w:tcPrChange w:id="981" w:author="Brian Bohman" w:date="2022-11-10T20:32:00Z">
              <w:tcPr>
                <w:tcW w:w="936" w:type="dxa"/>
                <w:tcBorders>
                  <w:left w:val="dotted" w:sz="4" w:space="0" w:color="auto"/>
                  <w:right w:val="dotted" w:sz="4" w:space="0" w:color="auto"/>
                </w:tcBorders>
                <w:vAlign w:val="center"/>
              </w:tcPr>
            </w:tcPrChange>
          </w:tcPr>
          <w:p w14:paraId="4C931889" w14:textId="77777777" w:rsidR="00F25858" w:rsidRPr="00202022" w:rsidRDefault="00F25858" w:rsidP="00AF05EE">
            <w:pPr>
              <w:pStyle w:val="TableBody"/>
              <w:jc w:val="center"/>
            </w:pPr>
            <w:r w:rsidRPr="00202022">
              <w:t>ML</w:t>
            </w:r>
          </w:p>
        </w:tc>
        <w:tc>
          <w:tcPr>
            <w:tcW w:w="1107" w:type="dxa"/>
            <w:vMerge/>
            <w:tcBorders>
              <w:left w:val="dotted" w:sz="4" w:space="0" w:color="auto"/>
              <w:bottom w:val="single" w:sz="4" w:space="0" w:color="auto"/>
            </w:tcBorders>
            <w:tcPrChange w:id="982" w:author="Brian Bohman" w:date="2022-11-10T20:32:00Z">
              <w:tcPr>
                <w:tcW w:w="1107" w:type="dxa"/>
                <w:vMerge/>
                <w:tcBorders>
                  <w:left w:val="dotted" w:sz="4" w:space="0" w:color="auto"/>
                  <w:bottom w:val="single" w:sz="4" w:space="0" w:color="auto"/>
                </w:tcBorders>
              </w:tcPr>
            </w:tcPrChange>
          </w:tcPr>
          <w:p w14:paraId="42211650"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Change w:id="983" w:author="Brian Bohman" w:date="2022-11-10T20:32:00Z">
              <w:tcPr>
                <w:tcW w:w="1008" w:type="dxa"/>
                <w:vMerge/>
                <w:tcBorders>
                  <w:top w:val="single" w:sz="4" w:space="0" w:color="auto"/>
                  <w:bottom w:val="single" w:sz="4" w:space="0" w:color="auto"/>
                </w:tcBorders>
                <w:vAlign w:val="center"/>
              </w:tcPr>
            </w:tcPrChange>
          </w:tcPr>
          <w:p w14:paraId="4D16FF27" w14:textId="77777777" w:rsidR="00F25858" w:rsidRPr="00202022" w:rsidRDefault="00F25858" w:rsidP="0013514B">
            <w:pPr>
              <w:pStyle w:val="TableBody"/>
              <w:jc w:val="center"/>
              <w:pPrChange w:id="984" w:author="Brian Bohman" w:date="2022-11-09T19:11:00Z">
                <w:pPr>
                  <w:pStyle w:val="TableBody"/>
                </w:pPr>
              </w:pPrChange>
            </w:pPr>
          </w:p>
        </w:tc>
        <w:tc>
          <w:tcPr>
            <w:tcW w:w="1008" w:type="dxa"/>
            <w:vMerge/>
            <w:tcBorders>
              <w:left w:val="nil"/>
              <w:bottom w:val="single" w:sz="4" w:space="0" w:color="auto"/>
            </w:tcBorders>
            <w:vAlign w:val="center"/>
            <w:tcPrChange w:id="985" w:author="Brian Bohman" w:date="2022-11-10T20:32:00Z">
              <w:tcPr>
                <w:tcW w:w="720" w:type="dxa"/>
                <w:vMerge/>
                <w:tcBorders>
                  <w:left w:val="nil"/>
                  <w:bottom w:val="single" w:sz="4" w:space="0" w:color="auto"/>
                </w:tcBorders>
                <w:vAlign w:val="center"/>
              </w:tcPr>
            </w:tcPrChange>
          </w:tcPr>
          <w:p w14:paraId="0A61CD0A" w14:textId="502596CC" w:rsidR="00F25858" w:rsidRPr="00202022" w:rsidRDefault="00F25858" w:rsidP="00914A0F">
            <w:pPr>
              <w:pStyle w:val="TableBody"/>
            </w:pPr>
          </w:p>
        </w:tc>
        <w:tc>
          <w:tcPr>
            <w:tcW w:w="720" w:type="dxa"/>
            <w:vMerge/>
            <w:tcBorders>
              <w:bottom w:val="single" w:sz="4" w:space="0" w:color="auto"/>
            </w:tcBorders>
            <w:tcPrChange w:id="986" w:author="Brian Bohman" w:date="2022-11-10T20:32:00Z">
              <w:tcPr>
                <w:tcW w:w="720" w:type="dxa"/>
                <w:vMerge/>
                <w:tcBorders>
                  <w:bottom w:val="single" w:sz="4" w:space="0" w:color="auto"/>
                </w:tcBorders>
              </w:tcPr>
            </w:tcPrChange>
          </w:tcPr>
          <w:p w14:paraId="6503A12B" w14:textId="77777777" w:rsidR="00F25858" w:rsidRPr="00202022" w:rsidRDefault="00F25858" w:rsidP="00914A0F">
            <w:pPr>
              <w:pStyle w:val="TableBody"/>
            </w:pPr>
          </w:p>
        </w:tc>
        <w:tc>
          <w:tcPr>
            <w:tcW w:w="792" w:type="dxa"/>
            <w:vMerge/>
            <w:tcBorders>
              <w:bottom w:val="single" w:sz="4" w:space="0" w:color="auto"/>
            </w:tcBorders>
            <w:vAlign w:val="center"/>
            <w:tcPrChange w:id="987" w:author="Brian Bohman" w:date="2022-11-10T20:32:00Z">
              <w:tcPr>
                <w:tcW w:w="792" w:type="dxa"/>
                <w:vMerge/>
                <w:tcBorders>
                  <w:bottom w:val="single" w:sz="4" w:space="0" w:color="auto"/>
                </w:tcBorders>
                <w:vAlign w:val="center"/>
              </w:tcPr>
            </w:tcPrChange>
          </w:tcPr>
          <w:p w14:paraId="574AD2B9" w14:textId="77777777" w:rsidR="00F25858" w:rsidRPr="00202022" w:rsidRDefault="00F25858" w:rsidP="00914A0F">
            <w:pPr>
              <w:pStyle w:val="TableBody"/>
            </w:pPr>
          </w:p>
        </w:tc>
        <w:tc>
          <w:tcPr>
            <w:tcW w:w="864" w:type="dxa"/>
            <w:vMerge/>
            <w:tcBorders>
              <w:bottom w:val="single" w:sz="4" w:space="0" w:color="auto"/>
            </w:tcBorders>
            <w:vAlign w:val="center"/>
            <w:tcPrChange w:id="988" w:author="Brian Bohman" w:date="2022-11-10T20:32:00Z">
              <w:tcPr>
                <w:tcW w:w="864" w:type="dxa"/>
                <w:vMerge/>
                <w:tcBorders>
                  <w:bottom w:val="single" w:sz="4" w:space="0" w:color="auto"/>
                </w:tcBorders>
                <w:vAlign w:val="center"/>
              </w:tcPr>
            </w:tcPrChange>
          </w:tcPr>
          <w:p w14:paraId="6C82F6D2" w14:textId="77777777" w:rsidR="00F25858" w:rsidRPr="00202022" w:rsidRDefault="00F25858" w:rsidP="00914A0F">
            <w:pPr>
              <w:pStyle w:val="TableBody"/>
            </w:pPr>
          </w:p>
        </w:tc>
        <w:tc>
          <w:tcPr>
            <w:tcW w:w="720" w:type="dxa"/>
            <w:vMerge/>
            <w:tcBorders>
              <w:bottom w:val="single" w:sz="4" w:space="0" w:color="auto"/>
            </w:tcBorders>
            <w:vAlign w:val="center"/>
            <w:tcPrChange w:id="989" w:author="Brian Bohman" w:date="2022-11-10T20:32:00Z">
              <w:tcPr>
                <w:tcW w:w="720" w:type="dxa"/>
                <w:vMerge/>
                <w:tcBorders>
                  <w:bottom w:val="single" w:sz="4" w:space="0" w:color="auto"/>
                </w:tcBorders>
                <w:vAlign w:val="center"/>
              </w:tcPr>
            </w:tcPrChange>
          </w:tcPr>
          <w:p w14:paraId="7743BA8A"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Change w:id="990" w:author="Brian Bohman" w:date="2022-11-10T20:32:00Z">
              <w:tcPr>
                <w:tcW w:w="1008" w:type="dxa"/>
                <w:vMerge/>
                <w:tcBorders>
                  <w:bottom w:val="single" w:sz="4" w:space="0" w:color="auto"/>
                  <w:right w:val="dotted" w:sz="4" w:space="0" w:color="auto"/>
                </w:tcBorders>
                <w:vAlign w:val="center"/>
              </w:tcPr>
            </w:tcPrChange>
          </w:tcPr>
          <w:p w14:paraId="7C5841D5"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Change w:id="991" w:author="Brian Bohman" w:date="2022-11-10T20:32:00Z">
              <w:tcPr>
                <w:tcW w:w="1008" w:type="dxa"/>
                <w:vMerge/>
                <w:tcBorders>
                  <w:top w:val="single" w:sz="4" w:space="0" w:color="auto"/>
                  <w:left w:val="dotted" w:sz="4" w:space="0" w:color="auto"/>
                  <w:bottom w:val="single" w:sz="4" w:space="0" w:color="auto"/>
                </w:tcBorders>
                <w:vAlign w:val="center"/>
              </w:tcPr>
            </w:tcPrChange>
          </w:tcPr>
          <w:p w14:paraId="60E27267"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Change w:id="992" w:author="Brian Bohman" w:date="2022-11-10T20:32:00Z">
              <w:tcPr>
                <w:tcW w:w="1296" w:type="dxa"/>
                <w:vMerge/>
                <w:tcBorders>
                  <w:top w:val="single" w:sz="4" w:space="0" w:color="auto"/>
                  <w:bottom w:val="single" w:sz="4" w:space="0" w:color="auto"/>
                </w:tcBorders>
                <w:vAlign w:val="center"/>
              </w:tcPr>
            </w:tcPrChange>
          </w:tcPr>
          <w:p w14:paraId="6A4BB427"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Change w:id="993" w:author="Brian Bohman" w:date="2022-11-10T20:32:00Z">
              <w:tcPr>
                <w:tcW w:w="1296" w:type="dxa"/>
                <w:gridSpan w:val="2"/>
                <w:vMerge/>
                <w:vAlign w:val="center"/>
              </w:tcPr>
            </w:tcPrChange>
          </w:tcPr>
          <w:p w14:paraId="5410C325" w14:textId="77777777" w:rsidR="00F25858" w:rsidRPr="00202022" w:rsidRDefault="00F25858" w:rsidP="00F25858">
            <w:pPr>
              <w:pStyle w:val="TableBody"/>
              <w:jc w:val="center"/>
              <w:pPrChange w:id="994" w:author="Brian Bohman" w:date="2022-11-09T19:22:00Z">
                <w:pPr>
                  <w:pStyle w:val="TableBody"/>
                </w:pPr>
              </w:pPrChange>
            </w:pPr>
          </w:p>
        </w:tc>
      </w:tr>
      <w:tr w:rsidR="00F25858" w:rsidRPr="00202022" w14:paraId="30F5E3DC" w14:textId="221B50E3" w:rsidTr="004A6704">
        <w:tblPrEx>
          <w:tblPrExChange w:id="995"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996" w:author="Brian Bohman" w:date="2022-11-10T20:32:00Z">
              <w:tcPr>
                <w:tcW w:w="1146" w:type="dxa"/>
                <w:vMerge/>
                <w:tcBorders>
                  <w:top w:val="single" w:sz="4" w:space="0" w:color="auto"/>
                  <w:bottom w:val="single" w:sz="4" w:space="0" w:color="auto"/>
                </w:tcBorders>
                <w:vAlign w:val="center"/>
              </w:tcPr>
            </w:tcPrChange>
          </w:tcPr>
          <w:p w14:paraId="6226FC61" w14:textId="77777777" w:rsidR="00F25858" w:rsidRPr="00202022" w:rsidRDefault="00F25858" w:rsidP="00914A0F">
            <w:pPr>
              <w:pStyle w:val="TableBody"/>
            </w:pPr>
          </w:p>
        </w:tc>
        <w:tc>
          <w:tcPr>
            <w:tcW w:w="1581" w:type="dxa"/>
            <w:tcBorders>
              <w:right w:val="dotted" w:sz="4" w:space="0" w:color="auto"/>
            </w:tcBorders>
            <w:vAlign w:val="center"/>
            <w:tcPrChange w:id="997" w:author="Brian Bohman" w:date="2022-11-10T20:32:00Z">
              <w:tcPr>
                <w:tcW w:w="1581" w:type="dxa"/>
                <w:tcBorders>
                  <w:right w:val="dotted" w:sz="4" w:space="0" w:color="auto"/>
                </w:tcBorders>
                <w:vAlign w:val="center"/>
              </w:tcPr>
            </w:tcPrChange>
          </w:tcPr>
          <w:p w14:paraId="0CAD0E67" w14:textId="77777777" w:rsidR="00F25858" w:rsidRPr="00202022" w:rsidRDefault="00F25858" w:rsidP="00914A0F">
            <w:pPr>
              <w:pStyle w:val="TableBody"/>
            </w:pPr>
            <w:r w:rsidRPr="00202022">
              <w:t>Easton</w:t>
            </w:r>
          </w:p>
        </w:tc>
        <w:tc>
          <w:tcPr>
            <w:tcW w:w="936" w:type="dxa"/>
            <w:tcBorders>
              <w:left w:val="dotted" w:sz="4" w:space="0" w:color="auto"/>
              <w:right w:val="dotted" w:sz="4" w:space="0" w:color="auto"/>
            </w:tcBorders>
            <w:vAlign w:val="center"/>
            <w:tcPrChange w:id="998" w:author="Brian Bohman" w:date="2022-11-10T20:32:00Z">
              <w:tcPr>
                <w:tcW w:w="936" w:type="dxa"/>
                <w:tcBorders>
                  <w:left w:val="dotted" w:sz="4" w:space="0" w:color="auto"/>
                  <w:right w:val="dotted" w:sz="4" w:space="0" w:color="auto"/>
                </w:tcBorders>
                <w:vAlign w:val="center"/>
              </w:tcPr>
            </w:tcPrChange>
          </w:tcPr>
          <w:p w14:paraId="660E2DE1" w14:textId="77777777" w:rsidR="00F25858" w:rsidRPr="00202022" w:rsidRDefault="00F25858" w:rsidP="00AF05EE">
            <w:pPr>
              <w:pStyle w:val="TableBody"/>
              <w:jc w:val="center"/>
            </w:pPr>
            <w:r w:rsidRPr="00202022">
              <w:t>L</w:t>
            </w:r>
          </w:p>
        </w:tc>
        <w:tc>
          <w:tcPr>
            <w:tcW w:w="1107" w:type="dxa"/>
            <w:vMerge/>
            <w:tcBorders>
              <w:left w:val="dotted" w:sz="4" w:space="0" w:color="auto"/>
              <w:bottom w:val="single" w:sz="4" w:space="0" w:color="auto"/>
            </w:tcBorders>
            <w:tcPrChange w:id="999" w:author="Brian Bohman" w:date="2022-11-10T20:32:00Z">
              <w:tcPr>
                <w:tcW w:w="1107" w:type="dxa"/>
                <w:vMerge/>
                <w:tcBorders>
                  <w:left w:val="dotted" w:sz="4" w:space="0" w:color="auto"/>
                  <w:bottom w:val="single" w:sz="4" w:space="0" w:color="auto"/>
                </w:tcBorders>
              </w:tcPr>
            </w:tcPrChange>
          </w:tcPr>
          <w:p w14:paraId="4902EDE0"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Change w:id="1000" w:author="Brian Bohman" w:date="2022-11-10T20:32:00Z">
              <w:tcPr>
                <w:tcW w:w="1008" w:type="dxa"/>
                <w:vMerge/>
                <w:tcBorders>
                  <w:top w:val="single" w:sz="4" w:space="0" w:color="auto"/>
                  <w:bottom w:val="single" w:sz="4" w:space="0" w:color="auto"/>
                </w:tcBorders>
                <w:vAlign w:val="center"/>
              </w:tcPr>
            </w:tcPrChange>
          </w:tcPr>
          <w:p w14:paraId="7AAEB2B9" w14:textId="77777777" w:rsidR="00F25858" w:rsidRPr="00202022" w:rsidRDefault="00F25858" w:rsidP="0013514B">
            <w:pPr>
              <w:pStyle w:val="TableBody"/>
              <w:jc w:val="center"/>
              <w:pPrChange w:id="1001" w:author="Brian Bohman" w:date="2022-11-09T19:11:00Z">
                <w:pPr>
                  <w:pStyle w:val="TableBody"/>
                </w:pPr>
              </w:pPrChange>
            </w:pPr>
          </w:p>
        </w:tc>
        <w:tc>
          <w:tcPr>
            <w:tcW w:w="1008" w:type="dxa"/>
            <w:vMerge/>
            <w:tcBorders>
              <w:left w:val="nil"/>
              <w:bottom w:val="single" w:sz="4" w:space="0" w:color="auto"/>
            </w:tcBorders>
            <w:vAlign w:val="center"/>
            <w:tcPrChange w:id="1002" w:author="Brian Bohman" w:date="2022-11-10T20:32:00Z">
              <w:tcPr>
                <w:tcW w:w="720" w:type="dxa"/>
                <w:vMerge/>
                <w:tcBorders>
                  <w:left w:val="nil"/>
                  <w:bottom w:val="single" w:sz="4" w:space="0" w:color="auto"/>
                </w:tcBorders>
                <w:vAlign w:val="center"/>
              </w:tcPr>
            </w:tcPrChange>
          </w:tcPr>
          <w:p w14:paraId="106C7BC0" w14:textId="06475C5B" w:rsidR="00F25858" w:rsidRPr="00202022" w:rsidRDefault="00F25858" w:rsidP="00914A0F">
            <w:pPr>
              <w:pStyle w:val="TableBody"/>
            </w:pPr>
          </w:p>
        </w:tc>
        <w:tc>
          <w:tcPr>
            <w:tcW w:w="720" w:type="dxa"/>
            <w:vMerge/>
            <w:tcBorders>
              <w:bottom w:val="single" w:sz="4" w:space="0" w:color="auto"/>
            </w:tcBorders>
            <w:tcPrChange w:id="1003" w:author="Brian Bohman" w:date="2022-11-10T20:32:00Z">
              <w:tcPr>
                <w:tcW w:w="720" w:type="dxa"/>
                <w:vMerge/>
                <w:tcBorders>
                  <w:bottom w:val="single" w:sz="4" w:space="0" w:color="auto"/>
                </w:tcBorders>
              </w:tcPr>
            </w:tcPrChange>
          </w:tcPr>
          <w:p w14:paraId="2CD43245" w14:textId="77777777" w:rsidR="00F25858" w:rsidRPr="00202022" w:rsidRDefault="00F25858" w:rsidP="00914A0F">
            <w:pPr>
              <w:pStyle w:val="TableBody"/>
            </w:pPr>
          </w:p>
        </w:tc>
        <w:tc>
          <w:tcPr>
            <w:tcW w:w="792" w:type="dxa"/>
            <w:vMerge/>
            <w:tcBorders>
              <w:bottom w:val="single" w:sz="4" w:space="0" w:color="auto"/>
            </w:tcBorders>
            <w:vAlign w:val="center"/>
            <w:tcPrChange w:id="1004" w:author="Brian Bohman" w:date="2022-11-10T20:32:00Z">
              <w:tcPr>
                <w:tcW w:w="792" w:type="dxa"/>
                <w:vMerge/>
                <w:tcBorders>
                  <w:bottom w:val="single" w:sz="4" w:space="0" w:color="auto"/>
                </w:tcBorders>
                <w:vAlign w:val="center"/>
              </w:tcPr>
            </w:tcPrChange>
          </w:tcPr>
          <w:p w14:paraId="63993969" w14:textId="77777777" w:rsidR="00F25858" w:rsidRPr="00202022" w:rsidRDefault="00F25858" w:rsidP="00914A0F">
            <w:pPr>
              <w:pStyle w:val="TableBody"/>
            </w:pPr>
          </w:p>
        </w:tc>
        <w:tc>
          <w:tcPr>
            <w:tcW w:w="864" w:type="dxa"/>
            <w:vMerge/>
            <w:tcBorders>
              <w:bottom w:val="single" w:sz="4" w:space="0" w:color="auto"/>
            </w:tcBorders>
            <w:vAlign w:val="center"/>
            <w:tcPrChange w:id="1005" w:author="Brian Bohman" w:date="2022-11-10T20:32:00Z">
              <w:tcPr>
                <w:tcW w:w="864" w:type="dxa"/>
                <w:vMerge/>
                <w:tcBorders>
                  <w:bottom w:val="single" w:sz="4" w:space="0" w:color="auto"/>
                </w:tcBorders>
                <w:vAlign w:val="center"/>
              </w:tcPr>
            </w:tcPrChange>
          </w:tcPr>
          <w:p w14:paraId="083C61C4" w14:textId="77777777" w:rsidR="00F25858" w:rsidRPr="00202022" w:rsidRDefault="00F25858" w:rsidP="00914A0F">
            <w:pPr>
              <w:pStyle w:val="TableBody"/>
            </w:pPr>
          </w:p>
        </w:tc>
        <w:tc>
          <w:tcPr>
            <w:tcW w:w="720" w:type="dxa"/>
            <w:vMerge/>
            <w:tcBorders>
              <w:bottom w:val="single" w:sz="4" w:space="0" w:color="auto"/>
            </w:tcBorders>
            <w:vAlign w:val="center"/>
            <w:tcPrChange w:id="1006" w:author="Brian Bohman" w:date="2022-11-10T20:32:00Z">
              <w:tcPr>
                <w:tcW w:w="720" w:type="dxa"/>
                <w:vMerge/>
                <w:tcBorders>
                  <w:bottom w:val="single" w:sz="4" w:space="0" w:color="auto"/>
                </w:tcBorders>
                <w:vAlign w:val="center"/>
              </w:tcPr>
            </w:tcPrChange>
          </w:tcPr>
          <w:p w14:paraId="0F7F4FE8"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Change w:id="1007" w:author="Brian Bohman" w:date="2022-11-10T20:32:00Z">
              <w:tcPr>
                <w:tcW w:w="1008" w:type="dxa"/>
                <w:vMerge/>
                <w:tcBorders>
                  <w:bottom w:val="single" w:sz="4" w:space="0" w:color="auto"/>
                  <w:right w:val="dotted" w:sz="4" w:space="0" w:color="auto"/>
                </w:tcBorders>
                <w:vAlign w:val="center"/>
              </w:tcPr>
            </w:tcPrChange>
          </w:tcPr>
          <w:p w14:paraId="2229377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Change w:id="1008" w:author="Brian Bohman" w:date="2022-11-10T20:32:00Z">
              <w:tcPr>
                <w:tcW w:w="1008" w:type="dxa"/>
                <w:vMerge/>
                <w:tcBorders>
                  <w:top w:val="single" w:sz="4" w:space="0" w:color="auto"/>
                  <w:left w:val="dotted" w:sz="4" w:space="0" w:color="auto"/>
                  <w:bottom w:val="single" w:sz="4" w:space="0" w:color="auto"/>
                </w:tcBorders>
                <w:vAlign w:val="center"/>
              </w:tcPr>
            </w:tcPrChange>
          </w:tcPr>
          <w:p w14:paraId="2242D02A"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Change w:id="1009" w:author="Brian Bohman" w:date="2022-11-10T20:32:00Z">
              <w:tcPr>
                <w:tcW w:w="1296" w:type="dxa"/>
                <w:vMerge/>
                <w:tcBorders>
                  <w:top w:val="single" w:sz="4" w:space="0" w:color="auto"/>
                  <w:bottom w:val="single" w:sz="4" w:space="0" w:color="auto"/>
                </w:tcBorders>
                <w:vAlign w:val="center"/>
              </w:tcPr>
            </w:tcPrChange>
          </w:tcPr>
          <w:p w14:paraId="7838AA9B"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Change w:id="1010" w:author="Brian Bohman" w:date="2022-11-10T20:32:00Z">
              <w:tcPr>
                <w:tcW w:w="1296" w:type="dxa"/>
                <w:gridSpan w:val="2"/>
                <w:vMerge/>
                <w:vAlign w:val="center"/>
              </w:tcPr>
            </w:tcPrChange>
          </w:tcPr>
          <w:p w14:paraId="0CFAE444" w14:textId="77777777" w:rsidR="00F25858" w:rsidRPr="00202022" w:rsidRDefault="00F25858" w:rsidP="00F25858">
            <w:pPr>
              <w:pStyle w:val="TableBody"/>
              <w:jc w:val="center"/>
              <w:pPrChange w:id="1011" w:author="Brian Bohman" w:date="2022-11-09T19:22:00Z">
                <w:pPr>
                  <w:pStyle w:val="TableBody"/>
                </w:pPr>
              </w:pPrChange>
            </w:pPr>
          </w:p>
        </w:tc>
      </w:tr>
      <w:tr w:rsidR="00F25858" w:rsidRPr="00202022" w14:paraId="65213572" w14:textId="1013C957" w:rsidTr="004A6704">
        <w:tblPrEx>
          <w:tblPrExChange w:id="1012"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13" w:author="Brian Bohman" w:date="2022-11-10T20:32:00Z">
              <w:tcPr>
                <w:tcW w:w="1146" w:type="dxa"/>
                <w:vMerge/>
                <w:tcBorders>
                  <w:top w:val="single" w:sz="4" w:space="0" w:color="auto"/>
                  <w:bottom w:val="single" w:sz="4" w:space="0" w:color="auto"/>
                </w:tcBorders>
                <w:vAlign w:val="center"/>
              </w:tcPr>
            </w:tcPrChange>
          </w:tcPr>
          <w:p w14:paraId="643349F5" w14:textId="77777777" w:rsidR="00F25858" w:rsidRPr="00202022" w:rsidRDefault="00F25858" w:rsidP="00914A0F">
            <w:pPr>
              <w:pStyle w:val="TableBody"/>
            </w:pPr>
          </w:p>
        </w:tc>
        <w:tc>
          <w:tcPr>
            <w:tcW w:w="1581" w:type="dxa"/>
            <w:tcBorders>
              <w:right w:val="dotted" w:sz="4" w:space="0" w:color="auto"/>
            </w:tcBorders>
            <w:vAlign w:val="center"/>
            <w:tcPrChange w:id="1014" w:author="Brian Bohman" w:date="2022-11-10T20:32:00Z">
              <w:tcPr>
                <w:tcW w:w="1581" w:type="dxa"/>
                <w:tcBorders>
                  <w:right w:val="dotted" w:sz="4" w:space="0" w:color="auto"/>
                </w:tcBorders>
                <w:vAlign w:val="center"/>
              </w:tcPr>
            </w:tcPrChange>
          </w:tcPr>
          <w:p w14:paraId="1EA93072" w14:textId="77777777" w:rsidR="00F25858" w:rsidRPr="00202022" w:rsidRDefault="00F25858" w:rsidP="00914A0F">
            <w:pPr>
              <w:pStyle w:val="TableBody"/>
            </w:pPr>
            <w:r w:rsidRPr="00202022">
              <w:t>Russet Burbank</w:t>
            </w:r>
          </w:p>
        </w:tc>
        <w:tc>
          <w:tcPr>
            <w:tcW w:w="936" w:type="dxa"/>
            <w:tcBorders>
              <w:left w:val="dotted" w:sz="4" w:space="0" w:color="auto"/>
              <w:right w:val="dotted" w:sz="4" w:space="0" w:color="auto"/>
            </w:tcBorders>
            <w:vAlign w:val="center"/>
            <w:tcPrChange w:id="1015" w:author="Brian Bohman" w:date="2022-11-10T20:32:00Z">
              <w:tcPr>
                <w:tcW w:w="936" w:type="dxa"/>
                <w:tcBorders>
                  <w:left w:val="dotted" w:sz="4" w:space="0" w:color="auto"/>
                  <w:right w:val="dotted" w:sz="4" w:space="0" w:color="auto"/>
                </w:tcBorders>
                <w:vAlign w:val="center"/>
              </w:tcPr>
            </w:tcPrChange>
          </w:tcPr>
          <w:p w14:paraId="5BB4433B" w14:textId="77777777" w:rsidR="00F25858" w:rsidRPr="00202022" w:rsidRDefault="00F25858" w:rsidP="00AF05EE">
            <w:pPr>
              <w:pStyle w:val="TableBody"/>
              <w:jc w:val="center"/>
            </w:pPr>
            <w:r w:rsidRPr="00202022">
              <w:t>L to VL</w:t>
            </w:r>
          </w:p>
        </w:tc>
        <w:tc>
          <w:tcPr>
            <w:tcW w:w="1107" w:type="dxa"/>
            <w:vMerge/>
            <w:tcBorders>
              <w:left w:val="dotted" w:sz="4" w:space="0" w:color="auto"/>
              <w:bottom w:val="single" w:sz="4" w:space="0" w:color="auto"/>
            </w:tcBorders>
            <w:tcPrChange w:id="1016" w:author="Brian Bohman" w:date="2022-11-10T20:32:00Z">
              <w:tcPr>
                <w:tcW w:w="1107" w:type="dxa"/>
                <w:vMerge/>
                <w:tcBorders>
                  <w:left w:val="dotted" w:sz="4" w:space="0" w:color="auto"/>
                  <w:bottom w:val="single" w:sz="4" w:space="0" w:color="auto"/>
                </w:tcBorders>
              </w:tcPr>
            </w:tcPrChange>
          </w:tcPr>
          <w:p w14:paraId="2D8402A8"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Change w:id="1017" w:author="Brian Bohman" w:date="2022-11-10T20:32:00Z">
              <w:tcPr>
                <w:tcW w:w="1008" w:type="dxa"/>
                <w:vMerge/>
                <w:tcBorders>
                  <w:top w:val="single" w:sz="4" w:space="0" w:color="auto"/>
                  <w:bottom w:val="single" w:sz="4" w:space="0" w:color="auto"/>
                </w:tcBorders>
                <w:vAlign w:val="center"/>
              </w:tcPr>
            </w:tcPrChange>
          </w:tcPr>
          <w:p w14:paraId="1BD82896" w14:textId="77777777" w:rsidR="00F25858" w:rsidRPr="00202022" w:rsidRDefault="00F25858" w:rsidP="0013514B">
            <w:pPr>
              <w:pStyle w:val="TableBody"/>
              <w:jc w:val="center"/>
              <w:pPrChange w:id="1018" w:author="Brian Bohman" w:date="2022-11-09T19:11:00Z">
                <w:pPr>
                  <w:pStyle w:val="TableBody"/>
                </w:pPr>
              </w:pPrChange>
            </w:pPr>
          </w:p>
        </w:tc>
        <w:tc>
          <w:tcPr>
            <w:tcW w:w="1008" w:type="dxa"/>
            <w:vMerge/>
            <w:tcBorders>
              <w:left w:val="nil"/>
              <w:bottom w:val="single" w:sz="4" w:space="0" w:color="auto"/>
            </w:tcBorders>
            <w:vAlign w:val="center"/>
            <w:tcPrChange w:id="1019" w:author="Brian Bohman" w:date="2022-11-10T20:32:00Z">
              <w:tcPr>
                <w:tcW w:w="720" w:type="dxa"/>
                <w:vMerge/>
                <w:tcBorders>
                  <w:left w:val="nil"/>
                  <w:bottom w:val="single" w:sz="4" w:space="0" w:color="auto"/>
                </w:tcBorders>
                <w:vAlign w:val="center"/>
              </w:tcPr>
            </w:tcPrChange>
          </w:tcPr>
          <w:p w14:paraId="3C66A0CD" w14:textId="1B0B4EBB" w:rsidR="00F25858" w:rsidRPr="00202022" w:rsidRDefault="00F25858" w:rsidP="00914A0F">
            <w:pPr>
              <w:pStyle w:val="TableBody"/>
            </w:pPr>
          </w:p>
        </w:tc>
        <w:tc>
          <w:tcPr>
            <w:tcW w:w="720" w:type="dxa"/>
            <w:vMerge/>
            <w:tcBorders>
              <w:bottom w:val="single" w:sz="4" w:space="0" w:color="auto"/>
            </w:tcBorders>
            <w:tcPrChange w:id="1020" w:author="Brian Bohman" w:date="2022-11-10T20:32:00Z">
              <w:tcPr>
                <w:tcW w:w="720" w:type="dxa"/>
                <w:vMerge/>
                <w:tcBorders>
                  <w:bottom w:val="single" w:sz="4" w:space="0" w:color="auto"/>
                </w:tcBorders>
              </w:tcPr>
            </w:tcPrChange>
          </w:tcPr>
          <w:p w14:paraId="4833B409" w14:textId="77777777" w:rsidR="00F25858" w:rsidRPr="00202022" w:rsidRDefault="00F25858" w:rsidP="00914A0F">
            <w:pPr>
              <w:pStyle w:val="TableBody"/>
            </w:pPr>
          </w:p>
        </w:tc>
        <w:tc>
          <w:tcPr>
            <w:tcW w:w="792" w:type="dxa"/>
            <w:vMerge/>
            <w:tcBorders>
              <w:bottom w:val="single" w:sz="4" w:space="0" w:color="auto"/>
            </w:tcBorders>
            <w:vAlign w:val="center"/>
            <w:tcPrChange w:id="1021" w:author="Brian Bohman" w:date="2022-11-10T20:32:00Z">
              <w:tcPr>
                <w:tcW w:w="792" w:type="dxa"/>
                <w:vMerge/>
                <w:tcBorders>
                  <w:bottom w:val="single" w:sz="4" w:space="0" w:color="auto"/>
                </w:tcBorders>
                <w:vAlign w:val="center"/>
              </w:tcPr>
            </w:tcPrChange>
          </w:tcPr>
          <w:p w14:paraId="028E95C4" w14:textId="77777777" w:rsidR="00F25858" w:rsidRPr="00202022" w:rsidRDefault="00F25858" w:rsidP="00914A0F">
            <w:pPr>
              <w:pStyle w:val="TableBody"/>
            </w:pPr>
          </w:p>
        </w:tc>
        <w:tc>
          <w:tcPr>
            <w:tcW w:w="864" w:type="dxa"/>
            <w:vMerge/>
            <w:tcBorders>
              <w:bottom w:val="single" w:sz="4" w:space="0" w:color="auto"/>
            </w:tcBorders>
            <w:vAlign w:val="center"/>
            <w:tcPrChange w:id="1022" w:author="Brian Bohman" w:date="2022-11-10T20:32:00Z">
              <w:tcPr>
                <w:tcW w:w="864" w:type="dxa"/>
                <w:vMerge/>
                <w:tcBorders>
                  <w:bottom w:val="single" w:sz="4" w:space="0" w:color="auto"/>
                </w:tcBorders>
                <w:vAlign w:val="center"/>
              </w:tcPr>
            </w:tcPrChange>
          </w:tcPr>
          <w:p w14:paraId="3314212C" w14:textId="77777777" w:rsidR="00F25858" w:rsidRPr="00202022" w:rsidRDefault="00F25858" w:rsidP="00914A0F">
            <w:pPr>
              <w:pStyle w:val="TableBody"/>
            </w:pPr>
          </w:p>
        </w:tc>
        <w:tc>
          <w:tcPr>
            <w:tcW w:w="720" w:type="dxa"/>
            <w:vMerge/>
            <w:tcBorders>
              <w:bottom w:val="single" w:sz="4" w:space="0" w:color="auto"/>
            </w:tcBorders>
            <w:vAlign w:val="center"/>
            <w:tcPrChange w:id="1023" w:author="Brian Bohman" w:date="2022-11-10T20:32:00Z">
              <w:tcPr>
                <w:tcW w:w="720" w:type="dxa"/>
                <w:vMerge/>
                <w:tcBorders>
                  <w:bottom w:val="single" w:sz="4" w:space="0" w:color="auto"/>
                </w:tcBorders>
                <w:vAlign w:val="center"/>
              </w:tcPr>
            </w:tcPrChange>
          </w:tcPr>
          <w:p w14:paraId="26496BD5"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Change w:id="1024" w:author="Brian Bohman" w:date="2022-11-10T20:32:00Z">
              <w:tcPr>
                <w:tcW w:w="1008" w:type="dxa"/>
                <w:vMerge/>
                <w:tcBorders>
                  <w:bottom w:val="single" w:sz="4" w:space="0" w:color="auto"/>
                  <w:right w:val="dotted" w:sz="4" w:space="0" w:color="auto"/>
                </w:tcBorders>
                <w:vAlign w:val="center"/>
              </w:tcPr>
            </w:tcPrChange>
          </w:tcPr>
          <w:p w14:paraId="69BA827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Change w:id="1025" w:author="Brian Bohman" w:date="2022-11-10T20:32:00Z">
              <w:tcPr>
                <w:tcW w:w="1008" w:type="dxa"/>
                <w:vMerge/>
                <w:tcBorders>
                  <w:top w:val="single" w:sz="4" w:space="0" w:color="auto"/>
                  <w:left w:val="dotted" w:sz="4" w:space="0" w:color="auto"/>
                  <w:bottom w:val="single" w:sz="4" w:space="0" w:color="auto"/>
                </w:tcBorders>
                <w:vAlign w:val="center"/>
              </w:tcPr>
            </w:tcPrChange>
          </w:tcPr>
          <w:p w14:paraId="332D4437"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Change w:id="1026" w:author="Brian Bohman" w:date="2022-11-10T20:32:00Z">
              <w:tcPr>
                <w:tcW w:w="1296" w:type="dxa"/>
                <w:vMerge/>
                <w:tcBorders>
                  <w:top w:val="single" w:sz="4" w:space="0" w:color="auto"/>
                  <w:bottom w:val="single" w:sz="4" w:space="0" w:color="auto"/>
                </w:tcBorders>
                <w:vAlign w:val="center"/>
              </w:tcPr>
            </w:tcPrChange>
          </w:tcPr>
          <w:p w14:paraId="6A9EB20B"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Change w:id="1027" w:author="Brian Bohman" w:date="2022-11-10T20:32:00Z">
              <w:tcPr>
                <w:tcW w:w="1296" w:type="dxa"/>
                <w:gridSpan w:val="2"/>
                <w:vMerge/>
                <w:vAlign w:val="center"/>
              </w:tcPr>
            </w:tcPrChange>
          </w:tcPr>
          <w:p w14:paraId="621FD0C4" w14:textId="77777777" w:rsidR="00F25858" w:rsidRPr="00202022" w:rsidRDefault="00F25858" w:rsidP="00F25858">
            <w:pPr>
              <w:pStyle w:val="TableBody"/>
              <w:jc w:val="center"/>
              <w:pPrChange w:id="1028" w:author="Brian Bohman" w:date="2022-11-09T19:22:00Z">
                <w:pPr>
                  <w:pStyle w:val="TableBody"/>
                </w:pPr>
              </w:pPrChange>
            </w:pPr>
          </w:p>
        </w:tc>
      </w:tr>
      <w:tr w:rsidR="00F25858" w:rsidRPr="00202022" w14:paraId="096DC1CF" w14:textId="7998D7F3" w:rsidTr="004A67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29" w:author="Brian Bohman" w:date="2022-11-10T20:32:00Z">
            <w:tblPrEx>
              <w:tblW w:w="14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146" w:type="dxa"/>
            <w:vMerge/>
            <w:tcBorders>
              <w:left w:val="nil"/>
              <w:bottom w:val="single" w:sz="4" w:space="0" w:color="auto"/>
              <w:right w:val="nil"/>
            </w:tcBorders>
            <w:vAlign w:val="center"/>
            <w:tcPrChange w:id="1030" w:author="Brian Bohman" w:date="2022-11-10T20:32:00Z">
              <w:tcPr>
                <w:tcW w:w="1146" w:type="dxa"/>
                <w:vMerge/>
                <w:tcBorders>
                  <w:left w:val="nil"/>
                  <w:bottom w:val="single" w:sz="4" w:space="0" w:color="auto"/>
                  <w:right w:val="nil"/>
                </w:tcBorders>
                <w:vAlign w:val="center"/>
              </w:tcPr>
            </w:tcPrChange>
          </w:tcPr>
          <w:p w14:paraId="460C545E" w14:textId="77777777" w:rsidR="00F25858" w:rsidRPr="00202022" w:rsidRDefault="00F25858" w:rsidP="00914A0F">
            <w:pPr>
              <w:pStyle w:val="TableBody"/>
            </w:pPr>
          </w:p>
        </w:tc>
        <w:tc>
          <w:tcPr>
            <w:tcW w:w="1581" w:type="dxa"/>
            <w:tcBorders>
              <w:top w:val="nil"/>
              <w:left w:val="nil"/>
              <w:bottom w:val="single" w:sz="4" w:space="0" w:color="auto"/>
              <w:right w:val="dotted" w:sz="4" w:space="0" w:color="auto"/>
            </w:tcBorders>
            <w:vAlign w:val="center"/>
            <w:tcPrChange w:id="1031" w:author="Brian Bohman" w:date="2022-11-10T20:32:00Z">
              <w:tcPr>
                <w:tcW w:w="1581" w:type="dxa"/>
                <w:tcBorders>
                  <w:top w:val="nil"/>
                  <w:left w:val="nil"/>
                  <w:bottom w:val="single" w:sz="4" w:space="0" w:color="auto"/>
                  <w:right w:val="dotted" w:sz="4" w:space="0" w:color="auto"/>
                </w:tcBorders>
                <w:vAlign w:val="center"/>
              </w:tcPr>
            </w:tcPrChange>
          </w:tcPr>
          <w:p w14:paraId="620D80F3" w14:textId="77777777" w:rsidR="00F25858" w:rsidRPr="00202022" w:rsidRDefault="00F25858" w:rsidP="00914A0F">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Change w:id="1032" w:author="Brian Bohman" w:date="2022-11-10T20:32:00Z">
              <w:tcPr>
                <w:tcW w:w="936" w:type="dxa"/>
                <w:tcBorders>
                  <w:top w:val="nil"/>
                  <w:left w:val="dotted" w:sz="4" w:space="0" w:color="auto"/>
                  <w:bottom w:val="single" w:sz="4" w:space="0" w:color="auto"/>
                  <w:right w:val="dotted" w:sz="4" w:space="0" w:color="auto"/>
                </w:tcBorders>
                <w:vAlign w:val="center"/>
              </w:tcPr>
            </w:tcPrChange>
          </w:tcPr>
          <w:p w14:paraId="3B18CC36" w14:textId="77777777" w:rsidR="00F25858" w:rsidRPr="00202022" w:rsidRDefault="00F25858" w:rsidP="00AF05EE">
            <w:pPr>
              <w:pStyle w:val="TableBody"/>
              <w:jc w:val="center"/>
            </w:pPr>
            <w:r w:rsidRPr="00202022">
              <w:t>ML to L</w:t>
            </w:r>
          </w:p>
        </w:tc>
        <w:tc>
          <w:tcPr>
            <w:tcW w:w="1107" w:type="dxa"/>
            <w:vMerge/>
            <w:tcBorders>
              <w:top w:val="nil"/>
              <w:left w:val="dotted" w:sz="4" w:space="0" w:color="auto"/>
              <w:bottom w:val="single" w:sz="4" w:space="0" w:color="auto"/>
              <w:right w:val="nil"/>
            </w:tcBorders>
            <w:tcPrChange w:id="1033" w:author="Brian Bohman" w:date="2022-11-10T20:32:00Z">
              <w:tcPr>
                <w:tcW w:w="1107" w:type="dxa"/>
                <w:vMerge/>
                <w:tcBorders>
                  <w:top w:val="nil"/>
                  <w:left w:val="dotted" w:sz="4" w:space="0" w:color="auto"/>
                  <w:bottom w:val="single" w:sz="4" w:space="0" w:color="auto"/>
                  <w:right w:val="nil"/>
                </w:tcBorders>
              </w:tcPr>
            </w:tcPrChange>
          </w:tcPr>
          <w:p w14:paraId="415EF69A" w14:textId="77777777" w:rsidR="00F25858" w:rsidRPr="00202022" w:rsidRDefault="00F25858" w:rsidP="00914A0F">
            <w:pPr>
              <w:pStyle w:val="TableBody"/>
            </w:pPr>
          </w:p>
        </w:tc>
        <w:tc>
          <w:tcPr>
            <w:tcW w:w="720" w:type="dxa"/>
            <w:vMerge/>
            <w:tcBorders>
              <w:left w:val="nil"/>
              <w:bottom w:val="single" w:sz="4" w:space="0" w:color="auto"/>
              <w:right w:val="nil"/>
            </w:tcBorders>
            <w:vAlign w:val="center"/>
            <w:tcPrChange w:id="1034" w:author="Brian Bohman" w:date="2022-11-10T20:32:00Z">
              <w:tcPr>
                <w:tcW w:w="1008" w:type="dxa"/>
                <w:vMerge/>
                <w:tcBorders>
                  <w:left w:val="nil"/>
                  <w:bottom w:val="single" w:sz="4" w:space="0" w:color="auto"/>
                  <w:right w:val="nil"/>
                </w:tcBorders>
                <w:vAlign w:val="center"/>
              </w:tcPr>
            </w:tcPrChange>
          </w:tcPr>
          <w:p w14:paraId="7E9B2693" w14:textId="77777777" w:rsidR="00F25858" w:rsidRPr="00202022" w:rsidRDefault="00F25858" w:rsidP="0013514B">
            <w:pPr>
              <w:pStyle w:val="TableBody"/>
              <w:jc w:val="center"/>
              <w:pPrChange w:id="1035" w:author="Brian Bohman" w:date="2022-11-09T19:11:00Z">
                <w:pPr>
                  <w:pStyle w:val="TableBody"/>
                </w:pPr>
              </w:pPrChange>
            </w:pPr>
          </w:p>
        </w:tc>
        <w:tc>
          <w:tcPr>
            <w:tcW w:w="1008" w:type="dxa"/>
            <w:vMerge/>
            <w:tcBorders>
              <w:top w:val="nil"/>
              <w:left w:val="nil"/>
              <w:bottom w:val="single" w:sz="4" w:space="0" w:color="auto"/>
              <w:right w:val="nil"/>
            </w:tcBorders>
            <w:vAlign w:val="center"/>
            <w:tcPrChange w:id="1036" w:author="Brian Bohman" w:date="2022-11-10T20:32:00Z">
              <w:tcPr>
                <w:tcW w:w="720" w:type="dxa"/>
                <w:vMerge/>
                <w:tcBorders>
                  <w:top w:val="nil"/>
                  <w:left w:val="nil"/>
                  <w:bottom w:val="single" w:sz="4" w:space="0" w:color="auto"/>
                  <w:right w:val="nil"/>
                </w:tcBorders>
                <w:vAlign w:val="center"/>
              </w:tcPr>
            </w:tcPrChange>
          </w:tcPr>
          <w:p w14:paraId="73275A9E" w14:textId="4E99D55D" w:rsidR="00F25858" w:rsidRPr="00202022" w:rsidRDefault="00F25858" w:rsidP="00914A0F">
            <w:pPr>
              <w:pStyle w:val="TableBody"/>
            </w:pPr>
          </w:p>
        </w:tc>
        <w:tc>
          <w:tcPr>
            <w:tcW w:w="720" w:type="dxa"/>
            <w:vMerge/>
            <w:tcBorders>
              <w:top w:val="nil"/>
              <w:left w:val="nil"/>
              <w:bottom w:val="single" w:sz="4" w:space="0" w:color="auto"/>
              <w:right w:val="nil"/>
            </w:tcBorders>
            <w:tcPrChange w:id="1037" w:author="Brian Bohman" w:date="2022-11-10T20:32:00Z">
              <w:tcPr>
                <w:tcW w:w="720" w:type="dxa"/>
                <w:vMerge/>
                <w:tcBorders>
                  <w:top w:val="nil"/>
                  <w:left w:val="nil"/>
                  <w:bottom w:val="single" w:sz="4" w:space="0" w:color="auto"/>
                  <w:right w:val="nil"/>
                </w:tcBorders>
              </w:tcPr>
            </w:tcPrChange>
          </w:tcPr>
          <w:p w14:paraId="47CC5616" w14:textId="77777777" w:rsidR="00F25858" w:rsidRPr="00202022" w:rsidRDefault="00F25858" w:rsidP="00914A0F">
            <w:pPr>
              <w:pStyle w:val="TableBody"/>
            </w:pPr>
          </w:p>
        </w:tc>
        <w:tc>
          <w:tcPr>
            <w:tcW w:w="792" w:type="dxa"/>
            <w:vMerge/>
            <w:tcBorders>
              <w:top w:val="nil"/>
              <w:left w:val="nil"/>
              <w:bottom w:val="single" w:sz="4" w:space="0" w:color="auto"/>
              <w:right w:val="nil"/>
            </w:tcBorders>
            <w:vAlign w:val="center"/>
            <w:tcPrChange w:id="1038" w:author="Brian Bohman" w:date="2022-11-10T20:32:00Z">
              <w:tcPr>
                <w:tcW w:w="792" w:type="dxa"/>
                <w:vMerge/>
                <w:tcBorders>
                  <w:top w:val="nil"/>
                  <w:left w:val="nil"/>
                  <w:bottom w:val="single" w:sz="4" w:space="0" w:color="auto"/>
                  <w:right w:val="nil"/>
                </w:tcBorders>
                <w:vAlign w:val="center"/>
              </w:tcPr>
            </w:tcPrChange>
          </w:tcPr>
          <w:p w14:paraId="050F590C" w14:textId="77777777" w:rsidR="00F25858" w:rsidRPr="00202022" w:rsidRDefault="00F25858" w:rsidP="00914A0F">
            <w:pPr>
              <w:pStyle w:val="TableBody"/>
            </w:pPr>
          </w:p>
        </w:tc>
        <w:tc>
          <w:tcPr>
            <w:tcW w:w="864" w:type="dxa"/>
            <w:vMerge/>
            <w:tcBorders>
              <w:top w:val="nil"/>
              <w:left w:val="nil"/>
              <w:bottom w:val="single" w:sz="4" w:space="0" w:color="auto"/>
              <w:right w:val="nil"/>
            </w:tcBorders>
            <w:vAlign w:val="center"/>
            <w:tcPrChange w:id="1039" w:author="Brian Bohman" w:date="2022-11-10T20:32:00Z">
              <w:tcPr>
                <w:tcW w:w="864" w:type="dxa"/>
                <w:vMerge/>
                <w:tcBorders>
                  <w:top w:val="nil"/>
                  <w:left w:val="nil"/>
                  <w:bottom w:val="single" w:sz="4" w:space="0" w:color="auto"/>
                  <w:right w:val="nil"/>
                </w:tcBorders>
                <w:vAlign w:val="center"/>
              </w:tcPr>
            </w:tcPrChange>
          </w:tcPr>
          <w:p w14:paraId="38D7C6AD" w14:textId="77777777" w:rsidR="00F25858" w:rsidRPr="00202022" w:rsidRDefault="00F25858" w:rsidP="00914A0F">
            <w:pPr>
              <w:pStyle w:val="TableBody"/>
            </w:pPr>
          </w:p>
        </w:tc>
        <w:tc>
          <w:tcPr>
            <w:tcW w:w="720" w:type="dxa"/>
            <w:vMerge/>
            <w:tcBorders>
              <w:top w:val="nil"/>
              <w:left w:val="nil"/>
              <w:bottom w:val="single" w:sz="4" w:space="0" w:color="auto"/>
              <w:right w:val="nil"/>
            </w:tcBorders>
            <w:vAlign w:val="center"/>
            <w:tcPrChange w:id="1040" w:author="Brian Bohman" w:date="2022-11-10T20:32:00Z">
              <w:tcPr>
                <w:tcW w:w="720" w:type="dxa"/>
                <w:vMerge/>
                <w:tcBorders>
                  <w:top w:val="nil"/>
                  <w:left w:val="nil"/>
                  <w:bottom w:val="single" w:sz="4" w:space="0" w:color="auto"/>
                  <w:right w:val="nil"/>
                </w:tcBorders>
                <w:vAlign w:val="center"/>
              </w:tcPr>
            </w:tcPrChange>
          </w:tcPr>
          <w:p w14:paraId="48ED9FDB" w14:textId="77777777" w:rsidR="00F25858" w:rsidRPr="00202022" w:rsidRDefault="00F25858" w:rsidP="00914A0F">
            <w:pPr>
              <w:pStyle w:val="TableBody"/>
            </w:pPr>
          </w:p>
        </w:tc>
        <w:tc>
          <w:tcPr>
            <w:tcW w:w="1008" w:type="dxa"/>
            <w:vMerge/>
            <w:tcBorders>
              <w:top w:val="nil"/>
              <w:left w:val="nil"/>
              <w:bottom w:val="single" w:sz="4" w:space="0" w:color="auto"/>
              <w:right w:val="dotted" w:sz="4" w:space="0" w:color="auto"/>
            </w:tcBorders>
            <w:vAlign w:val="center"/>
            <w:tcPrChange w:id="1041" w:author="Brian Bohman" w:date="2022-11-10T20:32:00Z">
              <w:tcPr>
                <w:tcW w:w="1008" w:type="dxa"/>
                <w:vMerge/>
                <w:tcBorders>
                  <w:top w:val="nil"/>
                  <w:left w:val="nil"/>
                  <w:bottom w:val="single" w:sz="4" w:space="0" w:color="auto"/>
                  <w:right w:val="dotted" w:sz="4" w:space="0" w:color="auto"/>
                </w:tcBorders>
                <w:vAlign w:val="center"/>
              </w:tcPr>
            </w:tcPrChange>
          </w:tcPr>
          <w:p w14:paraId="5F1A798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right w:val="nil"/>
            </w:tcBorders>
            <w:vAlign w:val="center"/>
            <w:tcPrChange w:id="1042" w:author="Brian Bohman" w:date="2022-11-10T20:32:00Z">
              <w:tcPr>
                <w:tcW w:w="1008" w:type="dxa"/>
                <w:vMerge/>
                <w:tcBorders>
                  <w:top w:val="single" w:sz="4" w:space="0" w:color="auto"/>
                  <w:left w:val="dotted" w:sz="4" w:space="0" w:color="auto"/>
                  <w:bottom w:val="single" w:sz="4" w:space="0" w:color="auto"/>
                  <w:right w:val="nil"/>
                </w:tcBorders>
                <w:vAlign w:val="center"/>
              </w:tcPr>
            </w:tcPrChange>
          </w:tcPr>
          <w:p w14:paraId="15B65D76" w14:textId="77777777" w:rsidR="00F25858" w:rsidRPr="00202022" w:rsidRDefault="00F25858" w:rsidP="00914A0F">
            <w:pPr>
              <w:pStyle w:val="TableBody"/>
            </w:pPr>
          </w:p>
        </w:tc>
        <w:tc>
          <w:tcPr>
            <w:tcW w:w="1296" w:type="dxa"/>
            <w:vMerge/>
            <w:tcBorders>
              <w:top w:val="single" w:sz="4" w:space="0" w:color="auto"/>
              <w:left w:val="nil"/>
              <w:bottom w:val="single" w:sz="4" w:space="0" w:color="auto"/>
              <w:right w:val="nil"/>
            </w:tcBorders>
            <w:vAlign w:val="center"/>
            <w:tcPrChange w:id="1043" w:author="Brian Bohman" w:date="2022-11-10T20:32:00Z">
              <w:tcPr>
                <w:tcW w:w="1296" w:type="dxa"/>
                <w:vMerge/>
                <w:tcBorders>
                  <w:top w:val="single" w:sz="4" w:space="0" w:color="auto"/>
                  <w:left w:val="nil"/>
                  <w:bottom w:val="single" w:sz="4" w:space="0" w:color="auto"/>
                </w:tcBorders>
                <w:vAlign w:val="center"/>
              </w:tcPr>
            </w:tcPrChange>
          </w:tcPr>
          <w:p w14:paraId="102C2AAC" w14:textId="77777777" w:rsidR="00F25858" w:rsidRPr="00202022" w:rsidRDefault="00F25858" w:rsidP="00914A0F">
            <w:pPr>
              <w:pStyle w:val="TableBody"/>
            </w:pPr>
          </w:p>
        </w:tc>
        <w:tc>
          <w:tcPr>
            <w:tcW w:w="576" w:type="dxa"/>
            <w:vMerge/>
            <w:tcBorders>
              <w:left w:val="nil"/>
              <w:bottom w:val="single" w:sz="4" w:space="0" w:color="auto"/>
              <w:right w:val="nil"/>
            </w:tcBorders>
            <w:vAlign w:val="center"/>
            <w:tcPrChange w:id="1044" w:author="Brian Bohman" w:date="2022-11-10T20:32:00Z">
              <w:tcPr>
                <w:tcW w:w="1296" w:type="dxa"/>
                <w:gridSpan w:val="2"/>
                <w:vMerge/>
                <w:tcBorders>
                  <w:bottom w:val="single" w:sz="4" w:space="0" w:color="auto"/>
                </w:tcBorders>
                <w:vAlign w:val="center"/>
              </w:tcPr>
            </w:tcPrChange>
          </w:tcPr>
          <w:p w14:paraId="77A182EE" w14:textId="77777777" w:rsidR="00F25858" w:rsidRPr="00202022" w:rsidRDefault="00F25858" w:rsidP="00F25858">
            <w:pPr>
              <w:pStyle w:val="TableBody"/>
              <w:jc w:val="center"/>
              <w:pPrChange w:id="1045" w:author="Brian Bohman" w:date="2022-11-09T19:22:00Z">
                <w:pPr>
                  <w:pStyle w:val="TableBody"/>
                </w:pPr>
              </w:pPrChange>
            </w:pPr>
          </w:p>
        </w:tc>
      </w:tr>
    </w:tbl>
    <w:p w14:paraId="0FB05FC3" w14:textId="77777777" w:rsidR="00F93247" w:rsidRDefault="00F93247">
      <w:pPr>
        <w:rPr>
          <w:ins w:id="1046" w:author="Brian Bohman" w:date="2022-11-09T19:22:00Z"/>
        </w:rPr>
      </w:pPr>
    </w:p>
    <w:tbl>
      <w:tblPr>
        <w:tblStyle w:val="TableGrid"/>
        <w:tblW w:w="13518" w:type="dxa"/>
        <w:tblLayout w:type="fixed"/>
        <w:tblLook w:val="04A0" w:firstRow="1" w:lastRow="0" w:firstColumn="1" w:lastColumn="0" w:noHBand="0" w:noVBand="1"/>
      </w:tblPr>
      <w:tblGrid>
        <w:gridCol w:w="13518"/>
      </w:tblGrid>
      <w:tr w:rsidR="0013514B" w:rsidRPr="00202022" w14:paraId="084C5B52" w14:textId="77777777" w:rsidTr="00735C0B">
        <w:trPr>
          <w:trHeight w:val="1008"/>
        </w:trPr>
        <w:tc>
          <w:tcPr>
            <w:tcW w:w="13518" w:type="dxa"/>
            <w:tcBorders>
              <w:top w:val="single" w:sz="4" w:space="0" w:color="auto"/>
              <w:left w:val="nil"/>
              <w:bottom w:val="single" w:sz="4" w:space="0" w:color="auto"/>
              <w:right w:val="nil"/>
            </w:tcBorders>
          </w:tcPr>
          <w:p w14:paraId="6548BA5F" w14:textId="6380CABF" w:rsidR="0013514B" w:rsidRDefault="0013514B" w:rsidP="00914A0F">
            <w:pPr>
              <w:pStyle w:val="TableFootnote"/>
              <w:rPr>
                <w:ins w:id="1047" w:author="Brian Bohman" w:date="2022-11-09T19:12:00Z"/>
                <w:noProof/>
              </w:rPr>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ins w:id="1048" w:author="Brian Bohman" w:date="2022-11-10T20:29:00Z">
              <w:r w:rsidR="004A6704">
                <w:rPr>
                  <w:noProof/>
                </w:rPr>
                <w:t xml:space="preserve"> as classified by </w:t>
              </w:r>
            </w:ins>
            <w:ins w:id="1049" w:author="Brian Bohman" w:date="2022-11-09T19:07:00Z">
              <w:r>
                <w:rPr>
                  <w:noProof/>
                </w:rPr>
                <w:t xml:space="preserve">Stark et al. </w:t>
              </w:r>
            </w:ins>
            <w:ins w:id="1050" w:author="Brian Bohman" w:date="2022-11-09T19:15:00Z">
              <w:r>
                <w:rPr>
                  <w:noProof/>
                </w:rPr>
                <w:t>(</w:t>
              </w:r>
            </w:ins>
            <w:ins w:id="1051" w:author="Brian Bohman" w:date="2022-11-09T19:07:00Z">
              <w:r>
                <w:rPr>
                  <w:noProof/>
                </w:rPr>
                <w:t>2020</w:t>
              </w:r>
            </w:ins>
            <w:ins w:id="1052" w:author="Brian Bohman" w:date="2022-11-09T19:15:00Z">
              <w:r>
                <w:rPr>
                  <w:noProof/>
                </w:rPr>
                <w:t>)</w:t>
              </w:r>
            </w:ins>
            <w:ins w:id="1053" w:author="Brian Bohman" w:date="2022-11-10T20:29:00Z">
              <w:r w:rsidR="004A6704">
                <w:rPr>
                  <w:noProof/>
                </w:rPr>
                <w:t>,</w:t>
              </w:r>
            </w:ins>
            <w:ins w:id="1054" w:author="Brian Bohman" w:date="2022-11-09T19:07:00Z">
              <w:r>
                <w:rPr>
                  <w:noProof/>
                </w:rPr>
                <w:t xml:space="preserve"> OSU </w:t>
              </w:r>
            </w:ins>
            <w:ins w:id="1055" w:author="Brian Bohman" w:date="2022-11-09T19:15:00Z">
              <w:r>
                <w:rPr>
                  <w:noProof/>
                </w:rPr>
                <w:t>(</w:t>
              </w:r>
            </w:ins>
            <w:ins w:id="1056" w:author="Brian Bohman" w:date="2022-11-09T19:07:00Z">
              <w:r>
                <w:rPr>
                  <w:noProof/>
                </w:rPr>
                <w:t>2021</w:t>
              </w:r>
            </w:ins>
            <w:ins w:id="1057" w:author="Brian Bohman" w:date="2022-11-09T19:15:00Z">
              <w:r>
                <w:rPr>
                  <w:noProof/>
                </w:rPr>
                <w:t>)</w:t>
              </w:r>
            </w:ins>
            <w:ins w:id="1058" w:author="Brian Bohman" w:date="2022-11-10T20:29:00Z">
              <w:r w:rsidR="004A6704">
                <w:rPr>
                  <w:noProof/>
                </w:rPr>
                <w:t>,</w:t>
              </w:r>
            </w:ins>
            <w:ins w:id="1059" w:author="Brian Bohman" w:date="2022-11-09T19:14:00Z">
              <w:r>
                <w:rPr>
                  <w:noProof/>
                </w:rPr>
                <w:t xml:space="preserve"> </w:t>
              </w:r>
              <w:r>
                <w:rPr>
                  <w:noProof/>
                </w:rPr>
                <w:t>Giletto &amp; Echeverría</w:t>
              </w:r>
            </w:ins>
            <w:ins w:id="1060" w:author="Brian Bohman" w:date="2022-11-09T19:15:00Z">
              <w:r>
                <w:rPr>
                  <w:noProof/>
                </w:rPr>
                <w:t xml:space="preserve"> (</w:t>
              </w:r>
            </w:ins>
            <w:ins w:id="1061" w:author="Brian Bohman" w:date="2022-11-09T19:14:00Z">
              <w:r>
                <w:rPr>
                  <w:noProof/>
                </w:rPr>
                <w:t>2015</w:t>
              </w:r>
            </w:ins>
            <w:ins w:id="1062" w:author="Brian Bohman" w:date="2022-11-09T19:15:00Z">
              <w:r>
                <w:rPr>
                  <w:noProof/>
                </w:rPr>
                <w:t>)</w:t>
              </w:r>
            </w:ins>
            <w:ins w:id="1063" w:author="Brian Bohman" w:date="2022-11-10T20:29:00Z">
              <w:r w:rsidR="004A6704">
                <w:rPr>
                  <w:noProof/>
                </w:rPr>
                <w:t>,</w:t>
              </w:r>
            </w:ins>
            <w:ins w:id="1064" w:author="Brian Bohman" w:date="2022-11-09T19:27:00Z">
              <w:r w:rsidR="00F25858">
                <w:rPr>
                  <w:noProof/>
                </w:rPr>
                <w:t xml:space="preserve"> </w:t>
              </w:r>
              <w:r w:rsidR="00F25858">
                <w:rPr>
                  <w:noProof/>
                </w:rPr>
                <w:t>CFIA</w:t>
              </w:r>
              <w:r w:rsidR="00F25858">
                <w:rPr>
                  <w:noProof/>
                </w:rPr>
                <w:t xml:space="preserve"> (</w:t>
              </w:r>
              <w:r w:rsidR="00F25858">
                <w:rPr>
                  <w:noProof/>
                </w:rPr>
                <w:t>2013</w:t>
              </w:r>
              <w:r w:rsidR="00F25858">
                <w:rPr>
                  <w:noProof/>
                </w:rPr>
                <w:t>)</w:t>
              </w:r>
            </w:ins>
            <w:ins w:id="1065" w:author="Brian Bohman" w:date="2022-11-10T20:30:00Z">
              <w:r w:rsidR="004A6704">
                <w:rPr>
                  <w:noProof/>
                </w:rPr>
                <w:t>,</w:t>
              </w:r>
            </w:ins>
            <w:ins w:id="1066" w:author="Brian Bohman" w:date="2022-11-09T19:27:00Z">
              <w:r w:rsidR="00F25858">
                <w:rPr>
                  <w:noProof/>
                </w:rPr>
                <w:t xml:space="preserve"> AHDB</w:t>
              </w:r>
              <w:r w:rsidR="00F25858">
                <w:rPr>
                  <w:noProof/>
                </w:rPr>
                <w:t xml:space="preserve"> (</w:t>
              </w:r>
              <w:r w:rsidR="00F25858">
                <w:rPr>
                  <w:noProof/>
                </w:rPr>
                <w:t>2015</w:t>
              </w:r>
              <w:r w:rsidR="00F25858">
                <w:rPr>
                  <w:noProof/>
                </w:rPr>
                <w:t>)</w:t>
              </w:r>
            </w:ins>
            <w:ins w:id="1067" w:author="Brian Bohman" w:date="2022-11-10T20:30:00Z">
              <w:r w:rsidR="004A6704">
                <w:rPr>
                  <w:noProof/>
                </w:rPr>
                <w:t>,</w:t>
              </w:r>
            </w:ins>
            <w:ins w:id="1068" w:author="Brian Bohman" w:date="2022-11-10T06:47:00Z">
              <w:r w:rsidR="000C5251">
                <w:rPr>
                  <w:noProof/>
                </w:rPr>
                <w:t xml:space="preserve"> </w:t>
              </w:r>
              <w:r w:rsidR="000C5251">
                <w:rPr>
                  <w:noProof/>
                </w:rPr>
                <w:t>Thompson</w:t>
              </w:r>
              <w:r w:rsidR="000C5251">
                <w:rPr>
                  <w:noProof/>
                </w:rPr>
                <w:t xml:space="preserve"> (</w:t>
              </w:r>
              <w:r w:rsidR="000C5251">
                <w:rPr>
                  <w:noProof/>
                </w:rPr>
                <w:t>2013</w:t>
              </w:r>
              <w:r w:rsidR="000C5251">
                <w:rPr>
                  <w:noProof/>
                </w:rPr>
                <w:t>)</w:t>
              </w:r>
            </w:ins>
            <w:ins w:id="1069" w:author="Brian Bohman" w:date="2022-11-10T20:30:00Z">
              <w:r w:rsidR="004A6704">
                <w:rPr>
                  <w:noProof/>
                </w:rPr>
                <w:t xml:space="preserve">, and </w:t>
              </w:r>
            </w:ins>
            <w:ins w:id="1070" w:author="Brian Bohman" w:date="2022-11-10T06:47:00Z">
              <w:r w:rsidR="000C5251">
                <w:rPr>
                  <w:noProof/>
                </w:rPr>
                <w:t xml:space="preserve">Porter </w:t>
              </w:r>
              <w:r w:rsidR="000C5251">
                <w:rPr>
                  <w:noProof/>
                </w:rPr>
                <w:t>(</w:t>
              </w:r>
              <w:r w:rsidR="000C5251">
                <w:rPr>
                  <w:noProof/>
                </w:rPr>
                <w:t>2014</w:t>
              </w:r>
              <w:r w:rsidR="000C5251">
                <w:rPr>
                  <w:noProof/>
                </w:rPr>
                <w:t>)</w:t>
              </w:r>
            </w:ins>
          </w:p>
          <w:p w14:paraId="2A3985D5" w14:textId="0F8AA0DC" w:rsidR="0013514B" w:rsidRPr="0040027D" w:rsidDel="00965A4F" w:rsidRDefault="0013514B" w:rsidP="00914A0F">
            <w:pPr>
              <w:pStyle w:val="TableFootnote"/>
              <w:rPr>
                <w:del w:id="1071" w:author="Brian Bohman" w:date="2022-11-10T20:33:00Z"/>
              </w:rPr>
            </w:pPr>
          </w:p>
          <w:p w14:paraId="64C0027E" w14:textId="4E73E1A2" w:rsidR="0013514B" w:rsidRDefault="0013514B" w:rsidP="00914A0F">
            <w:pPr>
              <w:pStyle w:val="TableFootnote"/>
              <w:rPr>
                <w:ins w:id="1072" w:author="Brian Bohman" w:date="2022-11-10T20:33:00Z"/>
              </w:rPr>
            </w:pPr>
            <w:r w:rsidRPr="00202022">
              <w:t>‡</w:t>
            </w:r>
            <w:r>
              <w:t xml:space="preserve"> S</w:t>
            </w:r>
            <w:r w:rsidRPr="00202022">
              <w:t>ilty clay loam</w:t>
            </w:r>
            <w:r>
              <w:t xml:space="preserve"> [</w:t>
            </w:r>
            <w:proofErr w:type="spellStart"/>
            <w:r>
              <w:t>SiCL</w:t>
            </w:r>
            <w:proofErr w:type="spellEnd"/>
            <w:r>
              <w:t>],</w:t>
            </w:r>
            <w:r w:rsidRPr="00202022">
              <w:t xml:space="preserve"> </w:t>
            </w:r>
            <w:r>
              <w:t>clay loam [</w:t>
            </w:r>
            <w:r w:rsidRPr="00202022">
              <w:t>CL</w:t>
            </w:r>
            <w:r>
              <w:t>]</w:t>
            </w:r>
            <w:r w:rsidRPr="00202022">
              <w:t>,</w:t>
            </w:r>
            <w:r>
              <w:t xml:space="preserve"> silt loam [</w:t>
            </w:r>
            <w:proofErr w:type="spellStart"/>
            <w:r w:rsidRPr="00202022">
              <w:t>SiL</w:t>
            </w:r>
            <w:proofErr w:type="spellEnd"/>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4EA3E52F" w14:textId="2677D09E" w:rsidR="00965A4F" w:rsidRPr="00202022" w:rsidRDefault="00965A4F" w:rsidP="00914A0F">
            <w:pPr>
              <w:pStyle w:val="TableFootnote"/>
            </w:pPr>
            <w:ins w:id="1073" w:author="Brian Bohman" w:date="2022-11-10T20:33:00Z">
              <w:r w:rsidRPr="00202022">
                <w:t>§</w:t>
              </w:r>
              <w:r>
                <w:t xml:space="preserve"> Summary weather data based on typical growing season dates and historical climate reconstruction for the period of 1980-2016 </w:t>
              </w:r>
              <w:r w:rsidRPr="00314EA9">
                <w:rPr>
                  <w:noProof/>
                </w:rPr>
                <w:t>(Gelaro et al., 2017; Weather Spark, 2021)</w:t>
              </w:r>
            </w:ins>
          </w:p>
          <w:p w14:paraId="78CEFEF6" w14:textId="4EDD94D3" w:rsidR="0013514B" w:rsidRDefault="00B242EB" w:rsidP="00914A0F">
            <w:pPr>
              <w:pStyle w:val="TableFootnote"/>
              <w:rPr>
                <w:ins w:id="1074" w:author="Brian Bohman" w:date="2022-11-10T06:49:00Z"/>
              </w:rPr>
            </w:pPr>
            <w:ins w:id="1075" w:author="Brian Bohman" w:date="2022-11-10T20:35:00Z">
              <w:r w:rsidRPr="00B242EB">
                <w:t>¶</w:t>
              </w:r>
            </w:ins>
            <w:del w:id="1076" w:author="Brian Bohman" w:date="2022-11-10T20:33:00Z">
              <w:r w:rsidR="0013514B" w:rsidRPr="00202022" w:rsidDel="00B242EB">
                <w:delText>§</w:delText>
              </w:r>
            </w:del>
            <w:r w:rsidR="0013514B" w:rsidRPr="00202022">
              <w:t xml:space="preserve"> Ammonium nitrate </w:t>
            </w:r>
            <w:r w:rsidR="0013514B">
              <w:t>[</w:t>
            </w:r>
            <w:r w:rsidR="0013514B" w:rsidRPr="00202022">
              <w:t>AN</w:t>
            </w:r>
            <w:r w:rsidR="0013514B">
              <w:t>]</w:t>
            </w:r>
            <w:r w:rsidR="0013514B" w:rsidRPr="00202022">
              <w:t xml:space="preserve">, urea-ammonium nitrate </w:t>
            </w:r>
            <w:r w:rsidR="0013514B">
              <w:t>[</w:t>
            </w:r>
            <w:r w:rsidR="0013514B" w:rsidRPr="00202022">
              <w:t>UAN</w:t>
            </w:r>
            <w:r w:rsidR="0013514B">
              <w:t>]</w:t>
            </w:r>
            <w:r w:rsidR="0013514B" w:rsidRPr="00202022">
              <w:t xml:space="preserve">, polymer-coated urea </w:t>
            </w:r>
            <w:r w:rsidR="0013514B">
              <w:t>[</w:t>
            </w:r>
            <w:r w:rsidR="0013514B" w:rsidRPr="00202022">
              <w:t>PCU</w:t>
            </w:r>
            <w:r w:rsidR="0013514B">
              <w:t>]</w:t>
            </w:r>
            <w:r w:rsidR="0013514B" w:rsidRPr="00202022">
              <w:t xml:space="preserve">, planting </w:t>
            </w:r>
            <w:r w:rsidR="0013514B">
              <w:t>[</w:t>
            </w:r>
            <w:r w:rsidR="0013514B" w:rsidRPr="00202022">
              <w:t>PL</w:t>
            </w:r>
            <w:r w:rsidR="0013514B">
              <w:t>]</w:t>
            </w:r>
            <w:r w:rsidR="0013514B" w:rsidRPr="00202022">
              <w:t xml:space="preserve">, emergence </w:t>
            </w:r>
            <w:r w:rsidR="0013514B">
              <w:t>[</w:t>
            </w:r>
            <w:r w:rsidR="0013514B" w:rsidRPr="00202022">
              <w:t>EM</w:t>
            </w:r>
            <w:r w:rsidR="0013514B">
              <w:t>]</w:t>
            </w:r>
            <w:r w:rsidR="0013514B" w:rsidRPr="00202022">
              <w:t xml:space="preserve">, post-emergence </w:t>
            </w:r>
            <w:r w:rsidR="0013514B">
              <w:t>[</w:t>
            </w:r>
            <w:r w:rsidR="0013514B" w:rsidRPr="00202022">
              <w:t>P-EM</w:t>
            </w:r>
            <w:r w:rsidR="0013514B">
              <w:t>]</w:t>
            </w:r>
          </w:p>
          <w:p w14:paraId="352C8739" w14:textId="73C4D62A" w:rsidR="00852CBA" w:rsidRPr="00852CBA" w:rsidRDefault="00852CBA" w:rsidP="00914A0F">
            <w:pPr>
              <w:pStyle w:val="TableFootnote"/>
              <w:rPr>
                <w:vertAlign w:val="superscript"/>
                <w:rPrChange w:id="1077" w:author="Brian Bohman" w:date="2022-11-10T06:49:00Z">
                  <w:rPr/>
                </w:rPrChange>
              </w:rPr>
            </w:pPr>
            <w:ins w:id="1078" w:author="Brian Bohman" w:date="2022-11-10T06:49:00Z">
              <w:r>
                <w:t>* Russet Burbank in MN-1 was planted at a density o</w:t>
              </w:r>
            </w:ins>
            <w:ins w:id="1079" w:author="Brian Bohman" w:date="2022-11-10T20:35:00Z">
              <w:r w:rsidR="00B242EB">
                <w:t>f</w:t>
              </w:r>
            </w:ins>
            <w:ins w:id="1080" w:author="Brian Bohman" w:date="2022-11-10T06:49:00Z">
              <w:r>
                <w:t xml:space="preserve"> 48,000 plants ha</w:t>
              </w:r>
              <w:r>
                <w:rPr>
                  <w:vertAlign w:val="superscript"/>
                </w:rPr>
                <w:t>-1</w:t>
              </w:r>
            </w:ins>
          </w:p>
        </w:tc>
      </w:tr>
    </w:tbl>
    <w:p w14:paraId="29BA6D8A" w14:textId="70090A0B" w:rsidR="001B72CC" w:rsidRDefault="001B72CC" w:rsidP="001B72CC"/>
    <w:p w14:paraId="25D329B4" w14:textId="77777777" w:rsidR="001B72CC" w:rsidRDefault="001B72CC" w:rsidP="00E072BF">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Heading2"/>
        <w:ind w:left="576" w:hanging="576"/>
      </w:pPr>
      <w:r w:rsidRPr="00DB6487">
        <w:lastRenderedPageBreak/>
        <w:t>Statistical Methods</w:t>
      </w:r>
    </w:p>
    <w:p w14:paraId="1A795DA5" w14:textId="77777777" w:rsidR="009F018B" w:rsidDel="00792B55" w:rsidRDefault="009F018B" w:rsidP="00E072BF">
      <w:pPr>
        <w:pStyle w:val="Body"/>
        <w:rPr>
          <w:del w:id="1081" w:author="Brian Bohman" w:date="2022-11-09T19:36:00Z"/>
        </w:rPr>
      </w:pPr>
      <w:r>
        <w:t xml:space="preserve">Based on the general approach outlined by </w:t>
      </w:r>
      <w:r>
        <w:rPr>
          <w:noProof/>
        </w:rPr>
        <w:t>Makowski et al. (2020)</w:t>
      </w:r>
      <w:r>
        <w:t xml:space="preserve">, this study implemented a </w:t>
      </w:r>
      <w:proofErr w:type="gramStart"/>
      <w:r>
        <w:t>partially-pooled</w:t>
      </w:r>
      <w:proofErr w:type="gramEnd"/>
      <w:r>
        <w:t xml:space="preserve">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3D0A4E65" w14:textId="17BB4E99" w:rsidR="009F018B" w:rsidDel="00792B55" w:rsidRDefault="009F018B" w:rsidP="00E072BF">
      <w:pPr>
        <w:pStyle w:val="Body"/>
        <w:rPr>
          <w:del w:id="1082" w:author="Brian Bohman" w:date="2022-11-09T19:35:00Z"/>
        </w:rPr>
      </w:pPr>
      <w:del w:id="1083" w:author="Brian Bohman" w:date="2022-11-09T19:35:00Z">
        <w:r w:rsidDel="00792B55">
          <w:delText>In summary, this statistical approach uses the entire set of experimental data</w:delText>
        </w:r>
        <w:r w:rsidRPr="00DA5F05" w:rsidDel="00792B55">
          <w:delText xml:space="preserve"> (</w:delText>
        </w:r>
        <w:r w:rsidR="00E62DC7" w:rsidDel="00792B55">
          <w:delText>Figure 1</w:delText>
        </w:r>
        <w:r w:rsidRPr="00DA5F05" w:rsidDel="00792B55">
          <w:delText xml:space="preserve">a) </w:delText>
        </w:r>
        <w:r w:rsidDel="00792B55">
          <w:delText xml:space="preserve">and does not require any preliminary or intermediary statistical analysis. At the level of each experimental sampling date, a linear-plateau curve is fit for biomass as a function of N concentration </w:delText>
        </w:r>
        <w:r w:rsidRPr="00DA5F05" w:rsidDel="00792B55">
          <w:delText>(</w:delText>
        </w:r>
        <w:r w:rsidR="00E62DC7" w:rsidDel="00792B55">
          <w:delText>Figure 1</w:delText>
        </w:r>
        <w:r w:rsidRPr="00DA5F05" w:rsidDel="00792B55">
          <w:delText>b)</w:delText>
        </w:r>
        <w:r w:rsidDel="00792B55">
          <w:delText xml:space="preserve"> and the join point of the linear-plateau curve is used to define the </w:delText>
        </w:r>
        <w:r w:rsidDel="00792B55">
          <w:rPr>
            <w:szCs w:val="18"/>
          </w:rPr>
          <w:delText>%N</w:delText>
        </w:r>
        <w:r w:rsidDel="00792B55">
          <w:rPr>
            <w:szCs w:val="18"/>
            <w:vertAlign w:val="subscript"/>
          </w:rPr>
          <w:delText>c</w:delText>
        </w:r>
        <w:r w:rsidDel="00792B55">
          <w:delText xml:space="preserve">. Simultaneously, a negative exponential curve (i.e., CNDC) is fit across all experimental sampling dates for a given effect level of the hierarchical model (e.g., location, variety) where the critical point of each linear-plateau curve lies exactly upon the negative exponential </w:delText>
        </w:r>
        <w:r w:rsidRPr="00DA5F05" w:rsidDel="00792B55">
          <w:delText>curve (</w:delText>
        </w:r>
        <w:r w:rsidR="00AD10AC" w:rsidDel="00792B55">
          <w:delText>Figure 1</w:delText>
        </w:r>
        <w:r w:rsidRPr="00DA5F05" w:rsidDel="00792B55">
          <w:delText>b).</w:delText>
        </w:r>
        <w:r w:rsidDel="00792B55">
          <w:delText xml:space="preserve">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w:delText>
        </w:r>
        <w:r w:rsidRPr="00DA5F05" w:rsidDel="00792B55">
          <w:delText>points (</w:delText>
        </w:r>
        <w:r w:rsidR="00AD10AC" w:rsidDel="00792B55">
          <w:delText>Figure 1</w:delText>
        </w:r>
        <w:r w:rsidRPr="00DA5F05" w:rsidDel="00792B55">
          <w:delText>c)</w:delText>
        </w:r>
        <w:r w:rsidDel="00792B55">
          <w:delText xml:space="preserve"> which are identified via an intermediate statistical analysis (i.e., ANOVA and protected multiple comparisons).</w:delText>
        </w:r>
      </w:del>
    </w:p>
    <w:p w14:paraId="6E841345" w14:textId="0E37B229" w:rsidR="00DC704C" w:rsidRDefault="009835AF" w:rsidP="00792B55">
      <w:pPr>
        <w:pStyle w:val="Body"/>
        <w:pPrChange w:id="1084" w:author="Brian Bohman" w:date="2022-11-09T19:36:00Z">
          <w:pPr>
            <w:jc w:val="left"/>
          </w:pPr>
        </w:pPrChange>
      </w:pPr>
      <w:del w:id="1085" w:author="Brian Bohman" w:date="2022-11-09T19:36:00Z">
        <w:r w:rsidDel="00792B55">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D37BF" w:rsidDel="00792B55" w14:paraId="02D39ABB" w14:textId="1D07D3F1" w:rsidTr="00914A0F">
        <w:trPr>
          <w:del w:id="1086" w:author="Brian Bohman" w:date="2022-11-09T19:36:00Z"/>
        </w:trPr>
        <w:tc>
          <w:tcPr>
            <w:tcW w:w="8630" w:type="dxa"/>
          </w:tcPr>
          <w:p w14:paraId="266B70D0" w14:textId="334945CF" w:rsidR="003D37BF" w:rsidDel="00792B55" w:rsidRDefault="003D37BF" w:rsidP="00914A0F">
            <w:pPr>
              <w:rPr>
                <w:del w:id="1087" w:author="Brian Bohman" w:date="2022-11-09T19:36:00Z"/>
              </w:rPr>
            </w:pPr>
            <w:del w:id="1088" w:author="Brian Bohman" w:date="2022-11-09T19:36:00Z">
              <w:r w:rsidRPr="00CC617B" w:rsidDel="00792B55">
                <w:rPr>
                  <w:noProof/>
                </w:rPr>
                <w:drawing>
                  <wp:inline distT="0" distB="0" distL="0" distR="0" wp14:anchorId="0BCDCD6D" wp14:editId="714E75B5">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del>
          </w:p>
        </w:tc>
      </w:tr>
      <w:tr w:rsidR="003D37BF" w:rsidDel="00792B55" w14:paraId="5BE8C4AB" w14:textId="1200CF4C" w:rsidTr="00914A0F">
        <w:trPr>
          <w:del w:id="1089" w:author="Brian Bohman" w:date="2022-11-09T19:36:00Z"/>
        </w:trPr>
        <w:tc>
          <w:tcPr>
            <w:tcW w:w="8630" w:type="dxa"/>
          </w:tcPr>
          <w:p w14:paraId="0AE3B022" w14:textId="63E6380A" w:rsidR="003D37BF" w:rsidRPr="00E7596E" w:rsidDel="00792B55" w:rsidRDefault="003D37BF" w:rsidP="00914A0F">
            <w:pPr>
              <w:pStyle w:val="TableCaption"/>
              <w:rPr>
                <w:del w:id="1090" w:author="Brian Bohman" w:date="2022-11-09T19:36:00Z"/>
              </w:rPr>
            </w:pPr>
            <w:bookmarkStart w:id="1091" w:name="_Ref78281013"/>
            <w:bookmarkStart w:id="1092" w:name="_Toc78910183"/>
            <w:bookmarkStart w:id="1093" w:name="_Toc80706215"/>
            <w:del w:id="1094" w:author="Brian Bohman" w:date="2022-11-09T19:36:00Z">
              <w:r w:rsidRPr="00E87FBC" w:rsidDel="00792B55">
                <w:delText xml:space="preserve">Figure </w:delText>
              </w:r>
              <w:r w:rsidRPr="00E87FBC" w:rsidDel="00792B55">
                <w:fldChar w:fldCharType="begin"/>
              </w:r>
              <w:r w:rsidRPr="00E87FBC" w:rsidDel="00792B55">
                <w:delInstrText xml:space="preserve"> SEQ Figure \* ARABIC </w:delInstrText>
              </w:r>
              <w:r w:rsidDel="00792B55">
                <w:delInstrText xml:space="preserve">\s 1 </w:delInstrText>
              </w:r>
              <w:r w:rsidRPr="00E87FBC" w:rsidDel="00792B55">
                <w:fldChar w:fldCharType="separate"/>
              </w:r>
              <w:r w:rsidR="00DC704C" w:rsidDel="00792B55">
                <w:rPr>
                  <w:noProof/>
                </w:rPr>
                <w:delText>1</w:delText>
              </w:r>
              <w:r w:rsidRPr="00E87FBC" w:rsidDel="00792B55">
                <w:fldChar w:fldCharType="end"/>
              </w:r>
              <w:bookmarkEnd w:id="1091"/>
              <w:r w:rsidRPr="00E87FBC" w:rsidDel="00792B55">
                <w:delText>.</w:delText>
              </w:r>
              <w:r w:rsidRPr="00D55541" w:rsidDel="00792B55">
                <w:rPr>
                  <w:b w:val="0"/>
                  <w:bCs/>
                </w:rPr>
                <w:delText xml:space="preserve"> Hypothetical example comparing various statistical methods where plant N concentration [%N] as a function of biomass [W] on five experimental sampling dates for (a) raw experimental data, (b) linear-plateau curves (solid colored lines) fitted for each experimental sampling date (points </w:delText>
              </w:r>
              <w:r w:rsidDel="00792B55">
                <w:rPr>
                  <w:b w:val="0"/>
                  <w:bCs/>
                </w:rPr>
                <w:delText>for</w:delText>
              </w:r>
              <w:r w:rsidRPr="00D55541" w:rsidDel="00792B55">
                <w:rPr>
                  <w:b w:val="0"/>
                  <w:bCs/>
                </w:rPr>
                <w:delText xml:space="preserve"> each date distinguished by color) and the critical N dilution curve (solid black line) fitted using the hierarchical Bayesian method based on </w:delText>
              </w:r>
              <w:r w:rsidRPr="00D55541" w:rsidDel="00792B55">
                <w:rPr>
                  <w:b w:val="0"/>
                  <w:bCs/>
                  <w:noProof/>
                </w:rPr>
                <w:delText>Makowski et al. (2020)</w:delText>
              </w:r>
              <w:r w:rsidRPr="00D55541" w:rsidDel="00792B55">
                <w:rPr>
                  <w:b w:val="0"/>
                  <w:bCs/>
                </w:rPr>
                <w:delText>,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delText>
              </w:r>
              <w:bookmarkEnd w:id="1092"/>
              <w:bookmarkEnd w:id="1093"/>
            </w:del>
          </w:p>
        </w:tc>
      </w:tr>
    </w:tbl>
    <w:p w14:paraId="0F63555C" w14:textId="77777777" w:rsidR="009835AF" w:rsidRPr="009835AF" w:rsidDel="00FB72B0" w:rsidRDefault="009835AF" w:rsidP="009835AF">
      <w:pPr>
        <w:rPr>
          <w:del w:id="1095" w:author="Brian Bohman" w:date="2022-11-09T19:36:00Z"/>
        </w:rPr>
      </w:pPr>
    </w:p>
    <w:p w14:paraId="4F6E4F28" w14:textId="4AE6A065" w:rsidR="009F018B" w:rsidRDefault="009F018B" w:rsidP="00E072BF">
      <w:pPr>
        <w:pStyle w:val="Body"/>
      </w:pPr>
      <w:r>
        <w:t xml:space="preserve">The Bayesian hierarchical framework outlined by </w:t>
      </w:r>
      <w:r>
        <w:rPr>
          <w:noProof/>
        </w:rPr>
        <w:t>Makowski et al. (2020)</w:t>
      </w:r>
      <w:r>
        <w:t xml:space="preserve"> was extended to explicitly include</w:t>
      </w:r>
      <w:r w:rsidR="00E546CB">
        <w:t xml:space="preserve"> the</w:t>
      </w:r>
      <w:r>
        <w:t xml:space="preserv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del w:id="1096" w:author="Brian Bohman" w:date="2022-11-10T06:27:00Z">
        <w:r w:rsidR="00AD10AC" w:rsidDel="007005B6">
          <w:delText>Figure 2</w:delText>
        </w:r>
      </w:del>
      <w:ins w:id="1097" w:author="Brian Bohman" w:date="2022-11-10T06:27:00Z">
        <w:r w:rsidR="007005B6">
          <w:t>Figure 1</w:t>
        </w:r>
      </w:ins>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del w:id="1098" w:author="Brian Bohman" w:date="2022-11-10T06:28:00Z">
        <w:r w:rsidR="00AD10AC" w:rsidDel="007005B6">
          <w:delText>Figure 2</w:delText>
        </w:r>
      </w:del>
      <w:ins w:id="1099" w:author="Brian Bohman" w:date="2022-11-10T06:28:00Z">
        <w:r w:rsidR="007005B6">
          <w:t>Figure 1</w:t>
        </w:r>
      </w:ins>
      <w:r w:rsidRPr="00DA5F05">
        <w:t>).</w:t>
      </w:r>
      <w:r>
        <w:t xml:space="preserve"> The </w:t>
      </w:r>
      <w:r>
        <w:rPr>
          <w:i/>
          <w:iCs/>
        </w:rPr>
        <w:t>brms</w:t>
      </w:r>
      <w:r>
        <w:t xml:space="preserve"> package, an interface to </w:t>
      </w:r>
      <w:r>
        <w:rPr>
          <w:i/>
          <w:iCs/>
        </w:rPr>
        <w:t>Stan</w:t>
      </w:r>
      <w:r>
        <w:t xml:space="preserve"> </w:t>
      </w:r>
      <w:r>
        <w:rPr>
          <w:noProof/>
        </w:rPr>
        <w:t>(Carpenter et al., 2017)</w:t>
      </w:r>
      <w:r>
        <w:t>, was chosen due to the ability to include group-level</w:t>
      </w:r>
      <w:r w:rsidR="00E546CB">
        <w:t xml:space="preserve"> effects</w:t>
      </w:r>
      <w:r>
        <w:t xml:space="preserve"> (i.e., random effects) which allows for the fit of this particular </w:t>
      </w:r>
      <w:proofErr w:type="gramStart"/>
      <w:r>
        <w:t>partially-pooled</w:t>
      </w:r>
      <w:proofErr w:type="gramEnd"/>
      <w:r>
        <w:t xml:space="preserve">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914A0F">
        <w:tc>
          <w:tcPr>
            <w:tcW w:w="8630" w:type="dxa"/>
          </w:tcPr>
          <w:p w14:paraId="1877ABF8" w14:textId="77777777" w:rsidR="001B72CC" w:rsidRDefault="001B72CC" w:rsidP="00914A0F">
            <w:r w:rsidRPr="00526733">
              <w:rPr>
                <w:noProof/>
              </w:rPr>
              <w:lastRenderedPageBreak/>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914A0F">
        <w:tc>
          <w:tcPr>
            <w:tcW w:w="8630" w:type="dxa"/>
          </w:tcPr>
          <w:p w14:paraId="0A83D936" w14:textId="451EDAF0" w:rsidR="001B72CC" w:rsidRDefault="001B72CC" w:rsidP="00914A0F">
            <w:pPr>
              <w:pStyle w:val="TableCaption"/>
            </w:pPr>
            <w:bookmarkStart w:id="1100" w:name="_Ref78281175"/>
            <w:bookmarkStart w:id="1101" w:name="_Toc78910184"/>
            <w:bookmarkStart w:id="1102" w:name="_Toc80706216"/>
            <w:r>
              <w:t>Figure</w:t>
            </w:r>
            <w:del w:id="1103" w:author="Brian Bohman" w:date="2022-11-10T06:32:00Z">
              <w:r w:rsidDel="008C3CEA">
                <w:delText xml:space="preserve"> </w:delText>
              </w:r>
            </w:del>
            <w:ins w:id="1104" w:author="Brian Bohman" w:date="2022-11-10T06:32:00Z">
              <w:r w:rsidR="008C3CEA">
                <w:t xml:space="preserve"> 1</w:t>
              </w:r>
            </w:ins>
            <w:del w:id="1105" w:author="Brian Bohman" w:date="2022-11-10T06:32:00Z">
              <w:r w:rsidR="00000000" w:rsidDel="008C3CEA">
                <w:fldChar w:fldCharType="begin"/>
              </w:r>
              <w:r w:rsidR="00000000" w:rsidDel="008C3CEA">
                <w:delInstrText xml:space="preserve"> SEQ Figure \* ARABIC \s 1 </w:delInstrText>
              </w:r>
              <w:r w:rsidR="00000000" w:rsidDel="008C3CEA">
                <w:fldChar w:fldCharType="separate"/>
              </w:r>
              <w:r w:rsidDel="008C3CEA">
                <w:rPr>
                  <w:noProof/>
                </w:rPr>
                <w:delText>2</w:delText>
              </w:r>
              <w:r w:rsidR="00000000" w:rsidDel="008C3CEA">
                <w:rPr>
                  <w:noProof/>
                </w:rPr>
                <w:fldChar w:fldCharType="end"/>
              </w:r>
            </w:del>
            <w:bookmarkEnd w:id="1100"/>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1101"/>
            <w:bookmarkEnd w:id="1102"/>
          </w:p>
        </w:tc>
      </w:tr>
    </w:tbl>
    <w:p w14:paraId="14B0F5DC" w14:textId="77777777" w:rsidR="001B72CC" w:rsidRDefault="001B72CC" w:rsidP="001B72CC"/>
    <w:p w14:paraId="55DFA2E6" w14:textId="77777777" w:rsidR="009F018B" w:rsidRDefault="009F018B" w:rsidP="00E072BF">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proofErr w:type="spellStart"/>
      <w:r>
        <w:rPr>
          <w:i/>
          <w:iCs/>
        </w:rPr>
        <w:t>rjags</w:t>
      </w:r>
      <w:proofErr w:type="spellEnd"/>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E072BF">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E072BF">
      <w:pPr>
        <w:pStyle w:val="Body"/>
      </w:pPr>
      <w:r w:rsidRPr="00FA12DF">
        <w:t xml:space="preserve">W = </w:t>
      </w:r>
      <w:proofErr w:type="gramStart"/>
      <w:r w:rsidRPr="00F31089">
        <w:rPr>
          <w:i/>
          <w:iCs/>
        </w:rPr>
        <w:t>min</w:t>
      </w:r>
      <w:r w:rsidRPr="00FA12DF">
        <w:t>(</w:t>
      </w:r>
      <w:proofErr w:type="spellStart"/>
      <w:proofErr w:type="gramEnd"/>
      <w:r w:rsidRPr="00D77F17">
        <w:rPr>
          <w:i/>
          <w:iCs/>
        </w:rPr>
        <w:t>W</w:t>
      </w:r>
      <w:r w:rsidRPr="00D77F17">
        <w:rPr>
          <w:i/>
          <w:iCs/>
          <w:vertAlign w:val="subscript"/>
        </w:rPr>
        <w:t>Max</w:t>
      </w:r>
      <w:r>
        <w:rPr>
          <w:vertAlign w:val="subscript"/>
        </w:rPr>
        <w:t>,i</w:t>
      </w:r>
      <w:proofErr w:type="spellEnd"/>
      <w:r w:rsidRPr="00FA12DF">
        <w:t xml:space="preserve"> + </w:t>
      </w:r>
      <w:r w:rsidRPr="00D77F17">
        <w:rPr>
          <w:i/>
          <w:iCs/>
        </w:rPr>
        <w:t>S</w:t>
      </w:r>
      <w:r w:rsidRPr="00FA12DF">
        <w:rPr>
          <w:vertAlign w:val="subscript"/>
        </w:rPr>
        <w:t>i</w:t>
      </w:r>
      <w:r w:rsidRPr="00FA12DF">
        <w:t xml:space="preserve"> </w:t>
      </w:r>
      <w:r>
        <w:sym w:font="Symbol" w:char="F0D7"/>
      </w:r>
      <w:r w:rsidRPr="00FA12DF">
        <w:t xml:space="preserve"> (%</w:t>
      </w:r>
      <w:proofErr w:type="spellStart"/>
      <w:r w:rsidRPr="00FA12DF">
        <w:t>N</w:t>
      </w:r>
      <w:r w:rsidRPr="00FA12DF">
        <w:rPr>
          <w:vertAlign w:val="subscript"/>
        </w:rPr>
        <w:t>Plant</w:t>
      </w:r>
      <w:proofErr w:type="spellEnd"/>
      <w:r w:rsidRPr="00FA12DF">
        <w:t xml:space="preserve"> – %N</w:t>
      </w:r>
      <w:r w:rsidRPr="00FA12DF">
        <w:rPr>
          <w:vertAlign w:val="subscript"/>
        </w:rPr>
        <w:t>c</w:t>
      </w:r>
      <w:r w:rsidRPr="00FA12DF">
        <w:t xml:space="preserve">), </w:t>
      </w:r>
      <w:proofErr w:type="spellStart"/>
      <w:r w:rsidRPr="00D77F17">
        <w:rPr>
          <w:i/>
          <w:iCs/>
        </w:rPr>
        <w:t>W</w:t>
      </w:r>
      <w:r w:rsidRPr="00D77F17">
        <w:rPr>
          <w:i/>
          <w:iCs/>
          <w:vertAlign w:val="subscript"/>
        </w:rPr>
        <w:t>Max</w:t>
      </w:r>
      <w:r>
        <w:rPr>
          <w:vertAlign w:val="subscript"/>
        </w:rPr>
        <w:t>,i</w:t>
      </w:r>
      <w:proofErr w:type="spellEnd"/>
      <w:r w:rsidRPr="00FA12DF">
        <w:t>)</w:t>
      </w:r>
      <w:r>
        <w:tab/>
        <w:t>[3]</w:t>
      </w:r>
    </w:p>
    <w:p w14:paraId="07548C34" w14:textId="77777777" w:rsidR="009F018B" w:rsidRDefault="009F018B" w:rsidP="00E072BF">
      <w:pPr>
        <w:pStyle w:val="Body"/>
      </w:pPr>
      <w:r>
        <w:t xml:space="preserve">where </w:t>
      </w:r>
      <w:r w:rsidRPr="00D77F17">
        <w:rPr>
          <w:i/>
          <w:iCs/>
        </w:rPr>
        <w:t>S</w:t>
      </w:r>
      <w:r w:rsidRPr="00FA12DF">
        <w:rPr>
          <w:vertAlign w:val="subscript"/>
        </w:rPr>
        <w:t>i</w:t>
      </w:r>
      <w:r w:rsidRPr="00FA12DF">
        <w:t xml:space="preserve"> and </w:t>
      </w:r>
      <w:proofErr w:type="spellStart"/>
      <w:proofErr w:type="gramStart"/>
      <w:r w:rsidRPr="00D77F17">
        <w:rPr>
          <w:i/>
          <w:iCs/>
        </w:rPr>
        <w:t>W</w:t>
      </w:r>
      <w:r w:rsidRPr="00D77F17">
        <w:rPr>
          <w:i/>
          <w:iCs/>
          <w:vertAlign w:val="subscript"/>
        </w:rPr>
        <w:t>Max</w:t>
      </w:r>
      <w:r>
        <w:rPr>
          <w:vertAlign w:val="subscript"/>
        </w:rPr>
        <w:t>,</w:t>
      </w:r>
      <w:r w:rsidRPr="00FA12DF">
        <w:rPr>
          <w:vertAlign w:val="subscript"/>
        </w:rPr>
        <w:t>i</w:t>
      </w:r>
      <w:proofErr w:type="spellEnd"/>
      <w:proofErr w:type="gramEnd"/>
      <w:r>
        <w:t xml:space="preserve"> are the slope of the linear-plateau curve and the maximum value of biomass (i.e., plateau) for a given date [</w:t>
      </w:r>
      <w:proofErr w:type="spellStart"/>
      <w:r w:rsidRPr="00FA12DF">
        <w:t>i</w:t>
      </w:r>
      <w:proofErr w:type="spellEnd"/>
      <w:r>
        <w:t xml:space="preserve">], respectively, </w:t>
      </w:r>
      <w:r w:rsidRPr="00353066">
        <w:rPr>
          <w:i/>
          <w:iCs/>
        </w:rPr>
        <w:t>min</w:t>
      </w:r>
      <w:r>
        <w:t xml:space="preserve"> represents the minima function (i.e., the plateau component), and </w:t>
      </w:r>
      <w:r w:rsidRPr="00FA12DF">
        <w:t>W, %</w:t>
      </w:r>
      <w:proofErr w:type="spellStart"/>
      <w:r w:rsidRPr="00FA12DF">
        <w:t>N</w:t>
      </w:r>
      <w:r w:rsidRPr="00FA12DF">
        <w:rPr>
          <w:vertAlign w:val="subscript"/>
        </w:rPr>
        <w:t>Plant</w:t>
      </w:r>
      <w:proofErr w:type="spellEnd"/>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E072BF">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E072BF">
      <w:pPr>
        <w:pStyle w:val="Body"/>
        <w:rPr>
          <w:iCs/>
        </w:rPr>
      </w:pPr>
      <w:r w:rsidRPr="0053466D">
        <w:lastRenderedPageBreak/>
        <w:t>%N</w:t>
      </w:r>
      <w:r w:rsidRPr="0053466D">
        <w:rPr>
          <w:vertAlign w:val="subscript"/>
        </w:rPr>
        <w:t>c</w:t>
      </w:r>
      <w:r w:rsidRPr="0053466D">
        <w:t xml:space="preserve"> = </w:t>
      </w:r>
      <w:r w:rsidRPr="00D77F17">
        <w:rPr>
          <w:i/>
          <w:iCs/>
        </w:rPr>
        <w:t>a</w:t>
      </w:r>
      <w:r>
        <w:t xml:space="preserve"> </w:t>
      </w:r>
      <w:proofErr w:type="spellStart"/>
      <w:proofErr w:type="gramStart"/>
      <w:r w:rsidRPr="00D77F17">
        <w:rPr>
          <w:i/>
          <w:iCs/>
        </w:rPr>
        <w:t>W</w:t>
      </w:r>
      <w:r w:rsidRPr="00D77F17">
        <w:rPr>
          <w:i/>
          <w:iCs/>
          <w:vertAlign w:val="subscript"/>
        </w:rPr>
        <w:t>Max</w:t>
      </w:r>
      <w:r>
        <w:rPr>
          <w:vertAlign w:val="subscript"/>
        </w:rPr>
        <w:t>,i</w:t>
      </w:r>
      <w:proofErr w:type="spellEnd"/>
      <w:proofErr w:type="gramEnd"/>
      <w:r w:rsidRPr="0053466D">
        <w:rPr>
          <w:vertAlign w:val="superscript"/>
        </w:rPr>
        <w:t>–</w:t>
      </w:r>
      <w:r w:rsidRPr="00D77F17">
        <w:rPr>
          <w:i/>
          <w:iCs/>
          <w:vertAlign w:val="superscript"/>
        </w:rPr>
        <w:t>b</w:t>
      </w:r>
      <w:r>
        <w:rPr>
          <w:iCs/>
        </w:rPr>
        <w:tab/>
        <w:t>[4]</w:t>
      </w:r>
    </w:p>
    <w:p w14:paraId="46FFD53A" w14:textId="77777777" w:rsidR="009F018B" w:rsidRDefault="009F018B" w:rsidP="00E072BF">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proofErr w:type="spellStart"/>
      <w:proofErr w:type="gramStart"/>
      <w:r w:rsidRPr="00E73B28">
        <w:rPr>
          <w:i/>
          <w:iCs/>
        </w:rPr>
        <w:t>W</w:t>
      </w:r>
      <w:r w:rsidRPr="00E73B28">
        <w:rPr>
          <w:i/>
          <w:iCs/>
          <w:vertAlign w:val="subscript"/>
        </w:rPr>
        <w:t>Max</w:t>
      </w:r>
      <w:r w:rsidRPr="0053466D">
        <w:rPr>
          <w:vertAlign w:val="subscript"/>
        </w:rPr>
        <w:t>,i</w:t>
      </w:r>
      <w:proofErr w:type="spellEnd"/>
      <w:proofErr w:type="gramEnd"/>
      <w:r>
        <w:rPr>
          <w:vertAlign w:val="subscript"/>
        </w:rPr>
        <w:t xml:space="preserve"> </w:t>
      </w:r>
      <w:r>
        <w:t>have the same meanings as defined above.</w:t>
      </w:r>
    </w:p>
    <w:p w14:paraId="5FA3DE6C" w14:textId="77777777" w:rsidR="009F018B" w:rsidRDefault="009F018B" w:rsidP="00E072BF">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E072BF">
      <w:pPr>
        <w:pStyle w:val="Body"/>
      </w:pPr>
      <w:r w:rsidRPr="00494B1C">
        <w:t xml:space="preserve">W ~ </w:t>
      </w:r>
      <w:proofErr w:type="gramStart"/>
      <w:r w:rsidRPr="00494B1C">
        <w:rPr>
          <w:i/>
          <w:iCs/>
        </w:rPr>
        <w:t>min</w:t>
      </w:r>
      <w:r w:rsidRPr="00494B1C">
        <w:t>(</w:t>
      </w:r>
      <w:proofErr w:type="spellStart"/>
      <w:proofErr w:type="gramEnd"/>
      <w:r w:rsidRPr="004E3823">
        <w:rPr>
          <w:i/>
          <w:iCs/>
        </w:rPr>
        <w:t>W</w:t>
      </w:r>
      <w:r w:rsidRPr="004E3823">
        <w:rPr>
          <w:i/>
          <w:iCs/>
          <w:vertAlign w:val="subscript"/>
        </w:rPr>
        <w:t>Max</w:t>
      </w:r>
      <w:r>
        <w:rPr>
          <w:vertAlign w:val="subscript"/>
        </w:rPr>
        <w:t>,</w:t>
      </w:r>
      <w:r w:rsidRPr="00494B1C">
        <w:rPr>
          <w:vertAlign w:val="subscript"/>
        </w:rPr>
        <w:t>i</w:t>
      </w:r>
      <w:proofErr w:type="spellEnd"/>
      <w:r w:rsidRPr="00494B1C">
        <w:t xml:space="preserve"> + </w:t>
      </w:r>
      <w:r w:rsidRPr="004E3823">
        <w:rPr>
          <w:i/>
          <w:iCs/>
        </w:rPr>
        <w:t>S</w:t>
      </w:r>
      <w:r w:rsidRPr="00494B1C">
        <w:rPr>
          <w:vertAlign w:val="subscript"/>
        </w:rPr>
        <w:t>i</w:t>
      </w:r>
      <w:r w:rsidRPr="00494B1C">
        <w:t xml:space="preserve"> (%</w:t>
      </w:r>
      <w:proofErr w:type="spellStart"/>
      <w:r w:rsidRPr="00494B1C">
        <w:t>N</w:t>
      </w:r>
      <w:r w:rsidRPr="00494B1C">
        <w:rPr>
          <w:vertAlign w:val="subscript"/>
        </w:rPr>
        <w:t>Plant</w:t>
      </w:r>
      <w:proofErr w:type="spellEnd"/>
      <w:r w:rsidRPr="00494B1C">
        <w:t xml:space="preserve"> – (</w:t>
      </w:r>
      <w:r w:rsidRPr="004E3823">
        <w:rPr>
          <w:i/>
          <w:iCs/>
        </w:rPr>
        <w:t>a</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rPr>
          <w:vertAlign w:val="superscript"/>
        </w:rPr>
        <w:t xml:space="preserve"> –</w:t>
      </w:r>
      <w:r w:rsidRPr="004E3823">
        <w:rPr>
          <w:i/>
          <w:iCs/>
          <w:vertAlign w:val="superscript"/>
        </w:rPr>
        <w:t>b</w:t>
      </w:r>
      <w:r w:rsidRPr="00494B1C">
        <w:t>)</w:t>
      </w:r>
      <w:r>
        <w:t>)</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t>)</w:t>
      </w:r>
      <w:r>
        <w:tab/>
        <w:t>[5]</w:t>
      </w:r>
    </w:p>
    <w:p w14:paraId="7908577E" w14:textId="0B8BD527" w:rsidR="009F018B" w:rsidRDefault="009F018B" w:rsidP="00E072BF">
      <w:pPr>
        <w:pStyle w:val="Body"/>
      </w:pPr>
      <w:r>
        <w:t xml:space="preserve">Two group-level (i.e., random) effects were specified for this </w:t>
      </w:r>
      <w:r>
        <w:rPr>
          <w:i/>
          <w:iCs/>
        </w:rPr>
        <w:t>brms</w:t>
      </w:r>
      <w:r>
        <w:t xml:space="preserve"> model to parameterize the nested structure </w:t>
      </w:r>
      <w:r w:rsidRPr="00DA5F05">
        <w:t>(</w:t>
      </w:r>
      <w:del w:id="1106" w:author="Brian Bohman" w:date="2022-11-10T06:28:00Z">
        <w:r w:rsidR="00AD10AC" w:rsidDel="007005B6">
          <w:delText>Figure 2</w:delText>
        </w:r>
      </w:del>
      <w:ins w:id="1107" w:author="Brian Bohman" w:date="2022-11-10T06:28:00Z">
        <w:r w:rsidR="007005B6">
          <w:t>Figure 1</w:t>
        </w:r>
      </w:ins>
      <w:r w:rsidRPr="00DA5F05">
        <w:t xml:space="preserve">). </w:t>
      </w:r>
      <w:r>
        <w:t xml:space="preserve">First, the parameters </w:t>
      </w:r>
      <w:r w:rsidRPr="00F64D75">
        <w:rPr>
          <w:i/>
          <w:iCs/>
        </w:rPr>
        <w:t>S</w:t>
      </w:r>
      <w:r w:rsidRPr="00F64D75">
        <w:t xml:space="preserve"> and </w:t>
      </w:r>
      <w:proofErr w:type="spellStart"/>
      <w:r w:rsidRPr="00F64D75">
        <w:rPr>
          <w:i/>
          <w:iCs/>
        </w:rPr>
        <w:t>W</w:t>
      </w:r>
      <w:r>
        <w:rPr>
          <w:i/>
          <w:iCs/>
          <w:vertAlign w:val="subscript"/>
        </w:rPr>
        <w:t>M</w:t>
      </w:r>
      <w:r w:rsidRPr="00F64D75">
        <w:rPr>
          <w:i/>
          <w:iCs/>
          <w:vertAlign w:val="subscript"/>
        </w:rPr>
        <w:t>ax</w:t>
      </w:r>
      <w:proofErr w:type="spellEnd"/>
      <w:r w:rsidRPr="00A949FC">
        <w:t xml:space="preserve"> </w:t>
      </w:r>
      <w:r>
        <w:t>included group-level effects to fit a linear-plateau curve to each experimental sampling date:</w:t>
      </w:r>
    </w:p>
    <w:p w14:paraId="50117AA7" w14:textId="77777777" w:rsidR="009F018B" w:rsidRPr="00A949FC" w:rsidRDefault="009F018B" w:rsidP="00E072BF">
      <w:pPr>
        <w:pStyle w:val="Body"/>
      </w:pPr>
      <w:proofErr w:type="spellStart"/>
      <w:r w:rsidRPr="00F64D75">
        <w:rPr>
          <w:i/>
          <w:iCs/>
        </w:rPr>
        <w:t>W</w:t>
      </w:r>
      <w:r>
        <w:rPr>
          <w:i/>
          <w:iCs/>
          <w:vertAlign w:val="subscript"/>
        </w:rPr>
        <w:t>M</w:t>
      </w:r>
      <w:r w:rsidRPr="00F64D75">
        <w:rPr>
          <w:i/>
          <w:iCs/>
          <w:vertAlign w:val="subscript"/>
        </w:rPr>
        <w:t>ax</w:t>
      </w:r>
      <w:proofErr w:type="spellEnd"/>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E072BF">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E072BF">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proofErr w:type="spellStart"/>
      <w:proofErr w:type="gramStart"/>
      <w:r w:rsidRPr="00F7332D">
        <w:rPr>
          <w:i/>
          <w:iCs/>
        </w:rPr>
        <w:t>location:variety</w:t>
      </w:r>
      <w:proofErr w:type="spellEnd"/>
      <w:proofErr w:type="gramEnd"/>
      <w:r w:rsidRPr="00A949FC">
        <w:t>)</w:t>
      </w:r>
      <w:r>
        <w:tab/>
        <w:t>[7]</w:t>
      </w:r>
    </w:p>
    <w:p w14:paraId="63F84632" w14:textId="4BA25AB7" w:rsidR="009F018B" w:rsidRDefault="009F018B" w:rsidP="00E072BF">
      <w:pPr>
        <w:pStyle w:val="Body"/>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effect level for location and variety within location, respectively.</w:t>
      </w:r>
      <w:ins w:id="1108" w:author="Brian Bohman" w:date="2022-11-09T19:37:00Z">
        <w:r w:rsidR="00820D0C">
          <w:t xml:space="preserve"> Models were fit using treatment</w:t>
        </w:r>
      </w:ins>
      <w:ins w:id="1109" w:author="Brian Bohman" w:date="2022-11-10T17:27:00Z">
        <w:r w:rsidR="002A32F1">
          <w:t>-</w:t>
        </w:r>
      </w:ins>
      <w:ins w:id="1110" w:author="Brian Bohman" w:date="2022-11-09T19:37:00Z">
        <w:r w:rsidR="00820D0C">
          <w:t xml:space="preserve">level means (i.e., an effect of </w:t>
        </w:r>
        <w:r w:rsidR="00820D0C" w:rsidRPr="00820D0C">
          <w:rPr>
            <w:i/>
            <w:iCs/>
            <w:rPrChange w:id="1111" w:author="Brian Bohman" w:date="2022-11-09T19:37:00Z">
              <w:rPr/>
            </w:rPrChange>
          </w:rPr>
          <w:t>replicate</w:t>
        </w:r>
        <w:r w:rsidR="00820D0C">
          <w:t xml:space="preserve"> was not included in the model)</w:t>
        </w:r>
      </w:ins>
      <w:ins w:id="1112" w:author="Brian Bohman" w:date="2022-11-10T21:07:00Z">
        <w:r w:rsidR="005D640C">
          <w:t>.</w:t>
        </w:r>
      </w:ins>
    </w:p>
    <w:p w14:paraId="46A9D85C" w14:textId="7F90DC7F" w:rsidR="009F018B" w:rsidDel="009110E9" w:rsidRDefault="009F018B" w:rsidP="00E072BF">
      <w:pPr>
        <w:pStyle w:val="Body"/>
        <w:rPr>
          <w:del w:id="1113" w:author="Brian Bohman" w:date="2022-11-09T10:11:00Z"/>
        </w:rPr>
      </w:pPr>
      <w:r>
        <w:t xml:space="preserve">The </w:t>
      </w:r>
      <w:r>
        <w:rPr>
          <w:i/>
          <w:iCs/>
        </w:rPr>
        <w:t>brms</w:t>
      </w:r>
      <w:r>
        <w:t xml:space="preserve"> model was fitted using 4 chains and 10000 iterations with 3000 warmups per chain</w:t>
      </w:r>
      <w:ins w:id="1114" w:author="Brian Bohman" w:date="2022-11-10T18:56:00Z">
        <w:r w:rsidR="00A65238">
          <w:t>.</w:t>
        </w:r>
      </w:ins>
      <w:ins w:id="1115" w:author="Brian Bohman" w:date="2022-11-10T17:29:00Z">
        <w:r w:rsidR="008865E7">
          <w:t xml:space="preserve"> </w:t>
        </w:r>
      </w:ins>
      <w:ins w:id="1116" w:author="Brian Bohman" w:date="2022-11-10T18:57:00Z">
        <w:r w:rsidR="00A65238">
          <w:t xml:space="preserve">Model convergence was verified by </w:t>
        </w:r>
      </w:ins>
      <w:ins w:id="1117" w:author="Brian Bohman" w:date="2022-11-10T18:58:00Z">
        <w:r w:rsidR="00A65238">
          <w:t>determining</w:t>
        </w:r>
      </w:ins>
      <w:ins w:id="1118" w:author="Brian Bohman" w:date="2022-11-10T18:57:00Z">
        <w:r w:rsidR="00A65238">
          <w:t xml:space="preserve"> that all parameters had</w:t>
        </w:r>
      </w:ins>
      <w:ins w:id="1119" w:author="Brian Bohman" w:date="2022-11-10T18:59:00Z">
        <w:r w:rsidR="00A65238">
          <w:t xml:space="preserve"> satisfactory</w:t>
        </w:r>
      </w:ins>
      <w:ins w:id="1120" w:author="Brian Bohman" w:date="2022-11-10T18:57:00Z">
        <w:r w:rsidR="00A65238">
          <w:t xml:space="preserve"> R</w:t>
        </w:r>
      </w:ins>
      <w:ins w:id="1121" w:author="Brian Bohman" w:date="2022-11-10T19:02:00Z">
        <w:r w:rsidR="00A65238">
          <w:t>-</w:t>
        </w:r>
      </w:ins>
      <w:ins w:id="1122" w:author="Brian Bohman" w:date="2022-11-10T18:57:00Z">
        <w:r w:rsidR="00A65238">
          <w:t>hat</w:t>
        </w:r>
      </w:ins>
      <w:ins w:id="1123" w:author="Brian Bohman" w:date="2022-11-10T18:58:00Z">
        <w:r w:rsidR="00A65238">
          <w:t xml:space="preserve"> value</w:t>
        </w:r>
      </w:ins>
      <w:ins w:id="1124" w:author="Brian Bohman" w:date="2022-11-10T18:59:00Z">
        <w:r w:rsidR="00A65238">
          <w:t>s</w:t>
        </w:r>
      </w:ins>
      <w:ins w:id="1125" w:author="Brian Bohman" w:date="2022-11-10T18:58:00Z">
        <w:r w:rsidR="00A65238">
          <w:t xml:space="preserve"> </w:t>
        </w:r>
      </w:ins>
      <w:ins w:id="1126" w:author="Brian Bohman" w:date="2022-11-10T19:00:00Z">
        <w:r w:rsidR="00A65238">
          <w:t xml:space="preserve">of </w:t>
        </w:r>
      </w:ins>
      <w:ins w:id="1127" w:author="Brian Bohman" w:date="2022-11-10T18:58:00Z">
        <w:r w:rsidR="00A65238">
          <w:t>less than 1.</w:t>
        </w:r>
      </w:ins>
      <w:ins w:id="1128" w:author="Brian Bohman" w:date="2022-11-10T19:02:00Z">
        <w:r w:rsidR="00A65238">
          <w:t>0</w:t>
        </w:r>
      </w:ins>
      <w:ins w:id="1129" w:author="Brian Bohman" w:date="2022-11-10T19:13:00Z">
        <w:r w:rsidR="002966A1">
          <w:t>1</w:t>
        </w:r>
      </w:ins>
      <w:ins w:id="1130" w:author="Brian Bohman" w:date="2022-11-10T19:00:00Z">
        <w:r w:rsidR="00A65238">
          <w:t xml:space="preserve"> </w:t>
        </w:r>
      </w:ins>
      <w:ins w:id="1131" w:author="Brian Bohman" w:date="2022-11-10T19:01:00Z">
        <w:r w:rsidR="00A65238">
          <w:t xml:space="preserve">with </w:t>
        </w:r>
      </w:ins>
      <w:ins w:id="1132" w:author="Brian Bohman" w:date="2022-11-10T19:02:00Z">
        <w:r w:rsidR="00A65238" w:rsidRPr="00A65238">
          <w:t>bulk-ESS and tail-ESS</w:t>
        </w:r>
      </w:ins>
      <w:ins w:id="1133" w:author="Brian Bohman" w:date="2022-11-10T19:19:00Z">
        <w:r w:rsidR="00D6124D">
          <w:t xml:space="preserve"> </w:t>
        </w:r>
      </w:ins>
      <w:ins w:id="1134" w:author="Brian Bohman" w:date="2022-11-10T19:20:00Z">
        <w:r w:rsidR="00D6124D">
          <w:t>values</w:t>
        </w:r>
      </w:ins>
      <w:ins w:id="1135" w:author="Brian Bohman" w:date="2022-11-10T19:02:00Z">
        <w:r w:rsidR="00A65238" w:rsidRPr="00A65238">
          <w:t xml:space="preserve"> </w:t>
        </w:r>
        <w:r w:rsidR="00A65238">
          <w:t>of</w:t>
        </w:r>
        <w:r w:rsidR="00A65238" w:rsidRPr="00A65238">
          <w:t xml:space="preserve"> at least 100</w:t>
        </w:r>
        <w:r w:rsidR="00A65238" w:rsidRPr="00A65238">
          <w:t xml:space="preserve"> </w:t>
        </w:r>
      </w:ins>
      <w:ins w:id="1136" w:author="Brian Bohman" w:date="2022-11-10T19:20:00Z">
        <w:r w:rsidR="00D6124D">
          <w:t xml:space="preserve">samples </w:t>
        </w:r>
      </w:ins>
      <w:ins w:id="1137" w:author="Brian Bohman" w:date="2022-11-10T19:02:00Z">
        <w:r w:rsidR="00A65238">
          <w:t xml:space="preserve">per chain </w:t>
        </w:r>
      </w:ins>
      <w:ins w:id="1138" w:author="Brian Bohman" w:date="2022-11-10T19:01:00Z">
        <w:r w:rsidR="00A65238">
          <w:t>(</w:t>
        </w:r>
      </w:ins>
      <w:proofErr w:type="spellStart"/>
      <w:ins w:id="1139" w:author="Brian Bohman" w:date="2022-11-10T19:03:00Z">
        <w:r w:rsidR="00A65238">
          <w:t>Vehtari</w:t>
        </w:r>
        <w:proofErr w:type="spellEnd"/>
        <w:r w:rsidR="00A65238">
          <w:t xml:space="preserve"> et </w:t>
        </w:r>
        <w:r w:rsidR="00A65238">
          <w:lastRenderedPageBreak/>
          <w:t>al.</w:t>
        </w:r>
      </w:ins>
      <w:ins w:id="1140" w:author="Brian Bohman" w:date="2022-11-10T19:01:00Z">
        <w:r w:rsidR="00A65238">
          <w:t>, 20</w:t>
        </w:r>
      </w:ins>
      <w:ins w:id="1141" w:author="Brian Bohman" w:date="2022-11-10T19:12:00Z">
        <w:r w:rsidR="002966A1">
          <w:t>21</w:t>
        </w:r>
      </w:ins>
      <w:ins w:id="1142" w:author="Brian Bohman" w:date="2022-11-10T19:01:00Z">
        <w:r w:rsidR="00A65238">
          <w:t>)</w:t>
        </w:r>
      </w:ins>
      <w:r>
        <w:t>. The priors for this model were chosen based on expert knowledge (i.e., previously reported values), empirical observations (i.e., summary values from the data set)</w:t>
      </w:r>
      <w:ins w:id="1143" w:author="Brian Bohman" w:date="2022-11-10T18:38:00Z">
        <w:r w:rsidR="00B42A13">
          <w:t>, and inspe</w:t>
        </w:r>
      </w:ins>
      <w:ins w:id="1144" w:author="Brian Bohman" w:date="2022-11-10T18:39:00Z">
        <w:r w:rsidR="00B42A13">
          <w:t xml:space="preserve">ction of </w:t>
        </w:r>
      </w:ins>
      <w:del w:id="1145" w:author="Brian Bohman" w:date="2022-11-10T17:38:00Z">
        <w:r w:rsidDel="009753E1">
          <w:delText>, and</w:delText>
        </w:r>
      </w:del>
      <w:del w:id="1146" w:author="Brian Bohman" w:date="2022-11-10T18:39:00Z">
        <w:r w:rsidDel="00B42A13">
          <w:delText xml:space="preserve"> </w:delText>
        </w:r>
      </w:del>
      <w:r>
        <w:t>the joint prior predictive distribution</w:t>
      </w:r>
      <w:ins w:id="1147" w:author="Brian Bohman" w:date="2022-11-10T18:41:00Z">
        <w:r w:rsidR="00B42A13">
          <w:t>. Evaluating the joint prior predictive distribution</w:t>
        </w:r>
      </w:ins>
      <w:ins w:id="1148" w:author="Brian Bohman" w:date="2022-11-10T18:40:00Z">
        <w:r w:rsidR="00B42A13">
          <w:t xml:space="preserve"> is particularly important for hyperparameters dealing with the standard deviation between groups in a hierarchical model due to the propagation of </w:t>
        </w:r>
      </w:ins>
      <w:ins w:id="1149" w:author="Brian Bohman" w:date="2022-11-10T18:41:00Z">
        <w:r w:rsidR="00B42A13">
          <w:t>variance</w:t>
        </w:r>
      </w:ins>
      <w:ins w:id="1150" w:author="Brian Bohman" w:date="2022-11-10T18:40:00Z">
        <w:r w:rsidR="00B42A13">
          <w:t xml:space="preserve"> throughout model levels.</w:t>
        </w:r>
      </w:ins>
      <w:ins w:id="1151" w:author="Brian Bohman" w:date="2022-11-10T18:41:00Z">
        <w:r w:rsidR="00B42A13">
          <w:t xml:space="preserve"> </w:t>
        </w:r>
      </w:ins>
      <w:del w:id="1152" w:author="Brian Bohman" w:date="2022-11-10T17:53:00Z">
        <w:r w:rsidDel="00940DC4">
          <w:delText xml:space="preserve"> </w:delText>
        </w:r>
      </w:del>
      <w:del w:id="1153" w:author="Brian Bohman" w:date="2022-11-10T17:39:00Z">
        <w:r w:rsidDel="009753E1">
          <w:delText xml:space="preserve">(i.e., </w:delText>
        </w:r>
      </w:del>
      <w:ins w:id="1154" w:author="Brian Bohman" w:date="2022-11-10T18:11:00Z">
        <w:r w:rsidR="009643F5">
          <w:t>I</w:t>
        </w:r>
      </w:ins>
      <w:del w:id="1155" w:author="Brian Bohman" w:date="2022-11-10T18:11:00Z">
        <w:r w:rsidDel="009643F5">
          <w:delText>i</w:delText>
        </w:r>
      </w:del>
      <w:r>
        <w:t>f a set of relatively uninformative priors led to biologically or physically impossible predictions</w:t>
      </w:r>
      <w:ins w:id="1156" w:author="Brian Bohman" w:date="2022-11-10T18:44:00Z">
        <w:r w:rsidR="00852CBB">
          <w:t xml:space="preserve"> which prevented model convergence</w:t>
        </w:r>
      </w:ins>
      <w:r>
        <w:t>,</w:t>
      </w:r>
      <w:ins w:id="1157" w:author="Brian Bohman" w:date="2022-11-10T17:39:00Z">
        <w:r w:rsidR="009753E1">
          <w:t xml:space="preserve"> </w:t>
        </w:r>
      </w:ins>
      <w:del w:id="1158" w:author="Brian Bohman" w:date="2022-11-10T18:07:00Z">
        <w:r w:rsidDel="009643F5">
          <w:delText xml:space="preserve"> </w:delText>
        </w:r>
      </w:del>
      <w:r>
        <w:t>the prior ranges were narrowed</w:t>
      </w:r>
      <w:del w:id="1159" w:author="Brian Bohman" w:date="2022-11-10T17:39:00Z">
        <w:r w:rsidDel="009753E1">
          <w:delText>)</w:delText>
        </w:r>
      </w:del>
      <w:r>
        <w:t xml:space="preserve"> </w:t>
      </w:r>
      <w:r>
        <w:rPr>
          <w:noProof/>
        </w:rPr>
        <w:t>(Schad et al., 2021)</w:t>
      </w:r>
      <w:r>
        <w:t>.</w:t>
      </w:r>
      <w:del w:id="1160" w:author="Brian Bohman" w:date="2022-11-10T17:42:00Z">
        <w:r w:rsidDel="00125B23">
          <w:delText xml:space="preserve"> </w:delText>
        </w:r>
      </w:del>
      <w:ins w:id="1161" w:author="Brian Bohman" w:date="2022-11-10T17:36:00Z">
        <w:r w:rsidR="009753E1">
          <w:t xml:space="preserve"> </w:t>
        </w:r>
      </w:ins>
      <w:ins w:id="1162" w:author="Brian Bohman" w:date="2022-11-10T18:11:00Z">
        <w:r w:rsidR="009643F5">
          <w:t xml:space="preserve">In particular, </w:t>
        </w:r>
      </w:ins>
      <w:ins w:id="1163" w:author="Brian Bohman" w:date="2022-11-10T18:16:00Z">
        <w:r w:rsidR="008B41A6">
          <w:t xml:space="preserve">a </w:t>
        </w:r>
      </w:ins>
      <w:ins w:id="1164" w:author="Brian Bohman" w:date="2022-11-10T18:12:00Z">
        <w:r w:rsidR="009643F5">
          <w:t xml:space="preserve">positive </w:t>
        </w:r>
      </w:ins>
      <w:ins w:id="1165" w:author="Brian Bohman" w:date="2022-11-10T18:15:00Z">
        <w:r w:rsidR="008B41A6">
          <w:t xml:space="preserve">value for </w:t>
        </w:r>
      </w:ins>
      <w:ins w:id="1166" w:author="Brian Bohman" w:date="2022-11-10T18:11:00Z">
        <w:r w:rsidR="009643F5">
          <w:rPr>
            <w:i/>
            <w:iCs/>
          </w:rPr>
          <w:t>S</w:t>
        </w:r>
        <w:r w:rsidR="009643F5" w:rsidRPr="007A7DE7">
          <w:t xml:space="preserve"> </w:t>
        </w:r>
      </w:ins>
      <w:ins w:id="1167" w:author="Brian Bohman" w:date="2022-11-10T18:18:00Z">
        <w:r w:rsidR="008B41A6">
          <w:t>is</w:t>
        </w:r>
      </w:ins>
      <w:ins w:id="1168" w:author="Brian Bohman" w:date="2022-11-10T18:14:00Z">
        <w:r w:rsidR="008B41A6">
          <w:t xml:space="preserve"> required to</w:t>
        </w:r>
      </w:ins>
      <w:ins w:id="1169" w:author="Brian Bohman" w:date="2022-11-10T18:13:00Z">
        <w:r w:rsidR="008B41A6">
          <w:t xml:space="preserve"> </w:t>
        </w:r>
      </w:ins>
      <w:ins w:id="1170" w:author="Brian Bohman" w:date="2022-11-10T18:15:00Z">
        <w:r w:rsidR="008B41A6">
          <w:t xml:space="preserve">represent </w:t>
        </w:r>
      </w:ins>
      <w:ins w:id="1171" w:author="Brian Bohman" w:date="2022-11-10T18:17:00Z">
        <w:r w:rsidR="008B41A6">
          <w:t xml:space="preserve">the </w:t>
        </w:r>
      </w:ins>
      <w:ins w:id="1172" w:author="Brian Bohman" w:date="2022-11-10T18:20:00Z">
        <w:r w:rsidR="00753F2F">
          <w:t xml:space="preserve">positive </w:t>
        </w:r>
      </w:ins>
      <w:ins w:id="1173" w:author="Brian Bohman" w:date="2022-11-10T18:21:00Z">
        <w:r w:rsidR="00753F2F">
          <w:t xml:space="preserve">physiological </w:t>
        </w:r>
      </w:ins>
      <w:ins w:id="1174" w:author="Brian Bohman" w:date="2022-11-10T18:20:00Z">
        <w:r w:rsidR="00753F2F">
          <w:t>relationship between W and %</w:t>
        </w:r>
        <w:proofErr w:type="spellStart"/>
        <w:r w:rsidR="00753F2F">
          <w:t>N</w:t>
        </w:r>
      </w:ins>
      <w:ins w:id="1175" w:author="Brian Bohman" w:date="2022-11-10T18:35:00Z">
        <w:r w:rsidR="00B42A13">
          <w:rPr>
            <w:vertAlign w:val="subscript"/>
          </w:rPr>
          <w:t>Plant</w:t>
        </w:r>
      </w:ins>
      <w:proofErr w:type="spellEnd"/>
      <w:ins w:id="1176" w:author="Brian Bohman" w:date="2022-11-10T18:15:00Z">
        <w:r w:rsidR="008B41A6">
          <w:t xml:space="preserve"> </w:t>
        </w:r>
      </w:ins>
      <w:ins w:id="1177" w:author="Brian Bohman" w:date="2022-11-10T18:11:00Z">
        <w:r w:rsidR="009643F5">
          <w:t xml:space="preserve">(i.e., </w:t>
        </w:r>
      </w:ins>
      <w:ins w:id="1178" w:author="Brian Bohman" w:date="2022-11-10T18:14:00Z">
        <w:r w:rsidR="008B41A6">
          <w:t xml:space="preserve">linear-plateau curve where </w:t>
        </w:r>
      </w:ins>
      <w:ins w:id="1179" w:author="Brian Bohman" w:date="2022-11-10T18:11:00Z">
        <w:r w:rsidR="009643F5">
          <w:t>W increases as %</w:t>
        </w:r>
        <w:proofErr w:type="spellStart"/>
        <w:r w:rsidR="009643F5">
          <w:t>N</w:t>
        </w:r>
      </w:ins>
      <w:ins w:id="1180" w:author="Brian Bohman" w:date="2022-11-10T18:35:00Z">
        <w:r w:rsidR="00B42A13">
          <w:rPr>
            <w:vertAlign w:val="subscript"/>
          </w:rPr>
          <w:t>Plant</w:t>
        </w:r>
      </w:ins>
      <w:proofErr w:type="spellEnd"/>
      <w:ins w:id="1181" w:author="Brian Bohman" w:date="2022-11-10T18:34:00Z">
        <w:r w:rsidR="00400A19">
          <w:t xml:space="preserve"> up to </w:t>
        </w:r>
        <w:proofErr w:type="spellStart"/>
        <w:r w:rsidR="00B42A13">
          <w:t>W</w:t>
        </w:r>
        <w:r w:rsidR="00B42A13">
          <w:rPr>
            <w:vertAlign w:val="subscript"/>
          </w:rPr>
          <w:t>max</w:t>
        </w:r>
        <w:proofErr w:type="spellEnd"/>
        <w:r w:rsidR="00B42A13">
          <w:t xml:space="preserve"> at %N</w:t>
        </w:r>
      </w:ins>
      <w:ins w:id="1182" w:author="Brian Bohman" w:date="2022-11-10T18:35:00Z">
        <w:r w:rsidR="00B42A13">
          <w:rPr>
            <w:vertAlign w:val="subscript"/>
          </w:rPr>
          <w:t>c</w:t>
        </w:r>
      </w:ins>
      <w:ins w:id="1183" w:author="Brian Bohman" w:date="2022-11-10T18:11:00Z">
        <w:r w:rsidR="009643F5">
          <w:t xml:space="preserve">). Similarly, having non-positive value for </w:t>
        </w:r>
        <w:proofErr w:type="spellStart"/>
        <w:r w:rsidR="009643F5">
          <w:rPr>
            <w:i/>
            <w:iCs/>
          </w:rPr>
          <w:t>W</w:t>
        </w:r>
        <w:r w:rsidR="009643F5">
          <w:rPr>
            <w:i/>
            <w:iCs/>
            <w:vertAlign w:val="subscript"/>
          </w:rPr>
          <w:t>max</w:t>
        </w:r>
        <w:proofErr w:type="spellEnd"/>
        <w:r w:rsidR="009643F5">
          <w:t xml:space="preserve"> is physically impossible.</w:t>
        </w:r>
      </w:ins>
      <w:ins w:id="1184" w:author="Brian Bohman" w:date="2022-11-10T18:19:00Z">
        <w:r w:rsidR="00F52C09">
          <w:t xml:space="preserve"> </w:t>
        </w:r>
      </w:ins>
      <w:del w:id="1185" w:author="Brian Bohman" w:date="2022-11-10T18:40:00Z">
        <w:r w:rsidDel="00B42A13">
          <w:delText xml:space="preserve">This is particularly important for hyperparameters dealing with the standard deviation between groups in a hierarchical model. </w:delText>
        </w:r>
      </w:del>
      <w:r>
        <w:t xml:space="preserve">A summary of the prior values used in this model is given </w:t>
      </w:r>
      <w:r w:rsidRPr="00DA5F05">
        <w:t>below (</w:t>
      </w:r>
      <w:r w:rsidR="00E62DC7">
        <w:t xml:space="preserve">Table </w:t>
      </w:r>
      <w:ins w:id="1186" w:author="Brian Bohman" w:date="2022-11-10T07:01:00Z">
        <w:r w:rsidR="003E7BA7">
          <w:t>4</w:t>
        </w:r>
      </w:ins>
      <w:del w:id="1187" w:author="Brian Bohman" w:date="2022-11-10T07:01:00Z">
        <w:r w:rsidR="00E62DC7" w:rsidDel="003E7BA7">
          <w:delText>6</w:delText>
        </w:r>
      </w:del>
      <w:r w:rsidRPr="00DA5F05">
        <w:t>).</w:t>
      </w:r>
    </w:p>
    <w:p w14:paraId="489BD505" w14:textId="77777777" w:rsidR="00224233" w:rsidRDefault="00224233" w:rsidP="009110E9">
      <w:pPr>
        <w:pStyle w:val="Body"/>
        <w:pPrChange w:id="1188" w:author="Brian Bohman" w:date="2022-11-09T10:11: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914A0F">
        <w:trPr>
          <w:trHeight w:val="288"/>
        </w:trPr>
        <w:tc>
          <w:tcPr>
            <w:tcW w:w="7920" w:type="dxa"/>
            <w:gridSpan w:val="4"/>
            <w:tcBorders>
              <w:top w:val="nil"/>
              <w:left w:val="nil"/>
              <w:bottom w:val="single" w:sz="4" w:space="0" w:color="auto"/>
              <w:right w:val="nil"/>
            </w:tcBorders>
            <w:vAlign w:val="center"/>
          </w:tcPr>
          <w:p w14:paraId="26E2B161" w14:textId="527BF406" w:rsidR="00224233" w:rsidRPr="005C175D" w:rsidRDefault="00224233" w:rsidP="00914A0F">
            <w:pPr>
              <w:pStyle w:val="TableCaption"/>
              <w:rPr>
                <w:bCs/>
              </w:rPr>
            </w:pPr>
            <w:bookmarkStart w:id="1189" w:name="_Ref78280131"/>
            <w:bookmarkStart w:id="1190" w:name="_Toc78909890"/>
            <w:bookmarkStart w:id="1191" w:name="_Toc80706206"/>
            <w:r w:rsidRPr="00CA2246">
              <w:rPr>
                <w:bCs/>
              </w:rPr>
              <w:t xml:space="preserve">Table </w:t>
            </w:r>
            <w:del w:id="1192" w:author="Brian Bohman" w:date="2022-11-10T07:01:00Z">
              <w:r w:rsidRPr="00CA2246" w:rsidDel="003E7BA7">
                <w:rPr>
                  <w:bCs/>
                </w:rPr>
                <w:fldChar w:fldCharType="begin"/>
              </w:r>
              <w:r w:rsidRPr="00CA2246" w:rsidDel="003E7BA7">
                <w:rPr>
                  <w:bCs/>
                </w:rPr>
                <w:delInstrText xml:space="preserve"> SEQ Table \* ARABIC </w:delInstrText>
              </w:r>
              <w:r w:rsidDel="003E7BA7">
                <w:rPr>
                  <w:bCs/>
                </w:rPr>
                <w:delInstrText xml:space="preserve">\s 1 </w:delInstrText>
              </w:r>
              <w:r w:rsidRPr="00CA2246" w:rsidDel="003E7BA7">
                <w:rPr>
                  <w:bCs/>
                </w:rPr>
                <w:fldChar w:fldCharType="separate"/>
              </w:r>
              <w:r w:rsidDel="003E7BA7">
                <w:rPr>
                  <w:bCs/>
                  <w:noProof/>
                </w:rPr>
                <w:delText>6</w:delText>
              </w:r>
              <w:r w:rsidRPr="00CA2246" w:rsidDel="003E7BA7">
                <w:rPr>
                  <w:bCs/>
                </w:rPr>
                <w:fldChar w:fldCharType="end"/>
              </w:r>
            </w:del>
            <w:bookmarkEnd w:id="1189"/>
            <w:ins w:id="1193" w:author="Brian Bohman" w:date="2022-11-10T07:01:00Z">
              <w:r w:rsidR="003E7BA7">
                <w:rPr>
                  <w:bCs/>
                </w:rPr>
                <w:t>4</w:t>
              </w:r>
            </w:ins>
            <w:r w:rsidRPr="00CA2246">
              <w:rPr>
                <w:bCs/>
              </w:rPr>
              <w:t>.</w:t>
            </w:r>
            <w:r w:rsidRPr="00800481">
              <w:rPr>
                <w:b w:val="0"/>
              </w:rPr>
              <w:t xml:space="preserve"> Priors used in fitting the hierarchical Bayesian model with </w:t>
            </w:r>
            <w:r w:rsidRPr="006B20A6">
              <w:rPr>
                <w:b w:val="0"/>
                <w:i/>
                <w:iCs/>
                <w:rPrChange w:id="1194" w:author="Brian Bohman" w:date="2022-11-10T18:47:00Z">
                  <w:rPr>
                    <w:b w:val="0"/>
                  </w:rPr>
                </w:rPrChange>
              </w:rPr>
              <w:t>brms</w:t>
            </w:r>
            <w:r w:rsidRPr="00800481">
              <w:rPr>
                <w:b w:val="0"/>
              </w:rPr>
              <w:t>.</w:t>
            </w:r>
            <w:bookmarkEnd w:id="1190"/>
            <w:bookmarkEnd w:id="1191"/>
          </w:p>
        </w:tc>
      </w:tr>
      <w:tr w:rsidR="00224233" w:rsidRPr="00272CE4" w14:paraId="1C2FB8A3" w14:textId="77777777" w:rsidTr="00914A0F">
        <w:tc>
          <w:tcPr>
            <w:tcW w:w="2160" w:type="dxa"/>
            <w:vMerge w:val="restart"/>
            <w:tcBorders>
              <w:top w:val="single" w:sz="4" w:space="0" w:color="auto"/>
              <w:left w:val="nil"/>
              <w:right w:val="nil"/>
            </w:tcBorders>
            <w:vAlign w:val="center"/>
          </w:tcPr>
          <w:p w14:paraId="73B5D69B" w14:textId="77777777" w:rsidR="00224233" w:rsidRPr="00935460" w:rsidRDefault="00224233" w:rsidP="00914A0F">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914A0F">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914A0F">
            <w:pPr>
              <w:pStyle w:val="TableBody"/>
              <w:jc w:val="center"/>
              <w:rPr>
                <w:b/>
                <w:bCs/>
              </w:rPr>
            </w:pPr>
            <w:r w:rsidRPr="00935460">
              <w:rPr>
                <w:b/>
                <w:bCs/>
              </w:rPr>
              <w:t>Bounds</w:t>
            </w:r>
          </w:p>
        </w:tc>
      </w:tr>
      <w:tr w:rsidR="00224233" w:rsidRPr="00272CE4" w14:paraId="40043575" w14:textId="77777777" w:rsidTr="00914A0F">
        <w:tc>
          <w:tcPr>
            <w:tcW w:w="2160" w:type="dxa"/>
            <w:vMerge/>
            <w:tcBorders>
              <w:left w:val="nil"/>
              <w:bottom w:val="single" w:sz="4" w:space="0" w:color="auto"/>
              <w:right w:val="nil"/>
            </w:tcBorders>
            <w:vAlign w:val="center"/>
            <w:hideMark/>
          </w:tcPr>
          <w:p w14:paraId="6DCB0520" w14:textId="77777777" w:rsidR="00224233" w:rsidRPr="00935460" w:rsidRDefault="00224233" w:rsidP="00914A0F">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914A0F">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914A0F">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914A0F">
            <w:pPr>
              <w:pStyle w:val="TableBody"/>
              <w:jc w:val="center"/>
              <w:rPr>
                <w:b/>
                <w:bCs/>
              </w:rPr>
            </w:pPr>
            <w:r w:rsidRPr="00935460">
              <w:rPr>
                <w:b/>
                <w:bCs/>
              </w:rPr>
              <w:t>Upper</w:t>
            </w:r>
          </w:p>
        </w:tc>
      </w:tr>
      <w:tr w:rsidR="00224233" w:rsidRPr="00272CE4" w14:paraId="32654964" w14:textId="77777777" w:rsidTr="00914A0F">
        <w:tc>
          <w:tcPr>
            <w:tcW w:w="2160" w:type="dxa"/>
            <w:tcBorders>
              <w:top w:val="nil"/>
              <w:left w:val="nil"/>
              <w:bottom w:val="nil"/>
              <w:right w:val="nil"/>
            </w:tcBorders>
            <w:vAlign w:val="center"/>
            <w:hideMark/>
          </w:tcPr>
          <w:p w14:paraId="7C838F69" w14:textId="77777777" w:rsidR="00224233" w:rsidRPr="00272CE4" w:rsidRDefault="00224233" w:rsidP="00914A0F">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914A0F">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914A0F">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914A0F">
            <w:pPr>
              <w:pStyle w:val="TableBody"/>
              <w:jc w:val="center"/>
            </w:pPr>
            <w:r w:rsidRPr="00272CE4">
              <w:t>∞</w:t>
            </w:r>
          </w:p>
        </w:tc>
      </w:tr>
      <w:tr w:rsidR="00224233" w:rsidRPr="00272CE4" w14:paraId="0667B78F" w14:textId="77777777" w:rsidTr="00914A0F">
        <w:tc>
          <w:tcPr>
            <w:tcW w:w="2160" w:type="dxa"/>
            <w:tcBorders>
              <w:top w:val="nil"/>
              <w:left w:val="nil"/>
              <w:bottom w:val="nil"/>
              <w:right w:val="nil"/>
            </w:tcBorders>
            <w:vAlign w:val="center"/>
          </w:tcPr>
          <w:p w14:paraId="72BD486F" w14:textId="77777777" w:rsidR="00224233" w:rsidRPr="00272CE4" w:rsidRDefault="00224233" w:rsidP="00914A0F">
            <w:pPr>
              <w:pStyle w:val="TableBody"/>
              <w:rPr>
                <w:i/>
                <w:iCs/>
              </w:rPr>
            </w:pPr>
            <w:r w:rsidRPr="00272CE4">
              <w:rPr>
                <w:i/>
                <w:iCs/>
              </w:rPr>
              <w:t>σ(</w:t>
            </w:r>
            <w:proofErr w:type="spellStart"/>
            <w:r w:rsidRPr="00272CE4">
              <w:rPr>
                <w:i/>
                <w:iCs/>
              </w:rPr>
              <w:t>a</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90B29F" w14:textId="77777777" w:rsidR="00224233" w:rsidRPr="00272CE4" w:rsidRDefault="00224233" w:rsidP="00914A0F">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914A0F">
            <w:pPr>
              <w:pStyle w:val="TableBody"/>
              <w:jc w:val="center"/>
            </w:pPr>
            <w:r w:rsidRPr="00272CE4">
              <w:t>∞</w:t>
            </w:r>
          </w:p>
        </w:tc>
      </w:tr>
      <w:tr w:rsidR="00224233" w:rsidRPr="00272CE4" w14:paraId="02C98931" w14:textId="77777777" w:rsidTr="00914A0F">
        <w:tc>
          <w:tcPr>
            <w:tcW w:w="2160" w:type="dxa"/>
            <w:tcBorders>
              <w:top w:val="nil"/>
              <w:left w:val="nil"/>
              <w:bottom w:val="dotted" w:sz="4" w:space="0" w:color="auto"/>
              <w:right w:val="nil"/>
            </w:tcBorders>
            <w:vAlign w:val="center"/>
          </w:tcPr>
          <w:p w14:paraId="53F99947" w14:textId="77777777" w:rsidR="00224233" w:rsidRPr="00272CE4" w:rsidRDefault="00224233" w:rsidP="00914A0F">
            <w:pPr>
              <w:pStyle w:val="TableBody"/>
              <w:rPr>
                <w:i/>
                <w:iCs/>
              </w:rPr>
            </w:pPr>
            <w:r w:rsidRPr="00272CE4">
              <w:rPr>
                <w:i/>
                <w:iCs/>
              </w:rPr>
              <w:t>σ(</w:t>
            </w:r>
            <w:proofErr w:type="spellStart"/>
            <w:proofErr w:type="gramStart"/>
            <w:r w:rsidRPr="00272CE4">
              <w:rPr>
                <w:i/>
                <w:iCs/>
              </w:rPr>
              <w:t>a</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914A0F">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914A0F">
            <w:pPr>
              <w:pStyle w:val="TableBody"/>
              <w:jc w:val="center"/>
            </w:pPr>
            <w:r w:rsidRPr="00272CE4">
              <w:t>∞</w:t>
            </w:r>
          </w:p>
        </w:tc>
      </w:tr>
      <w:tr w:rsidR="00224233" w:rsidRPr="00272CE4" w14:paraId="0889447C" w14:textId="77777777" w:rsidTr="00914A0F">
        <w:tc>
          <w:tcPr>
            <w:tcW w:w="2160" w:type="dxa"/>
            <w:tcBorders>
              <w:top w:val="dotted" w:sz="4" w:space="0" w:color="auto"/>
              <w:left w:val="nil"/>
              <w:bottom w:val="nil"/>
              <w:right w:val="nil"/>
            </w:tcBorders>
            <w:vAlign w:val="center"/>
          </w:tcPr>
          <w:p w14:paraId="08A0D7EC" w14:textId="77777777" w:rsidR="00224233" w:rsidRPr="00272CE4" w:rsidRDefault="00224233" w:rsidP="00914A0F">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914A0F">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914A0F">
            <w:pPr>
              <w:pStyle w:val="TableBody"/>
              <w:jc w:val="center"/>
            </w:pPr>
            <w:r w:rsidRPr="00272CE4">
              <w:t>1</w:t>
            </w:r>
          </w:p>
        </w:tc>
      </w:tr>
      <w:tr w:rsidR="00224233" w:rsidRPr="00272CE4" w14:paraId="04ECECB1" w14:textId="77777777" w:rsidTr="00914A0F">
        <w:tc>
          <w:tcPr>
            <w:tcW w:w="2160" w:type="dxa"/>
            <w:tcBorders>
              <w:top w:val="nil"/>
              <w:left w:val="nil"/>
              <w:bottom w:val="nil"/>
              <w:right w:val="nil"/>
            </w:tcBorders>
            <w:vAlign w:val="center"/>
          </w:tcPr>
          <w:p w14:paraId="151504C5" w14:textId="77777777" w:rsidR="00224233" w:rsidRPr="00272CE4" w:rsidRDefault="00224233" w:rsidP="00914A0F">
            <w:pPr>
              <w:pStyle w:val="TableBody"/>
              <w:rPr>
                <w:i/>
                <w:iCs/>
              </w:rPr>
            </w:pPr>
            <w:r w:rsidRPr="00272CE4">
              <w:rPr>
                <w:i/>
                <w:iCs/>
              </w:rPr>
              <w:t>σ(</w:t>
            </w:r>
            <w:proofErr w:type="spellStart"/>
            <w:r w:rsidRPr="00272CE4">
              <w:rPr>
                <w:i/>
                <w:iCs/>
              </w:rPr>
              <w:t>b</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64A420" w14:textId="77777777" w:rsidR="00224233" w:rsidRPr="00272CE4" w:rsidRDefault="00224233" w:rsidP="00914A0F">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914A0F">
            <w:pPr>
              <w:pStyle w:val="TableBody"/>
              <w:jc w:val="center"/>
            </w:pPr>
            <w:r w:rsidRPr="00272CE4">
              <w:t>∞</w:t>
            </w:r>
          </w:p>
        </w:tc>
      </w:tr>
      <w:tr w:rsidR="00224233" w:rsidRPr="00272CE4" w14:paraId="72A1E5EB" w14:textId="77777777" w:rsidTr="00914A0F">
        <w:tc>
          <w:tcPr>
            <w:tcW w:w="2160" w:type="dxa"/>
            <w:tcBorders>
              <w:top w:val="nil"/>
              <w:left w:val="nil"/>
              <w:bottom w:val="dotted" w:sz="4" w:space="0" w:color="auto"/>
              <w:right w:val="nil"/>
            </w:tcBorders>
            <w:vAlign w:val="center"/>
          </w:tcPr>
          <w:p w14:paraId="1040E4D9" w14:textId="77777777" w:rsidR="00224233" w:rsidRPr="00272CE4" w:rsidRDefault="00224233" w:rsidP="00914A0F">
            <w:pPr>
              <w:pStyle w:val="TableBody"/>
              <w:rPr>
                <w:i/>
                <w:iCs/>
              </w:rPr>
            </w:pPr>
            <w:r w:rsidRPr="00272CE4">
              <w:rPr>
                <w:i/>
                <w:iCs/>
              </w:rPr>
              <w:t>σ(</w:t>
            </w:r>
            <w:proofErr w:type="spellStart"/>
            <w:proofErr w:type="gramStart"/>
            <w:r w:rsidRPr="00272CE4">
              <w:rPr>
                <w:i/>
                <w:iCs/>
              </w:rPr>
              <w:t>b</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914A0F">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914A0F">
            <w:pPr>
              <w:pStyle w:val="TableBody"/>
              <w:jc w:val="center"/>
            </w:pPr>
            <w:r w:rsidRPr="00272CE4">
              <w:t>∞</w:t>
            </w:r>
          </w:p>
        </w:tc>
      </w:tr>
      <w:tr w:rsidR="00224233" w:rsidRPr="00272CE4" w14:paraId="52EC389F" w14:textId="77777777" w:rsidTr="00914A0F">
        <w:tc>
          <w:tcPr>
            <w:tcW w:w="2160" w:type="dxa"/>
            <w:tcBorders>
              <w:top w:val="dotted" w:sz="4" w:space="0" w:color="auto"/>
              <w:left w:val="nil"/>
              <w:bottom w:val="nil"/>
              <w:right w:val="nil"/>
            </w:tcBorders>
            <w:vAlign w:val="center"/>
          </w:tcPr>
          <w:p w14:paraId="47FE511F" w14:textId="77777777" w:rsidR="00224233" w:rsidRPr="00272CE4" w:rsidRDefault="00224233" w:rsidP="00914A0F">
            <w:pPr>
              <w:pStyle w:val="TableBody"/>
              <w:rPr>
                <w:i/>
                <w:iCs/>
              </w:rPr>
            </w:pPr>
            <w:proofErr w:type="spellStart"/>
            <w:r w:rsidRPr="00272CE4">
              <w:rPr>
                <w:i/>
                <w:iCs/>
              </w:rPr>
              <w:t>W</w:t>
            </w:r>
            <w:r w:rsidRPr="009643F5">
              <w:rPr>
                <w:i/>
                <w:iCs/>
                <w:vertAlign w:val="subscript"/>
                <w:rPrChange w:id="1195" w:author="Brian Bohman" w:date="2022-11-10T18:05:00Z">
                  <w:rPr>
                    <w:i/>
                    <w:iCs/>
                  </w:rPr>
                </w:rPrChange>
              </w:rPr>
              <w:t>max</w:t>
            </w:r>
            <w:proofErr w:type="spellEnd"/>
          </w:p>
        </w:tc>
        <w:tc>
          <w:tcPr>
            <w:tcW w:w="3456" w:type="dxa"/>
            <w:tcBorders>
              <w:top w:val="dotted" w:sz="4" w:space="0" w:color="auto"/>
              <w:left w:val="nil"/>
              <w:bottom w:val="nil"/>
              <w:right w:val="nil"/>
            </w:tcBorders>
          </w:tcPr>
          <w:p w14:paraId="027AE9B5" w14:textId="77777777" w:rsidR="00224233" w:rsidRPr="00272CE4" w:rsidRDefault="00224233" w:rsidP="00914A0F">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914A0F">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914A0F">
            <w:pPr>
              <w:pStyle w:val="TableBody"/>
              <w:jc w:val="center"/>
            </w:pPr>
            <w:r w:rsidRPr="00272CE4">
              <w:t>∞</w:t>
            </w:r>
          </w:p>
        </w:tc>
      </w:tr>
      <w:tr w:rsidR="00224233" w:rsidRPr="00272CE4" w14:paraId="369EB386" w14:textId="77777777" w:rsidTr="00914A0F">
        <w:tc>
          <w:tcPr>
            <w:tcW w:w="2160" w:type="dxa"/>
            <w:tcBorders>
              <w:top w:val="nil"/>
              <w:left w:val="nil"/>
              <w:bottom w:val="dotted" w:sz="4" w:space="0" w:color="auto"/>
              <w:right w:val="nil"/>
            </w:tcBorders>
            <w:vAlign w:val="center"/>
          </w:tcPr>
          <w:p w14:paraId="4B45126A" w14:textId="3924779E" w:rsidR="00224233" w:rsidRPr="00272CE4" w:rsidRDefault="00224233" w:rsidP="00914A0F">
            <w:pPr>
              <w:pStyle w:val="TableBody"/>
              <w:rPr>
                <w:i/>
                <w:iCs/>
              </w:rPr>
            </w:pPr>
            <w:r w:rsidRPr="00272CE4">
              <w:rPr>
                <w:i/>
                <w:iCs/>
              </w:rPr>
              <w:t>σ(</w:t>
            </w:r>
            <w:proofErr w:type="spellStart"/>
            <w:proofErr w:type="gramStart"/>
            <w:r w:rsidRPr="00272CE4">
              <w:rPr>
                <w:i/>
                <w:iCs/>
              </w:rPr>
              <w:t>W</w:t>
            </w:r>
            <w:r w:rsidRPr="009643F5">
              <w:rPr>
                <w:i/>
                <w:iCs/>
                <w:vertAlign w:val="subscript"/>
                <w:rPrChange w:id="1196" w:author="Brian Bohman" w:date="2022-11-10T18:05:00Z">
                  <w:rPr>
                    <w:i/>
                    <w:iCs/>
                  </w:rPr>
                </w:rPrChange>
              </w:rPr>
              <w:t>max</w:t>
            </w:r>
            <w:ins w:id="1197" w:author="Brian Bohman" w:date="2022-11-10T18:05:00Z">
              <w:r w:rsidR="009643F5">
                <w:rPr>
                  <w:i/>
                  <w:iCs/>
                  <w:vertAlign w:val="subscript"/>
                </w:rPr>
                <w:t>,</w:t>
              </w:r>
            </w:ins>
            <w:r w:rsidRPr="00272CE4">
              <w:rPr>
                <w:i/>
                <w:iCs/>
                <w:vertAlign w:val="subscript"/>
              </w:rPr>
              <w:t>index</w:t>
            </w:r>
            <w:proofErr w:type="spellEnd"/>
            <w:proofErr w:type="gramEnd"/>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914A0F">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914A0F">
            <w:pPr>
              <w:pStyle w:val="TableBody"/>
              <w:jc w:val="center"/>
            </w:pPr>
            <w:r w:rsidRPr="00272CE4">
              <w:t>∞</w:t>
            </w:r>
          </w:p>
        </w:tc>
      </w:tr>
      <w:tr w:rsidR="00224233" w:rsidRPr="00272CE4" w14:paraId="1AD2A233" w14:textId="77777777" w:rsidTr="00914A0F">
        <w:tc>
          <w:tcPr>
            <w:tcW w:w="2160" w:type="dxa"/>
            <w:tcBorders>
              <w:top w:val="dotted" w:sz="4" w:space="0" w:color="auto"/>
              <w:left w:val="nil"/>
              <w:bottom w:val="nil"/>
              <w:right w:val="nil"/>
            </w:tcBorders>
            <w:vAlign w:val="center"/>
          </w:tcPr>
          <w:p w14:paraId="0159ED95" w14:textId="77777777" w:rsidR="00224233" w:rsidRPr="00272CE4" w:rsidRDefault="00224233" w:rsidP="00914A0F">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914A0F">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914A0F">
            <w:pPr>
              <w:pStyle w:val="TableBody"/>
              <w:jc w:val="center"/>
            </w:pPr>
            <w:r w:rsidRPr="00272CE4">
              <w:t>∞</w:t>
            </w:r>
          </w:p>
        </w:tc>
      </w:tr>
      <w:tr w:rsidR="00224233" w:rsidRPr="00272CE4" w14:paraId="033D1F13" w14:textId="77777777" w:rsidTr="00914A0F">
        <w:tc>
          <w:tcPr>
            <w:tcW w:w="2160" w:type="dxa"/>
            <w:tcBorders>
              <w:top w:val="nil"/>
              <w:left w:val="nil"/>
              <w:bottom w:val="dotted" w:sz="4" w:space="0" w:color="auto"/>
              <w:right w:val="nil"/>
            </w:tcBorders>
            <w:vAlign w:val="center"/>
          </w:tcPr>
          <w:p w14:paraId="1DA535FA" w14:textId="77777777" w:rsidR="00224233" w:rsidRPr="00272CE4" w:rsidRDefault="00224233" w:rsidP="00914A0F">
            <w:pPr>
              <w:pStyle w:val="TableBody"/>
              <w:rPr>
                <w:i/>
                <w:iCs/>
              </w:rPr>
            </w:pPr>
            <w:r w:rsidRPr="00272CE4">
              <w:rPr>
                <w:i/>
                <w:iCs/>
              </w:rPr>
              <w:t>σ(</w:t>
            </w:r>
            <w:proofErr w:type="spellStart"/>
            <w:r w:rsidRPr="00272CE4">
              <w:rPr>
                <w:i/>
                <w:iCs/>
              </w:rPr>
              <w:t>S</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914A0F">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914A0F">
            <w:pPr>
              <w:pStyle w:val="TableBody"/>
              <w:jc w:val="center"/>
            </w:pPr>
            <w:r w:rsidRPr="00272CE4">
              <w:t>∞</w:t>
            </w:r>
          </w:p>
        </w:tc>
      </w:tr>
      <w:tr w:rsidR="00224233" w:rsidRPr="00272CE4" w14:paraId="4835A8DF" w14:textId="77777777" w:rsidTr="00914A0F">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914A0F">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914A0F">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914A0F">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914A0F">
            <w:pPr>
              <w:pStyle w:val="TableBody"/>
              <w:jc w:val="center"/>
            </w:pPr>
            <w:r w:rsidRPr="00272CE4">
              <w:t>∞</w:t>
            </w:r>
          </w:p>
        </w:tc>
      </w:tr>
    </w:tbl>
    <w:p w14:paraId="4D9C3BB1" w14:textId="77777777" w:rsidR="00224233" w:rsidRDefault="00224233" w:rsidP="00224233"/>
    <w:p w14:paraId="7CDE2659" w14:textId="77777777" w:rsidR="009F018B" w:rsidRDefault="009F018B" w:rsidP="00E072BF">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11" w:history="1">
        <w:r>
          <w:rPr>
            <w:rStyle w:val="Hyperlink"/>
            <w:rFonts w:eastAsiaTheme="majorEastAsia"/>
          </w:rPr>
          <w:t>https://github.com/bohm0072/bayesian-cndc-potato</w:t>
        </w:r>
      </w:hyperlink>
      <w:r w:rsidRPr="002C76A7">
        <w:rPr>
          <w:lang w:bidi="en-US"/>
        </w:rPr>
        <w:t xml:space="preserve">). The </w:t>
      </w:r>
      <w:proofErr w:type="spellStart"/>
      <w:r w:rsidRPr="002C76A7">
        <w:rPr>
          <w:i/>
          <w:iCs/>
          <w:lang w:bidi="en-US"/>
        </w:rPr>
        <w:t>renv</w:t>
      </w:r>
      <w:proofErr w:type="spellEnd"/>
      <w:r w:rsidRPr="002C76A7">
        <w:rPr>
          <w:lang w:bidi="en-US"/>
        </w:rPr>
        <w:t xml:space="preserve"> package (</w:t>
      </w:r>
      <w:proofErr w:type="spellStart"/>
      <w:r w:rsidRPr="002C76A7">
        <w:rPr>
          <w:lang w:bidi="en-US"/>
        </w:rPr>
        <w:t>Ushey</w:t>
      </w:r>
      <w:proofErr w:type="spellEnd"/>
      <w:r w:rsidRPr="002C76A7">
        <w:rPr>
          <w:lang w:bidi="en-US"/>
        </w:rPr>
        <w:t>, 2021) was used to document the computing environment utilized while conducting this analysis to ensure code portability and reproducibility.</w:t>
      </w:r>
    </w:p>
    <w:p w14:paraId="717217DE" w14:textId="77777777" w:rsidR="009F018B" w:rsidRPr="007B5033" w:rsidRDefault="009F018B" w:rsidP="009F018B">
      <w:pPr>
        <w:pStyle w:val="Heading2"/>
        <w:ind w:left="576" w:hanging="576"/>
      </w:pPr>
      <w:r w:rsidRPr="007B5033">
        <w:t>Evaluating Uncertainty</w:t>
      </w:r>
    </w:p>
    <w:p w14:paraId="410AA373" w14:textId="77777777" w:rsidR="009F018B" w:rsidRPr="007B5033" w:rsidRDefault="009F018B" w:rsidP="009F018B">
      <w:pPr>
        <w:pStyle w:val="Heading3"/>
        <w:ind w:left="720" w:hanging="720"/>
      </w:pPr>
      <w:r w:rsidRPr="007B5033">
        <w:lastRenderedPageBreak/>
        <w:t>Critical N Dilution Curve Parameter Uncertainty</w:t>
      </w:r>
    </w:p>
    <w:p w14:paraId="502D39BC" w14:textId="77777777" w:rsidR="009F018B" w:rsidRDefault="009F018B" w:rsidP="00E072BF">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proofErr w:type="spellStart"/>
      <w:proofErr w:type="gramStart"/>
      <w:r w:rsidRPr="00541460">
        <w:rPr>
          <w:i/>
          <w:iCs/>
        </w:rPr>
        <w:t>location:variety</w:t>
      </w:r>
      <w:proofErr w:type="spellEnd"/>
      <w:proofErr w:type="gramEnd"/>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proofErr w:type="spellStart"/>
      <w:proofErr w:type="gramStart"/>
      <w:r w:rsidRPr="00541460">
        <w:rPr>
          <w:i/>
          <w:iCs/>
        </w:rPr>
        <w:t>location:variety</w:t>
      </w:r>
      <w:proofErr w:type="spellEnd"/>
      <w:proofErr w:type="gramEnd"/>
      <w:r>
        <w:t xml:space="preserve"> using the fitted parameter values at the level of the individual draws.</w:t>
      </w:r>
    </w:p>
    <w:p w14:paraId="720CBBA8" w14:textId="77777777" w:rsidR="009F018B" w:rsidRDefault="009F018B" w:rsidP="009F018B">
      <w:pPr>
        <w:pStyle w:val="Heading3"/>
        <w:ind w:left="720" w:hanging="720"/>
      </w:pPr>
      <w:r>
        <w:t>Critical N Concentration Uncertainty</w:t>
      </w:r>
    </w:p>
    <w:p w14:paraId="73A6FCA2" w14:textId="2D079939" w:rsidR="00CC25F9" w:rsidRPr="00410B64" w:rsidRDefault="00CC25F9" w:rsidP="00E072BF">
      <w:pPr>
        <w:pStyle w:val="Body"/>
        <w:rPr>
          <w:ins w:id="1198" w:author="Brian Bohman" w:date="2022-11-10T17:09:00Z"/>
        </w:rPr>
      </w:pPr>
      <w:ins w:id="1199" w:author="Brian Bohman" w:date="2022-11-10T17:09:00Z">
        <w:r>
          <w:t>Uncertainty in %N</w:t>
        </w:r>
        <w:r>
          <w:rPr>
            <w:vertAlign w:val="subscript"/>
          </w:rPr>
          <w:t>c</w:t>
        </w:r>
        <w:r>
          <w:t xml:space="preserve"> was </w:t>
        </w:r>
      </w:ins>
      <w:ins w:id="1200" w:author="Brian Bohman" w:date="2022-11-10T17:13:00Z">
        <w:r>
          <w:t>characterized</w:t>
        </w:r>
      </w:ins>
      <w:ins w:id="1201" w:author="Brian Bohman" w:date="2022-11-10T17:09:00Z">
        <w:r>
          <w:t xml:space="preserve"> usi</w:t>
        </w:r>
      </w:ins>
      <w:ins w:id="1202" w:author="Brian Bohman" w:date="2022-11-10T17:10:00Z">
        <w:r>
          <w:t xml:space="preserve">ng three methods: (1) </w:t>
        </w:r>
      </w:ins>
      <w:ins w:id="1203" w:author="Brian Bohman" w:date="2022-11-10T19:30:00Z">
        <w:r w:rsidR="004D7628">
          <w:t xml:space="preserve">directly modeled </w:t>
        </w:r>
      </w:ins>
      <w:ins w:id="1204" w:author="Brian Bohman" w:date="2022-11-10T19:26:00Z">
        <w:r w:rsidR="00410B64">
          <w:t xml:space="preserve">0.05 and 0.95 </w:t>
        </w:r>
      </w:ins>
      <w:ins w:id="1205" w:author="Brian Bohman" w:date="2022-11-10T17:10:00Z">
        <w:r>
          <w:t>quantile</w:t>
        </w:r>
      </w:ins>
      <w:ins w:id="1206" w:author="Brian Bohman" w:date="2022-11-10T17:11:00Z">
        <w:r>
          <w:t xml:space="preserve"> value of </w:t>
        </w:r>
      </w:ins>
      <w:ins w:id="1207" w:author="Brian Bohman" w:date="2022-11-10T17:10:00Z">
        <w:r>
          <w:t>posterior distribution</w:t>
        </w:r>
      </w:ins>
      <w:ins w:id="1208" w:author="Brian Bohman" w:date="2022-11-10T17:14:00Z">
        <w:r>
          <w:t xml:space="preserve"> of %N</w:t>
        </w:r>
        <w:r>
          <w:rPr>
            <w:vertAlign w:val="subscript"/>
          </w:rPr>
          <w:t>c</w:t>
        </w:r>
      </w:ins>
      <w:ins w:id="1209" w:author="Brian Bohman" w:date="2022-11-10T17:10:00Z">
        <w:r>
          <w:t>; (2) parameterized approximation of</w:t>
        </w:r>
      </w:ins>
      <w:ins w:id="1210" w:author="Brian Bohman" w:date="2022-11-10T19:26:00Z">
        <w:r w:rsidR="00410B64">
          <w:t xml:space="preserve"> 0.05 and </w:t>
        </w:r>
      </w:ins>
      <w:ins w:id="1211" w:author="Brian Bohman" w:date="2022-11-10T19:27:00Z">
        <w:r w:rsidR="00410B64">
          <w:t>0.95</w:t>
        </w:r>
      </w:ins>
      <w:ins w:id="1212" w:author="Brian Bohman" w:date="2022-11-10T17:10:00Z">
        <w:r>
          <w:t xml:space="preserve"> </w:t>
        </w:r>
      </w:ins>
      <w:ins w:id="1213" w:author="Brian Bohman" w:date="2022-11-10T17:11:00Z">
        <w:r>
          <w:t>quantile value of posterior distribution</w:t>
        </w:r>
      </w:ins>
      <w:ins w:id="1214" w:author="Brian Bohman" w:date="2022-11-10T17:14:00Z">
        <w:r>
          <w:t xml:space="preserve"> of %N</w:t>
        </w:r>
        <w:r>
          <w:rPr>
            <w:vertAlign w:val="subscript"/>
          </w:rPr>
          <w:t>c</w:t>
        </w:r>
      </w:ins>
      <w:ins w:id="1215" w:author="Brian Bohman" w:date="2022-11-10T17:11:00Z">
        <w:r>
          <w:t xml:space="preserve">; (3) </w:t>
        </w:r>
      </w:ins>
      <w:ins w:id="1216" w:author="Brian Bohman" w:date="2022-11-10T19:27:00Z">
        <w:r w:rsidR="00410B64">
          <w:t xml:space="preserve">indirect </w:t>
        </w:r>
      </w:ins>
      <w:ins w:id="1217" w:author="Brian Bohman" w:date="2022-11-10T19:30:00Z">
        <w:r w:rsidR="004D7628">
          <w:t>calculation</w:t>
        </w:r>
      </w:ins>
      <w:ins w:id="1218" w:author="Brian Bohman" w:date="2022-11-10T19:27:00Z">
        <w:r w:rsidR="00410B64">
          <w:t xml:space="preserve"> </w:t>
        </w:r>
      </w:ins>
      <w:ins w:id="1219" w:author="Brian Bohman" w:date="2022-11-10T19:30:00Z">
        <w:r w:rsidR="004D7628">
          <w:t>of %N</w:t>
        </w:r>
        <w:r w:rsidR="004D7628" w:rsidRPr="004D7628">
          <w:rPr>
            <w:vertAlign w:val="subscript"/>
            <w:rPrChange w:id="1220" w:author="Brian Bohman" w:date="2022-11-10T19:30:00Z">
              <w:rPr/>
            </w:rPrChange>
          </w:rPr>
          <w:t>c</w:t>
        </w:r>
        <w:r w:rsidR="004D7628">
          <w:t xml:space="preserve"> </w:t>
        </w:r>
      </w:ins>
      <w:ins w:id="1221" w:author="Brian Bohman" w:date="2022-11-10T19:27:00Z">
        <w:r w:rsidR="00410B64">
          <w:t>u</w:t>
        </w:r>
      </w:ins>
      <w:ins w:id="1222" w:author="Brian Bohman" w:date="2022-11-10T19:28:00Z">
        <w:r w:rsidR="00410B64">
          <w:t>sing</w:t>
        </w:r>
      </w:ins>
      <w:ins w:id="1223" w:author="Brian Bohman" w:date="2022-11-10T17:15:00Z">
        <w:r>
          <w:t xml:space="preserve"> </w:t>
        </w:r>
      </w:ins>
      <w:ins w:id="1224" w:author="Brian Bohman" w:date="2022-11-10T19:27:00Z">
        <w:r w:rsidR="00410B64">
          <w:t xml:space="preserve">0.05 and 0.95 quantile values </w:t>
        </w:r>
      </w:ins>
      <w:ins w:id="1225" w:author="Brian Bohman" w:date="2022-11-10T19:28:00Z">
        <w:r w:rsidR="00410B64">
          <w:t>for</w:t>
        </w:r>
      </w:ins>
      <w:ins w:id="1226" w:author="Brian Bohman" w:date="2022-11-10T19:27:00Z">
        <w:r w:rsidR="00410B64">
          <w:t xml:space="preserve"> </w:t>
        </w:r>
        <w:r w:rsidR="00410B64">
          <w:rPr>
            <w:i/>
            <w:iCs/>
          </w:rPr>
          <w:t>a</w:t>
        </w:r>
        <w:r w:rsidR="00410B64">
          <w:t xml:space="preserve"> and </w:t>
        </w:r>
        <w:r w:rsidR="00410B64">
          <w:rPr>
            <w:i/>
            <w:iCs/>
          </w:rPr>
          <w:t>b</w:t>
        </w:r>
        <w:r w:rsidR="00410B64">
          <w:t>.</w:t>
        </w:r>
      </w:ins>
    </w:p>
    <w:p w14:paraId="6D881E7B" w14:textId="234041A5" w:rsidR="009F018B" w:rsidRDefault="004D7628" w:rsidP="00E072BF">
      <w:pPr>
        <w:pStyle w:val="Body"/>
      </w:pPr>
      <w:ins w:id="1227" w:author="Brian Bohman" w:date="2022-11-10T19:30:00Z">
        <w:r>
          <w:t>For the directly modeled method,</w:t>
        </w:r>
      </w:ins>
      <w:del w:id="1228" w:author="Brian Bohman" w:date="2022-11-10T19:30:00Z">
        <w:r w:rsidR="009F018B" w:rsidDel="004D7628">
          <w:delText>The</w:delText>
        </w:r>
      </w:del>
      <w:r w:rsidR="009F018B">
        <w:t xml:space="preserve"> %N</w:t>
      </w:r>
      <w:r w:rsidR="009F018B">
        <w:rPr>
          <w:vertAlign w:val="subscript"/>
        </w:rPr>
        <w:t>c</w:t>
      </w:r>
      <w:r w:rsidR="009F018B">
        <w:t xml:space="preserve"> for a set of discrete values of W between 1 Mg dry wt. ha</w:t>
      </w:r>
      <w:r w:rsidR="009F018B">
        <w:rPr>
          <w:vertAlign w:val="superscript"/>
        </w:rPr>
        <w:t>-1</w:t>
      </w:r>
      <w:r w:rsidR="009F018B">
        <w:t xml:space="preserve"> and the maximum observed value of W in the experimental data set was calculated for each individual </w:t>
      </w:r>
      <w:ins w:id="1229" w:author="Brian Bohman" w:date="2022-11-10T19:31:00Z">
        <w:r>
          <w:t xml:space="preserve">posterior </w:t>
        </w:r>
      </w:ins>
      <w:r w:rsidR="009F018B">
        <w:t xml:space="preserve">draw based on the fitted values of parameters </w:t>
      </w:r>
      <w:r w:rsidR="009F018B">
        <w:rPr>
          <w:i/>
          <w:iCs/>
        </w:rPr>
        <w:t>a</w:t>
      </w:r>
      <w:r w:rsidR="009F018B">
        <w:t xml:space="preserve"> and </w:t>
      </w:r>
      <w:r w:rsidR="009F018B">
        <w:rPr>
          <w:i/>
          <w:iCs/>
        </w:rPr>
        <w:t>b</w:t>
      </w:r>
      <w:r w:rsidR="009F018B">
        <w:t xml:space="preserve"> for that draw. From the distribution of %N</w:t>
      </w:r>
      <w:r w:rsidR="009F018B">
        <w:rPr>
          <w:vertAlign w:val="subscript"/>
        </w:rPr>
        <w:t>c</w:t>
      </w:r>
      <w:r w:rsidR="009F018B">
        <w:t xml:space="preserve"> values, the 0.05, 0.50 (i.e., median) and 0.95 quantile values were identified for each effect level of </w:t>
      </w:r>
      <w:proofErr w:type="spellStart"/>
      <w:proofErr w:type="gramStart"/>
      <w:r w:rsidR="009F018B">
        <w:rPr>
          <w:i/>
          <w:iCs/>
        </w:rPr>
        <w:t>location:variety</w:t>
      </w:r>
      <w:proofErr w:type="spellEnd"/>
      <w:proofErr w:type="gramEnd"/>
      <w:r w:rsidR="009F018B">
        <w:t xml:space="preserve"> to determine the 90% credible region for %N</w:t>
      </w:r>
      <w:r w:rsidR="009F018B">
        <w:rPr>
          <w:vertAlign w:val="subscript"/>
        </w:rPr>
        <w:t>c</w:t>
      </w:r>
      <w:r w:rsidR="009F018B">
        <w:t>. This approach makes maximal use of the jointly estimated parameters contained in the posterior distribution.</w:t>
      </w:r>
    </w:p>
    <w:p w14:paraId="1A0637AB" w14:textId="04E07E82" w:rsidR="009F018B" w:rsidRDefault="004D7628" w:rsidP="004D7628">
      <w:pPr>
        <w:pStyle w:val="Body"/>
        <w:spacing w:after="240"/>
        <w:rPr>
          <w:ins w:id="1230" w:author="Brian Bohman" w:date="2022-11-10T07:50:00Z"/>
        </w:rPr>
        <w:pPrChange w:id="1231" w:author="Brian Bohman" w:date="2022-11-10T19:34:00Z">
          <w:pPr>
            <w:pStyle w:val="Body"/>
          </w:pPr>
        </w:pPrChange>
      </w:pPr>
      <w:ins w:id="1232" w:author="Brian Bohman" w:date="2022-11-10T19:31:00Z">
        <w:r>
          <w:t>For the p</w:t>
        </w:r>
      </w:ins>
      <w:ins w:id="1233" w:author="Brian Bohman" w:date="2022-11-10T19:32:00Z">
        <w:r>
          <w:t xml:space="preserve">arameterized approximation method, </w:t>
        </w:r>
      </w:ins>
      <w:del w:id="1234" w:author="Brian Bohman" w:date="2022-11-10T19:32:00Z">
        <w:r w:rsidR="009F018B" w:rsidDel="004D7628">
          <w:delText xml:space="preserve">To develop </w:delText>
        </w:r>
      </w:del>
      <w:del w:id="1235" w:author="Brian Bohman" w:date="2022-11-10T07:36:00Z">
        <w:r w:rsidR="009F018B" w:rsidDel="000974F1">
          <w:delText xml:space="preserve">curves </w:delText>
        </w:r>
      </w:del>
      <w:del w:id="1236" w:author="Brian Bohman" w:date="2022-11-10T19:32:00Z">
        <w:r w:rsidR="009F018B" w:rsidDel="004D7628">
          <w:delText>approximati</w:delText>
        </w:r>
      </w:del>
      <w:del w:id="1237" w:author="Brian Bohman" w:date="2022-11-10T07:37:00Z">
        <w:r w:rsidR="009F018B" w:rsidDel="000974F1">
          <w:delText>n</w:delText>
        </w:r>
      </w:del>
      <w:del w:id="1238" w:author="Brian Bohman" w:date="2022-11-10T07:36:00Z">
        <w:r w:rsidR="009F018B" w:rsidDel="000974F1">
          <w:delText>g</w:delText>
        </w:r>
      </w:del>
      <w:del w:id="1239" w:author="Brian Bohman" w:date="2022-11-10T19:32:00Z">
        <w:r w:rsidR="009F018B" w:rsidDel="004D7628">
          <w:delText xml:space="preserve"> the upper and lower boundaries of the 90% credible region for %N</w:delText>
        </w:r>
        <w:r w:rsidR="009F018B" w:rsidDel="004D7628">
          <w:rPr>
            <w:vertAlign w:val="subscript"/>
          </w:rPr>
          <w:delText>c</w:delText>
        </w:r>
      </w:del>
      <w:del w:id="1240" w:author="Brian Bohman" w:date="2022-11-10T07:36:00Z">
        <w:r w:rsidR="009F018B" w:rsidDel="000974F1">
          <w:delText xml:space="preserve"> (i.e., the 0.05 and 0.95 quantile values, respectively)</w:delText>
        </w:r>
      </w:del>
      <w:del w:id="1241" w:author="Brian Bohman" w:date="2022-11-10T19:32:00Z">
        <w:r w:rsidR="009F018B" w:rsidDel="004D7628">
          <w:delText xml:space="preserve">, </w:delText>
        </w:r>
      </w:del>
      <w:ins w:id="1242" w:author="Brian Bohman" w:date="2022-11-10T07:37:00Z">
        <w:r w:rsidR="000974F1">
          <w:t>two</w:t>
        </w:r>
      </w:ins>
      <w:del w:id="1243" w:author="Brian Bohman" w:date="2022-11-10T07:36:00Z">
        <w:r w:rsidR="009F018B" w:rsidDel="000974F1">
          <w:delText>a</w:delText>
        </w:r>
      </w:del>
      <w:r w:rsidR="009F018B">
        <w:t xml:space="preserve"> negative exponential curve of the same form as the CNDC (i.e., </w:t>
      </w:r>
      <w:r w:rsidR="009F018B" w:rsidRPr="009A5890">
        <w:rPr>
          <w:i/>
          <w:iCs/>
        </w:rPr>
        <w:t>y</w:t>
      </w:r>
      <w:r w:rsidR="009F018B">
        <w:t xml:space="preserve"> = </w:t>
      </w:r>
      <w:r w:rsidR="009F018B" w:rsidRPr="009A5890">
        <w:rPr>
          <w:i/>
          <w:iCs/>
        </w:rPr>
        <w:t>a</w:t>
      </w:r>
      <w:r w:rsidR="009F018B">
        <w:t xml:space="preserve"> </w:t>
      </w:r>
      <w:r w:rsidR="009F018B" w:rsidRPr="009A5890">
        <w:rPr>
          <w:i/>
          <w:iCs/>
        </w:rPr>
        <w:t>x</w:t>
      </w:r>
      <w:r w:rsidR="009F018B">
        <w:rPr>
          <w:vertAlign w:val="superscript"/>
        </w:rPr>
        <w:t>–</w:t>
      </w:r>
      <w:r w:rsidR="009F018B" w:rsidRPr="009A5890">
        <w:rPr>
          <w:i/>
          <w:iCs/>
          <w:vertAlign w:val="superscript"/>
        </w:rPr>
        <w:t>b</w:t>
      </w:r>
      <w:r w:rsidR="009F018B">
        <w:t>) w</w:t>
      </w:r>
      <w:ins w:id="1244" w:author="Brian Bohman" w:date="2022-11-10T07:43:00Z">
        <w:r w:rsidR="00797554">
          <w:t>ere</w:t>
        </w:r>
      </w:ins>
      <w:del w:id="1245" w:author="Brian Bohman" w:date="2022-11-10T07:43:00Z">
        <w:r w:rsidR="009F018B" w:rsidDel="00797554">
          <w:delText>as</w:delText>
        </w:r>
      </w:del>
      <w:r w:rsidR="009F018B">
        <w:t xml:space="preserve"> fit using </w:t>
      </w:r>
      <w:proofErr w:type="spellStart"/>
      <w:r w:rsidR="009F018B">
        <w:rPr>
          <w:i/>
          <w:iCs/>
        </w:rPr>
        <w:t>nls</w:t>
      </w:r>
      <w:proofErr w:type="spellEnd"/>
      <w:r w:rsidR="009F018B">
        <w:t xml:space="preserve"> </w:t>
      </w:r>
      <w:r w:rsidR="009F018B">
        <w:rPr>
          <w:noProof/>
        </w:rPr>
        <w:t>(R Core Team, 2021b)</w:t>
      </w:r>
      <w:r w:rsidR="009F018B">
        <w:t xml:space="preserve"> to the </w:t>
      </w:r>
      <w:del w:id="1246" w:author="Brian Bohman" w:date="2022-11-10T07:37:00Z">
        <w:r w:rsidR="009F018B" w:rsidDel="000974F1">
          <w:delText xml:space="preserve">set of data previously identified as defining the boundaries of the 90% credible region (i.e., </w:delText>
        </w:r>
      </w:del>
      <w:r w:rsidR="009F018B">
        <w:t>0.05 and 0.95 quantile values</w:t>
      </w:r>
      <w:ins w:id="1247" w:author="Brian Bohman" w:date="2022-11-10T07:37:00Z">
        <w:r w:rsidR="000974F1">
          <w:t xml:space="preserve"> of the posterior </w:t>
        </w:r>
      </w:ins>
      <w:ins w:id="1248" w:author="Brian Bohman" w:date="2022-11-10T07:41:00Z">
        <w:r w:rsidR="00812606">
          <w:t>distribution</w:t>
        </w:r>
      </w:ins>
      <w:ins w:id="1249" w:author="Brian Bohman" w:date="2022-11-10T07:37:00Z">
        <w:r w:rsidR="000974F1">
          <w:t xml:space="preserve"> of</w:t>
        </w:r>
      </w:ins>
      <w:ins w:id="1250" w:author="Brian Bohman" w:date="2022-11-10T19:32:00Z">
        <w:r>
          <w:t xml:space="preserve"> %N</w:t>
        </w:r>
        <w:r>
          <w:rPr>
            <w:vertAlign w:val="subscript"/>
          </w:rPr>
          <w:t>c</w:t>
        </w:r>
        <w:r>
          <w:t xml:space="preserve"> computed using the directly modeled method</w:t>
        </w:r>
      </w:ins>
      <w:ins w:id="1251" w:author="Brian Bohman" w:date="2022-11-10T19:33:00Z">
        <w:r>
          <w:t xml:space="preserve"> described </w:t>
        </w:r>
        <w:r>
          <w:lastRenderedPageBreak/>
          <w:t>above</w:t>
        </w:r>
      </w:ins>
      <w:del w:id="1252" w:author="Brian Bohman" w:date="2022-11-10T07:37:00Z">
        <w:r w:rsidR="009F018B" w:rsidDel="000974F1">
          <w:delText>)</w:delText>
        </w:r>
      </w:del>
      <w:r w:rsidR="009F018B">
        <w:t xml:space="preserve">. </w:t>
      </w:r>
      <w:ins w:id="1253" w:author="Brian Bohman" w:date="2022-11-10T19:34:00Z">
        <w:r>
          <w:t>This approach to derive parameterized approximation of the 90% credible region attempts to simplify the complexity of communicating and propagating uncertainty in %N</w:t>
        </w:r>
        <w:r>
          <w:rPr>
            <w:vertAlign w:val="subscript"/>
          </w:rPr>
          <w:t>c</w:t>
        </w:r>
        <w:r>
          <w:t>.</w:t>
        </w:r>
        <w:r>
          <w:t xml:space="preserve"> </w:t>
        </w:r>
      </w:ins>
      <w:r w:rsidR="009F018B">
        <w:t xml:space="preserve">These </w:t>
      </w:r>
      <w:ins w:id="1254" w:author="Brian Bohman" w:date="2022-11-10T19:33:00Z">
        <w:r>
          <w:t>parameterized</w:t>
        </w:r>
      </w:ins>
      <w:del w:id="1255" w:author="Brian Bohman" w:date="2022-11-10T19:33:00Z">
        <w:r w:rsidR="009F018B" w:rsidDel="004D7628">
          <w:delText>curves</w:delText>
        </w:r>
      </w:del>
      <w:r w:rsidR="009F018B">
        <w:t xml:space="preserve"> </w:t>
      </w:r>
      <w:ins w:id="1256" w:author="Brian Bohman" w:date="2022-11-10T19:33:00Z">
        <w:r>
          <w:t xml:space="preserve">curves </w:t>
        </w:r>
      </w:ins>
      <w:r w:rsidR="009F018B">
        <w:t xml:space="preserve">approximating the upper and lower boundaries of the credible region </w:t>
      </w:r>
      <w:r w:rsidR="00FF7A6E">
        <w:t xml:space="preserve">for the CNDC </w:t>
      </w:r>
      <w:r w:rsidR="009F018B">
        <w:t xml:space="preserve">are respectively referred to as </w:t>
      </w:r>
      <w:proofErr w:type="spellStart"/>
      <w:r w:rsidR="009F018B">
        <w:t>CNDC</w:t>
      </w:r>
      <w:r w:rsidR="009F018B">
        <w:rPr>
          <w:vertAlign w:val="subscript"/>
        </w:rPr>
        <w:t>up</w:t>
      </w:r>
      <w:proofErr w:type="spellEnd"/>
      <w:r w:rsidR="009F018B">
        <w:t xml:space="preserve"> and </w:t>
      </w:r>
      <w:proofErr w:type="spellStart"/>
      <w:r w:rsidR="009F018B">
        <w:t>CNDC</w:t>
      </w:r>
      <w:r w:rsidR="009F018B">
        <w:rPr>
          <w:vertAlign w:val="subscript"/>
        </w:rPr>
        <w:t>lo</w:t>
      </w:r>
      <w:proofErr w:type="spellEnd"/>
      <w:r w:rsidR="009F018B">
        <w:t xml:space="preserve">, where parameters </w:t>
      </w:r>
      <w:proofErr w:type="spellStart"/>
      <w:r w:rsidR="009F018B" w:rsidRPr="004649AF">
        <w:rPr>
          <w:i/>
          <w:iCs/>
        </w:rPr>
        <w:t>a</w:t>
      </w:r>
      <w:r w:rsidR="009F018B" w:rsidRPr="00A53E70">
        <w:rPr>
          <w:vertAlign w:val="subscript"/>
          <w:rPrChange w:id="1257" w:author="Brian Bohman" w:date="2022-11-10T07:50:00Z">
            <w:rPr>
              <w:i/>
              <w:iCs/>
              <w:vertAlign w:val="subscript"/>
            </w:rPr>
          </w:rPrChange>
        </w:rPr>
        <w:t>up</w:t>
      </w:r>
      <w:proofErr w:type="spellEnd"/>
      <w:r w:rsidR="009F018B">
        <w:t xml:space="preserve"> and </w:t>
      </w:r>
      <w:proofErr w:type="spellStart"/>
      <w:r w:rsidR="009F018B" w:rsidRPr="004649AF">
        <w:rPr>
          <w:i/>
          <w:iCs/>
        </w:rPr>
        <w:t>b</w:t>
      </w:r>
      <w:r w:rsidR="009F018B" w:rsidRPr="00A53E70">
        <w:rPr>
          <w:vertAlign w:val="subscript"/>
          <w:rPrChange w:id="1258" w:author="Brian Bohman" w:date="2022-11-10T07:50:00Z">
            <w:rPr>
              <w:i/>
              <w:iCs/>
              <w:vertAlign w:val="subscript"/>
            </w:rPr>
          </w:rPrChange>
        </w:rPr>
        <w:t>up</w:t>
      </w:r>
      <w:proofErr w:type="spellEnd"/>
      <w:r w:rsidR="009F018B">
        <w:t xml:space="preserve"> correspond to </w:t>
      </w:r>
      <w:proofErr w:type="spellStart"/>
      <w:r w:rsidR="009F018B">
        <w:t>CNDC</w:t>
      </w:r>
      <w:r w:rsidR="009F018B">
        <w:rPr>
          <w:vertAlign w:val="subscript"/>
        </w:rPr>
        <w:t>up</w:t>
      </w:r>
      <w:proofErr w:type="spellEnd"/>
      <w:r w:rsidR="009F018B" w:rsidRPr="004649AF">
        <w:rPr>
          <w:i/>
          <w:iCs/>
        </w:rPr>
        <w:t xml:space="preserve"> </w:t>
      </w:r>
      <w:r w:rsidR="009F018B">
        <w:t>and parameters</w:t>
      </w:r>
      <w:r w:rsidR="009F018B">
        <w:rPr>
          <w:i/>
          <w:iCs/>
        </w:rPr>
        <w:t xml:space="preserve"> </w:t>
      </w:r>
      <w:proofErr w:type="spellStart"/>
      <w:r w:rsidR="009F018B" w:rsidRPr="004649AF">
        <w:rPr>
          <w:i/>
          <w:iCs/>
        </w:rPr>
        <w:t>a</w:t>
      </w:r>
      <w:r w:rsidR="009F018B" w:rsidRPr="00A53E70">
        <w:rPr>
          <w:vertAlign w:val="subscript"/>
          <w:rPrChange w:id="1259" w:author="Brian Bohman" w:date="2022-11-10T07:50:00Z">
            <w:rPr>
              <w:i/>
              <w:iCs/>
              <w:vertAlign w:val="subscript"/>
            </w:rPr>
          </w:rPrChange>
        </w:rPr>
        <w:t>lo</w:t>
      </w:r>
      <w:proofErr w:type="spellEnd"/>
      <w:r w:rsidR="009F018B">
        <w:t xml:space="preserve"> and </w:t>
      </w:r>
      <w:proofErr w:type="spellStart"/>
      <w:r w:rsidR="009F018B" w:rsidRPr="004649AF">
        <w:rPr>
          <w:i/>
          <w:iCs/>
        </w:rPr>
        <w:t>b</w:t>
      </w:r>
      <w:r w:rsidR="009F018B" w:rsidRPr="00A53E70">
        <w:rPr>
          <w:vertAlign w:val="subscript"/>
          <w:rPrChange w:id="1260" w:author="Brian Bohman" w:date="2022-11-10T07:50:00Z">
            <w:rPr>
              <w:i/>
              <w:iCs/>
              <w:vertAlign w:val="subscript"/>
            </w:rPr>
          </w:rPrChange>
        </w:rPr>
        <w:t>lo</w:t>
      </w:r>
      <w:proofErr w:type="spellEnd"/>
      <w:r w:rsidR="009F018B">
        <w:t xml:space="preserve"> correspond to </w:t>
      </w:r>
      <w:proofErr w:type="spellStart"/>
      <w:r w:rsidR="009F018B">
        <w:t>CNDC</w:t>
      </w:r>
      <w:r w:rsidR="009F018B">
        <w:rPr>
          <w:vertAlign w:val="subscript"/>
        </w:rPr>
        <w:t>lo</w:t>
      </w:r>
      <w:proofErr w:type="spellEnd"/>
      <w:ins w:id="1261" w:author="Brian Bohman" w:date="2022-11-10T21:07:00Z">
        <w:r w:rsidR="005D640C">
          <w:t>:</w:t>
        </w:r>
      </w:ins>
      <w:del w:id="1262" w:author="Brian Bohman" w:date="2022-11-10T21:07:00Z">
        <w:r w:rsidR="009F018B" w:rsidDel="005D640C">
          <w:delText>.</w:delText>
        </w:r>
      </w:del>
    </w:p>
    <w:p w14:paraId="047E8078" w14:textId="6A4D72F4" w:rsidR="008B3BDF" w:rsidRDefault="008B3BDF" w:rsidP="008B3BDF">
      <w:pPr>
        <w:pStyle w:val="Body"/>
        <w:spacing w:after="240"/>
        <w:rPr>
          <w:ins w:id="1263" w:author="Brian Bohman" w:date="2022-11-10T07:50:00Z"/>
        </w:rPr>
      </w:pPr>
      <w:ins w:id="1264" w:author="Brian Bohman" w:date="2022-11-10T07:50:00Z">
        <w:r>
          <w:t>%</w:t>
        </w:r>
        <w:proofErr w:type="spellStart"/>
        <w:proofErr w:type="gramStart"/>
        <w:r>
          <w:t>N</w:t>
        </w:r>
        <w:r>
          <w:rPr>
            <w:vertAlign w:val="subscript"/>
          </w:rPr>
          <w:t>c</w:t>
        </w:r>
      </w:ins>
      <w:ins w:id="1265" w:author="Brian Bohman" w:date="2022-11-10T07:53:00Z">
        <w:r w:rsidR="00697EFE">
          <w:rPr>
            <w:vertAlign w:val="subscript"/>
          </w:rPr>
          <w:t>,</w:t>
        </w:r>
      </w:ins>
      <w:ins w:id="1266" w:author="Brian Bohman" w:date="2022-11-10T07:51:00Z">
        <w:r w:rsidR="00A53E70">
          <w:rPr>
            <w:vertAlign w:val="subscript"/>
          </w:rPr>
          <w:t>lo</w:t>
        </w:r>
      </w:ins>
      <w:proofErr w:type="spellEnd"/>
      <w:proofErr w:type="gramEnd"/>
      <w:ins w:id="1267" w:author="Brian Bohman" w:date="2022-11-10T07:50:00Z">
        <w:r>
          <w:t xml:space="preserve"> = </w:t>
        </w:r>
        <w:proofErr w:type="spellStart"/>
        <w:r w:rsidRPr="005D79CD">
          <w:rPr>
            <w:i/>
            <w:iCs/>
          </w:rPr>
          <w:t>a</w:t>
        </w:r>
      </w:ins>
      <w:ins w:id="1268" w:author="Brian Bohman" w:date="2022-11-10T07:52:00Z">
        <w:r w:rsidR="00A53E70" w:rsidRPr="00697EFE">
          <w:rPr>
            <w:i/>
            <w:iCs/>
            <w:vertAlign w:val="subscript"/>
            <w:rPrChange w:id="1269" w:author="Brian Bohman" w:date="2022-11-10T07:52:00Z">
              <w:rPr>
                <w:i/>
                <w:iCs/>
              </w:rPr>
            </w:rPrChange>
          </w:rPr>
          <w:t>lo</w:t>
        </w:r>
      </w:ins>
      <w:proofErr w:type="spellEnd"/>
      <w:ins w:id="1270" w:author="Brian Bohman" w:date="2022-11-10T07:50:00Z">
        <w:r>
          <w:t xml:space="preserve"> W</w:t>
        </w:r>
        <w:r w:rsidRPr="00A33A19">
          <w:rPr>
            <w:vertAlign w:val="superscript"/>
          </w:rPr>
          <w:t>–</w:t>
        </w:r>
        <w:proofErr w:type="spellStart"/>
        <w:r w:rsidRPr="005D79CD">
          <w:rPr>
            <w:i/>
            <w:iCs/>
            <w:vertAlign w:val="superscript"/>
          </w:rPr>
          <w:t>b</w:t>
        </w:r>
      </w:ins>
      <w:ins w:id="1271" w:author="Brian Bohman" w:date="2022-11-10T07:52:00Z">
        <w:r w:rsidR="00A53E70">
          <w:rPr>
            <w:i/>
            <w:iCs/>
            <w:vertAlign w:val="superscript"/>
          </w:rPr>
          <w:t>_</w:t>
        </w:r>
      </w:ins>
      <w:ins w:id="1272" w:author="Brian Bohman" w:date="2022-11-10T07:51:00Z">
        <w:r w:rsidR="00A53E70">
          <w:rPr>
            <w:i/>
            <w:iCs/>
            <w:vertAlign w:val="superscript"/>
          </w:rPr>
          <w:t>lo</w:t>
        </w:r>
      </w:ins>
      <w:proofErr w:type="spellEnd"/>
      <w:ins w:id="1273" w:author="Brian Bohman" w:date="2022-11-10T07:50:00Z">
        <w:r>
          <w:rPr>
            <w:vertAlign w:val="superscript"/>
          </w:rPr>
          <w:tab/>
        </w:r>
        <w:r>
          <w:t>[</w:t>
        </w:r>
      </w:ins>
      <w:ins w:id="1274" w:author="Brian Bohman" w:date="2022-11-10T21:05:00Z">
        <w:r w:rsidR="00920E2F">
          <w:t>8</w:t>
        </w:r>
      </w:ins>
      <w:ins w:id="1275" w:author="Brian Bohman" w:date="2022-11-10T07:50:00Z">
        <w:r>
          <w:t>]</w:t>
        </w:r>
      </w:ins>
    </w:p>
    <w:p w14:paraId="55EBB74E" w14:textId="7706D1DE" w:rsidR="008B3BDF" w:rsidRDefault="008B3BDF" w:rsidP="00A53E70">
      <w:pPr>
        <w:pStyle w:val="Body"/>
        <w:spacing w:after="240"/>
        <w:rPr>
          <w:ins w:id="1276" w:author="Brian Bohman" w:date="2022-11-10T19:34:00Z"/>
        </w:rPr>
      </w:pPr>
      <w:ins w:id="1277" w:author="Brian Bohman" w:date="2022-11-10T07:50:00Z">
        <w:r>
          <w:t>%</w:t>
        </w:r>
        <w:proofErr w:type="spellStart"/>
        <w:proofErr w:type="gramStart"/>
        <w:r>
          <w:t>N</w:t>
        </w:r>
        <w:r>
          <w:rPr>
            <w:vertAlign w:val="subscript"/>
          </w:rPr>
          <w:t>c</w:t>
        </w:r>
      </w:ins>
      <w:ins w:id="1278" w:author="Brian Bohman" w:date="2022-11-10T07:53:00Z">
        <w:r w:rsidR="00697EFE">
          <w:rPr>
            <w:vertAlign w:val="subscript"/>
          </w:rPr>
          <w:t>,up</w:t>
        </w:r>
      </w:ins>
      <w:proofErr w:type="spellEnd"/>
      <w:proofErr w:type="gramEnd"/>
      <w:ins w:id="1279" w:author="Brian Bohman" w:date="2022-11-10T07:50:00Z">
        <w:r>
          <w:t xml:space="preserve"> = </w:t>
        </w:r>
        <w:proofErr w:type="spellStart"/>
        <w:r w:rsidRPr="005D79CD">
          <w:rPr>
            <w:i/>
            <w:iCs/>
          </w:rPr>
          <w:t>a</w:t>
        </w:r>
      </w:ins>
      <w:ins w:id="1280" w:author="Brian Bohman" w:date="2022-11-10T07:53:00Z">
        <w:r w:rsidR="00697EFE">
          <w:rPr>
            <w:i/>
            <w:iCs/>
            <w:vertAlign w:val="subscript"/>
          </w:rPr>
          <w:t>up</w:t>
        </w:r>
      </w:ins>
      <w:proofErr w:type="spellEnd"/>
      <w:ins w:id="1281" w:author="Brian Bohman" w:date="2022-11-10T07:50:00Z">
        <w:r>
          <w:t xml:space="preserve"> W</w:t>
        </w:r>
        <w:r w:rsidRPr="00A33A19">
          <w:rPr>
            <w:vertAlign w:val="superscript"/>
          </w:rPr>
          <w:t>–</w:t>
        </w:r>
        <w:proofErr w:type="spellStart"/>
        <w:r w:rsidRPr="005D79CD">
          <w:rPr>
            <w:i/>
            <w:iCs/>
            <w:vertAlign w:val="superscript"/>
          </w:rPr>
          <w:t>b</w:t>
        </w:r>
      </w:ins>
      <w:ins w:id="1282" w:author="Brian Bohman" w:date="2022-11-10T07:53:00Z">
        <w:r w:rsidR="00697EFE">
          <w:rPr>
            <w:i/>
            <w:iCs/>
            <w:vertAlign w:val="superscript"/>
          </w:rPr>
          <w:t>_up</w:t>
        </w:r>
      </w:ins>
      <w:proofErr w:type="spellEnd"/>
      <w:ins w:id="1283" w:author="Brian Bohman" w:date="2022-11-10T07:50:00Z">
        <w:r>
          <w:rPr>
            <w:vertAlign w:val="superscript"/>
          </w:rPr>
          <w:tab/>
        </w:r>
        <w:r>
          <w:t>[</w:t>
        </w:r>
      </w:ins>
      <w:ins w:id="1284" w:author="Brian Bohman" w:date="2022-11-10T21:05:00Z">
        <w:r w:rsidR="00920E2F">
          <w:t>9</w:t>
        </w:r>
      </w:ins>
      <w:ins w:id="1285" w:author="Brian Bohman" w:date="2022-11-10T07:50:00Z">
        <w:r>
          <w:t>]</w:t>
        </w:r>
      </w:ins>
    </w:p>
    <w:p w14:paraId="0CD0486E" w14:textId="40B21C9E" w:rsidR="004D7628" w:rsidRPr="00286115" w:rsidDel="004D7628" w:rsidRDefault="004D7628" w:rsidP="00A53E70">
      <w:pPr>
        <w:pStyle w:val="Body"/>
        <w:spacing w:after="240"/>
        <w:rPr>
          <w:del w:id="1286" w:author="Brian Bohman" w:date="2022-11-10T19:34:00Z"/>
        </w:rPr>
        <w:pPrChange w:id="1287" w:author="Brian Bohman" w:date="2022-11-10T07:50:00Z">
          <w:pPr>
            <w:pStyle w:val="Body"/>
          </w:pPr>
        </w:pPrChange>
      </w:pPr>
      <w:ins w:id="1288" w:author="Brian Bohman" w:date="2022-11-10T19:34:00Z">
        <w:r>
          <w:t xml:space="preserve">For the indirect calculation method, </w:t>
        </w:r>
      </w:ins>
    </w:p>
    <w:p w14:paraId="7B924CA5" w14:textId="6EFB45C6" w:rsidR="009F018B" w:rsidRDefault="009F018B" w:rsidP="004D7628">
      <w:pPr>
        <w:pStyle w:val="Body"/>
      </w:pPr>
      <w:del w:id="1289" w:author="Brian Bohman" w:date="2022-11-10T19:34:00Z">
        <w:r w:rsidDel="004D7628">
          <w:delText xml:space="preserve">Additionally, </w:delText>
        </w:r>
      </w:del>
      <w:r>
        <w:t>an estimate of the 90% credible region</w:t>
      </w:r>
      <w:ins w:id="1290" w:author="Brian Bohman" w:date="2022-11-10T19:35:00Z">
        <w:r w:rsidR="004D7628">
          <w:t xml:space="preserve"> for %N</w:t>
        </w:r>
        <w:r w:rsidR="004D7628">
          <w:rPr>
            <w:vertAlign w:val="subscript"/>
          </w:rPr>
          <w:t>c</w:t>
        </w:r>
      </w:ins>
      <w:r>
        <w:t xml:space="preserve"> was calculated by using the boundary values of the 90% credible interval of parameters </w:t>
      </w:r>
      <w:proofErr w:type="gramStart"/>
      <w:r>
        <w:rPr>
          <w:i/>
          <w:iCs/>
        </w:rPr>
        <w:t>a</w:t>
      </w:r>
      <w:r>
        <w:t xml:space="preserve"> and</w:t>
      </w:r>
      <w:proofErr w:type="gramEnd"/>
      <w:r>
        <w:t xml:space="preserve"> </w:t>
      </w:r>
      <w:r>
        <w:rPr>
          <w:i/>
          <w:iCs/>
        </w:rPr>
        <w:t>b</w:t>
      </w:r>
      <w:r>
        <w:t>. The estimate for the upper boundary of the credible region for %N</w:t>
      </w:r>
      <w:r>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therefore, the paired combination for parameters </w:t>
      </w:r>
      <w:r>
        <w:rPr>
          <w:i/>
          <w:iCs/>
        </w:rPr>
        <w:t>a</w:t>
      </w:r>
      <w:r>
        <w:t xml:space="preserve"> and </w:t>
      </w:r>
      <w:r>
        <w:rPr>
          <w:i/>
          <w:iCs/>
        </w:rPr>
        <w:t>b</w:t>
      </w:r>
      <w:r>
        <w:t xml:space="preserve"> (i.e., 0.05 and 0.95 quantiles</w:t>
      </w:r>
      <w:ins w:id="1291" w:author="Brian Bohman" w:date="2022-11-10T19:35:00Z">
        <w:r w:rsidR="004D7628">
          <w:t>, respectively</w:t>
        </w:r>
      </w:ins>
      <w:r>
        <w:t>) might not actually occur in the posterior distribution.</w:t>
      </w:r>
    </w:p>
    <w:p w14:paraId="6877348A" w14:textId="0EABB389" w:rsidR="008B3BDF" w:rsidRDefault="009F018B" w:rsidP="00E072BF">
      <w:pPr>
        <w:pStyle w:val="Body"/>
        <w:rPr>
          <w:ins w:id="1292" w:author="Brian Bohman" w:date="2022-11-10T08:15:00Z"/>
        </w:rPr>
      </w:pPr>
      <w:del w:id="1293" w:author="Brian Bohman" w:date="2022-11-10T08:16:00Z">
        <w:r w:rsidDel="009132B4">
          <w:delText>To compare the various methods described above, t</w:delText>
        </w:r>
      </w:del>
      <w:del w:id="1294" w:author="Brian Bohman" w:date="2022-11-10T16:58:00Z">
        <w:r w:rsidDel="00CF1726">
          <w:delText xml:space="preserve">he </w:delText>
        </w:r>
      </w:del>
      <w:ins w:id="1295" w:author="Brian Bohman" w:date="2022-11-10T16:58:00Z">
        <w:r w:rsidR="00CF1726">
          <w:t>D</w:t>
        </w:r>
      </w:ins>
      <w:del w:id="1296" w:author="Brian Bohman" w:date="2022-11-10T16:58:00Z">
        <w:r w:rsidDel="00CF1726">
          <w:delText>d</w:delText>
        </w:r>
      </w:del>
      <w:r>
        <w:t>ifference in critical N concentration [∆%N</w:t>
      </w:r>
      <w:r>
        <w:rPr>
          <w:vertAlign w:val="subscript"/>
        </w:rPr>
        <w:t>c</w:t>
      </w:r>
      <w:r>
        <w:t>] w</w:t>
      </w:r>
      <w:ins w:id="1297" w:author="Brian Bohman" w:date="2022-11-10T19:40:00Z">
        <w:r w:rsidR="002E2D4C">
          <w:t>ere</w:t>
        </w:r>
      </w:ins>
      <w:del w:id="1298" w:author="Brian Bohman" w:date="2022-11-10T19:40:00Z">
        <w:r w:rsidDel="002E2D4C">
          <w:delText>as</w:delText>
        </w:r>
      </w:del>
      <w:r>
        <w:t xml:space="preserve"> calculated </w:t>
      </w:r>
      <w:ins w:id="1299" w:author="Brian Bohman" w:date="2022-11-10T07:47:00Z">
        <w:r w:rsidR="008B3BDF">
          <w:t xml:space="preserve">as the difference between </w:t>
        </w:r>
      </w:ins>
      <w:ins w:id="1300" w:author="Brian Bohman" w:date="2022-11-10T08:01:00Z">
        <w:r w:rsidR="005E456B">
          <w:t xml:space="preserve">a reference value </w:t>
        </w:r>
      </w:ins>
      <w:ins w:id="1301" w:author="Brian Bohman" w:date="2022-11-10T08:02:00Z">
        <w:r w:rsidR="005E456B">
          <w:t>[%</w:t>
        </w:r>
        <w:proofErr w:type="spellStart"/>
        <w:proofErr w:type="gramStart"/>
        <w:r w:rsidR="005E456B">
          <w:t>N</w:t>
        </w:r>
        <w:r w:rsidR="005E456B">
          <w:rPr>
            <w:vertAlign w:val="subscript"/>
          </w:rPr>
          <w:t>c,ref</w:t>
        </w:r>
        <w:proofErr w:type="spellEnd"/>
        <w:proofErr w:type="gramEnd"/>
        <w:r w:rsidR="005E456B">
          <w:t>] and a</w:t>
        </w:r>
      </w:ins>
      <w:ins w:id="1302" w:author="Brian Bohman" w:date="2022-11-10T08:14:00Z">
        <w:r w:rsidR="009132B4">
          <w:t xml:space="preserve"> comparison value [%</w:t>
        </w:r>
        <w:proofErr w:type="spellStart"/>
        <w:r w:rsidR="009132B4">
          <w:t>N</w:t>
        </w:r>
        <w:r w:rsidR="009132B4">
          <w:rPr>
            <w:vertAlign w:val="subscript"/>
          </w:rPr>
          <w:t>c,i</w:t>
        </w:r>
        <w:proofErr w:type="spellEnd"/>
        <w:r w:rsidR="009132B4">
          <w:t>]</w:t>
        </w:r>
      </w:ins>
      <w:ins w:id="1303" w:author="Brian Bohman" w:date="2022-11-10T21:07:00Z">
        <w:r w:rsidR="005D640C">
          <w:t>:</w:t>
        </w:r>
      </w:ins>
    </w:p>
    <w:p w14:paraId="4CA88191" w14:textId="3B767313" w:rsidR="009132B4" w:rsidRPr="009132B4" w:rsidRDefault="009132B4" w:rsidP="009132B4">
      <w:pPr>
        <w:pStyle w:val="Body"/>
        <w:spacing w:after="240"/>
        <w:rPr>
          <w:ins w:id="1304" w:author="Brian Bohman" w:date="2022-11-10T07:47:00Z"/>
        </w:rPr>
        <w:pPrChange w:id="1305" w:author="Brian Bohman" w:date="2022-11-10T08:15:00Z">
          <w:pPr>
            <w:pStyle w:val="Body"/>
          </w:pPr>
        </w:pPrChange>
      </w:pPr>
      <w:ins w:id="1306" w:author="Brian Bohman" w:date="2022-11-10T08:15:00Z">
        <w:r>
          <w:t>∆%N</w:t>
        </w:r>
        <w:r>
          <w:rPr>
            <w:vertAlign w:val="subscript"/>
          </w:rPr>
          <w:t>c</w:t>
        </w:r>
        <w:r>
          <w:t xml:space="preserve"> = %</w:t>
        </w:r>
        <w:proofErr w:type="spellStart"/>
        <w:proofErr w:type="gramStart"/>
        <w:r>
          <w:t>N</w:t>
        </w:r>
        <w:r>
          <w:rPr>
            <w:vertAlign w:val="subscript"/>
          </w:rPr>
          <w:t>c,ref</w:t>
        </w:r>
        <w:proofErr w:type="spellEnd"/>
        <w:proofErr w:type="gramEnd"/>
        <w:r>
          <w:t xml:space="preserve"> – %</w:t>
        </w:r>
        <w:proofErr w:type="spellStart"/>
        <w:r>
          <w:t>N</w:t>
        </w:r>
        <w:r>
          <w:rPr>
            <w:vertAlign w:val="subscript"/>
          </w:rPr>
          <w:t>c,i</w:t>
        </w:r>
        <w:proofErr w:type="spellEnd"/>
        <w:r>
          <w:rPr>
            <w:vertAlign w:val="superscript"/>
          </w:rPr>
          <w:tab/>
        </w:r>
        <w:r>
          <w:t>[</w:t>
        </w:r>
      </w:ins>
      <w:ins w:id="1307" w:author="Brian Bohman" w:date="2022-11-10T21:05:00Z">
        <w:r w:rsidR="00920E2F">
          <w:t>10</w:t>
        </w:r>
      </w:ins>
      <w:ins w:id="1308" w:author="Brian Bohman" w:date="2022-11-10T08:15:00Z">
        <w:r>
          <w:t>]</w:t>
        </w:r>
      </w:ins>
    </w:p>
    <w:p w14:paraId="4DE427F3" w14:textId="4A5E1BD1" w:rsidR="009132B4" w:rsidRPr="009132B4" w:rsidRDefault="009132B4" w:rsidP="00CF1726">
      <w:pPr>
        <w:pStyle w:val="Body"/>
        <w:rPr>
          <w:ins w:id="1309" w:author="Brian Bohman" w:date="2022-11-10T08:16:00Z"/>
        </w:rPr>
      </w:pPr>
      <w:ins w:id="1310" w:author="Brian Bohman" w:date="2022-11-10T08:16:00Z">
        <w:r>
          <w:t xml:space="preserve">To compare </w:t>
        </w:r>
      </w:ins>
      <w:ins w:id="1311" w:author="Brian Bohman" w:date="2022-11-10T19:36:00Z">
        <w:r w:rsidR="004D7628">
          <w:t xml:space="preserve">differences between </w:t>
        </w:r>
      </w:ins>
      <w:ins w:id="1312" w:author="Brian Bohman" w:date="2022-11-10T08:16:00Z">
        <w:r>
          <w:t xml:space="preserve">the various methods </w:t>
        </w:r>
      </w:ins>
      <w:ins w:id="1313" w:author="Brian Bohman" w:date="2022-11-10T19:36:00Z">
        <w:r w:rsidR="004D7628">
          <w:t xml:space="preserve">used </w:t>
        </w:r>
      </w:ins>
      <w:ins w:id="1314" w:author="Brian Bohman" w:date="2022-11-10T08:17:00Z">
        <w:r>
          <w:t xml:space="preserve">to </w:t>
        </w:r>
      </w:ins>
      <w:ins w:id="1315" w:author="Brian Bohman" w:date="2022-11-10T19:36:00Z">
        <w:r w:rsidR="004D7628">
          <w:t xml:space="preserve">quantify </w:t>
        </w:r>
      </w:ins>
      <w:ins w:id="1316" w:author="Brian Bohman" w:date="2022-11-10T08:17:00Z">
        <w:r>
          <w:t xml:space="preserve">uncertainty </w:t>
        </w:r>
      </w:ins>
      <w:ins w:id="1317" w:author="Brian Bohman" w:date="2022-11-10T17:07:00Z">
        <w:r w:rsidR="00CF1726">
          <w:t>in %N</w:t>
        </w:r>
        <w:r w:rsidR="00CF1726">
          <w:rPr>
            <w:vertAlign w:val="subscript"/>
          </w:rPr>
          <w:t>c</w:t>
        </w:r>
      </w:ins>
      <w:ins w:id="1318" w:author="Brian Bohman" w:date="2022-11-10T08:16:00Z">
        <w:r>
          <w:t>,</w:t>
        </w:r>
      </w:ins>
      <w:ins w:id="1319" w:author="Brian Bohman" w:date="2022-11-10T08:17:00Z">
        <w:r>
          <w:t xml:space="preserve"> ∆%N</w:t>
        </w:r>
        <w:r>
          <w:rPr>
            <w:vertAlign w:val="subscript"/>
          </w:rPr>
          <w:t>c</w:t>
        </w:r>
        <w:r>
          <w:t xml:space="preserve"> was </w:t>
        </w:r>
      </w:ins>
      <w:ins w:id="1320" w:author="Brian Bohman" w:date="2022-11-10T08:18:00Z">
        <w:r>
          <w:t xml:space="preserve">calculated </w:t>
        </w:r>
      </w:ins>
      <w:ins w:id="1321" w:author="Brian Bohman" w:date="2022-11-10T21:13:00Z">
        <w:r w:rsidR="00A01551">
          <w:t xml:space="preserve">(Eq. [10]) </w:t>
        </w:r>
      </w:ins>
      <w:ins w:id="1322" w:author="Brian Bohman" w:date="2022-11-10T17:05:00Z">
        <w:r w:rsidR="00CF1726">
          <w:t xml:space="preserve">where </w:t>
        </w:r>
      </w:ins>
      <w:ins w:id="1323" w:author="Brian Bohman" w:date="2022-11-10T08:16:00Z">
        <w:r>
          <w:t>%</w:t>
        </w:r>
        <w:proofErr w:type="spellStart"/>
        <w:r>
          <w:t>N</w:t>
        </w:r>
        <w:r>
          <w:rPr>
            <w:vertAlign w:val="subscript"/>
          </w:rPr>
          <w:t>c,ref</w:t>
        </w:r>
        <w:proofErr w:type="spellEnd"/>
        <w:r>
          <w:t xml:space="preserve"> was</w:t>
        </w:r>
      </w:ins>
      <w:ins w:id="1324" w:author="Brian Bohman" w:date="2022-11-10T08:19:00Z">
        <w:r>
          <w:t xml:space="preserve"> set as</w:t>
        </w:r>
      </w:ins>
      <w:ins w:id="1325" w:author="Brian Bohman" w:date="2022-11-10T08:16:00Z">
        <w:r>
          <w:t xml:space="preserve"> the</w:t>
        </w:r>
      </w:ins>
      <w:ins w:id="1326" w:author="Brian Bohman" w:date="2022-11-10T17:07:00Z">
        <w:r w:rsidR="00CF1726">
          <w:t xml:space="preserve"> </w:t>
        </w:r>
      </w:ins>
      <w:ins w:id="1327" w:author="Brian Bohman" w:date="2022-11-10T08:16:00Z">
        <w:r>
          <w:t>median value</w:t>
        </w:r>
      </w:ins>
      <w:ins w:id="1328" w:author="Brian Bohman" w:date="2022-11-10T19:38:00Z">
        <w:r w:rsidR="004D7628">
          <w:t xml:space="preserve"> (i.e., 0.50 </w:t>
        </w:r>
      </w:ins>
      <w:ins w:id="1329" w:author="Brian Bohman" w:date="2022-11-10T19:40:00Z">
        <w:r w:rsidR="00543A63">
          <w:t>quantile</w:t>
        </w:r>
      </w:ins>
      <w:ins w:id="1330" w:author="Brian Bohman" w:date="2022-11-10T19:38:00Z">
        <w:r w:rsidR="004D7628">
          <w:t>)</w:t>
        </w:r>
      </w:ins>
      <w:ins w:id="1331" w:author="Brian Bohman" w:date="2022-11-10T08:16:00Z">
        <w:r>
          <w:t xml:space="preserve"> of %N</w:t>
        </w:r>
        <w:r>
          <w:rPr>
            <w:vertAlign w:val="subscript"/>
          </w:rPr>
          <w:t>c</w:t>
        </w:r>
      </w:ins>
      <w:ins w:id="1332" w:author="Brian Bohman" w:date="2022-11-10T17:08:00Z">
        <w:r w:rsidR="00CF1726">
          <w:t xml:space="preserve"> </w:t>
        </w:r>
      </w:ins>
      <w:ins w:id="1333" w:author="Brian Bohman" w:date="2022-11-10T19:37:00Z">
        <w:r w:rsidR="004D7628">
          <w:lastRenderedPageBreak/>
          <w:t>from the directly modeled method, while</w:t>
        </w:r>
      </w:ins>
      <w:ins w:id="1334" w:author="Brian Bohman" w:date="2022-11-10T08:18:00Z">
        <w:r>
          <w:t xml:space="preserve"> %</w:t>
        </w:r>
        <w:proofErr w:type="spellStart"/>
        <w:r>
          <w:t>N</w:t>
        </w:r>
        <w:r>
          <w:rPr>
            <w:vertAlign w:val="subscript"/>
          </w:rPr>
          <w:t>c,i</w:t>
        </w:r>
        <w:proofErr w:type="spellEnd"/>
        <w:r>
          <w:t xml:space="preserve"> was </w:t>
        </w:r>
      </w:ins>
      <w:ins w:id="1335" w:author="Brian Bohman" w:date="2022-11-10T19:39:00Z">
        <w:r w:rsidR="004D7628">
          <w:t xml:space="preserve">varied and </w:t>
        </w:r>
      </w:ins>
      <w:ins w:id="1336" w:author="Brian Bohman" w:date="2022-11-10T08:19:00Z">
        <w:r>
          <w:t xml:space="preserve">set </w:t>
        </w:r>
      </w:ins>
      <w:ins w:id="1337" w:author="Brian Bohman" w:date="2022-11-10T17:06:00Z">
        <w:r w:rsidR="00CF1726">
          <w:t xml:space="preserve">as the </w:t>
        </w:r>
      </w:ins>
      <w:ins w:id="1338" w:author="Brian Bohman" w:date="2022-11-10T19:36:00Z">
        <w:r w:rsidR="004D7628">
          <w:t xml:space="preserve">upper and lower </w:t>
        </w:r>
      </w:ins>
      <w:ins w:id="1339" w:author="Brian Bohman" w:date="2022-11-10T19:38:00Z">
        <w:r w:rsidR="004D7628">
          <w:t>values of %N</w:t>
        </w:r>
        <w:r w:rsidR="004D7628">
          <w:rPr>
            <w:vertAlign w:val="subscript"/>
          </w:rPr>
          <w:t>c</w:t>
        </w:r>
      </w:ins>
      <w:ins w:id="1340" w:author="Brian Bohman" w:date="2022-11-10T19:36:00Z">
        <w:r w:rsidR="004D7628">
          <w:t xml:space="preserve"> </w:t>
        </w:r>
      </w:ins>
      <w:ins w:id="1341" w:author="Brian Bohman" w:date="2022-11-10T19:38:00Z">
        <w:r w:rsidR="004D7628">
          <w:t>from</w:t>
        </w:r>
      </w:ins>
      <w:ins w:id="1342" w:author="Brian Bohman" w:date="2022-11-10T19:36:00Z">
        <w:r w:rsidR="004D7628">
          <w:t xml:space="preserve"> </w:t>
        </w:r>
      </w:ins>
      <w:ins w:id="1343" w:author="Brian Bohman" w:date="2022-11-10T19:38:00Z">
        <w:r w:rsidR="004D7628">
          <w:t>the directly modeled, parameterized approximation, and indirect calculation methods</w:t>
        </w:r>
      </w:ins>
      <w:ins w:id="1344" w:author="Brian Bohman" w:date="2022-11-10T19:39:00Z">
        <w:r w:rsidR="004D7628">
          <w:t xml:space="preserve"> as described above.</w:t>
        </w:r>
      </w:ins>
    </w:p>
    <w:p w14:paraId="1879A3CD" w14:textId="21CC4A2F" w:rsidR="00697EFE" w:rsidDel="00CF1726" w:rsidRDefault="009F018B" w:rsidP="00697EFE">
      <w:pPr>
        <w:pStyle w:val="Body"/>
        <w:spacing w:after="240"/>
        <w:rPr>
          <w:del w:id="1345" w:author="Brian Bohman" w:date="2022-11-10T17:06:00Z"/>
        </w:rPr>
        <w:pPrChange w:id="1346" w:author="Brian Bohman" w:date="2022-11-10T07:55:00Z">
          <w:pPr>
            <w:pStyle w:val="Body"/>
          </w:pPr>
        </w:pPrChange>
      </w:pPr>
      <w:del w:id="1347" w:author="Brian Bohman" w:date="2022-11-10T19:40:00Z">
        <w:r w:rsidDel="002E2D4C">
          <w:delText>between the 0.50 quantile (i.e., median) value for %N</w:delText>
        </w:r>
        <w:r w:rsidDel="002E2D4C">
          <w:rPr>
            <w:vertAlign w:val="subscript"/>
          </w:rPr>
          <w:delText>c</w:delText>
        </w:r>
        <w:r w:rsidDel="002E2D4C">
          <w:delText>, designated as the reference values (i.e., ∆%N</w:delText>
        </w:r>
        <w:r w:rsidDel="002E2D4C">
          <w:rPr>
            <w:vertAlign w:val="subscript"/>
          </w:rPr>
          <w:delText>c</w:delText>
        </w:r>
        <w:r w:rsidDel="002E2D4C">
          <w:delText xml:space="preserve"> with constant value of zero), and the various methods to quantify uncertainty (i.e., 90% credible region for %N</w:delText>
        </w:r>
        <w:r w:rsidDel="002E2D4C">
          <w:rPr>
            <w:vertAlign w:val="subscript"/>
          </w:rPr>
          <w:delText>c</w:delText>
        </w:r>
        <w:r w:rsidDel="002E2D4C">
          <w:delText>, CNDC</w:delText>
        </w:r>
        <w:r w:rsidDel="002E2D4C">
          <w:rPr>
            <w:vertAlign w:val="subscript"/>
          </w:rPr>
          <w:delText>up</w:delText>
        </w:r>
        <w:r w:rsidDel="002E2D4C">
          <w:delText xml:space="preserve"> &amp; CNDC</w:delText>
        </w:r>
        <w:r w:rsidDel="002E2D4C">
          <w:rPr>
            <w:vertAlign w:val="subscript"/>
          </w:rPr>
          <w:delText>lo</w:delText>
        </w:r>
        <w:r w:rsidDel="002E2D4C">
          <w:delText>, and estimates of credible region for %N</w:delText>
        </w:r>
        <w:r w:rsidDel="002E2D4C">
          <w:rPr>
            <w:vertAlign w:val="subscript"/>
          </w:rPr>
          <w:delText>c</w:delText>
        </w:r>
        <w:r w:rsidDel="002E2D4C">
          <w:delText xml:space="preserve"> using 90% credible interval for parameters </w:delText>
        </w:r>
        <w:r w:rsidDel="002E2D4C">
          <w:rPr>
            <w:i/>
            <w:iCs/>
          </w:rPr>
          <w:delText>a</w:delText>
        </w:r>
        <w:r w:rsidDel="002E2D4C">
          <w:delText xml:space="preserve"> and </w:delText>
        </w:r>
        <w:r w:rsidDel="002E2D4C">
          <w:rPr>
            <w:i/>
            <w:iCs/>
          </w:rPr>
          <w:delText>b</w:delText>
        </w:r>
        <w:r w:rsidDel="002E2D4C">
          <w:delText>). In this manner, the ∆%N</w:delText>
        </w:r>
        <w:r w:rsidDel="002E2D4C">
          <w:rPr>
            <w:vertAlign w:val="subscript"/>
          </w:rPr>
          <w:delText>c</w:delText>
        </w:r>
        <w:r w:rsidDel="002E2D4C">
          <w:delText xml:space="preserve"> for each method to quantify uncertainty in %N</w:delText>
        </w:r>
        <w:r w:rsidDel="002E2D4C">
          <w:rPr>
            <w:vertAlign w:val="subscript"/>
          </w:rPr>
          <w:delText>c</w:delText>
        </w:r>
        <w:r w:rsidDel="002E2D4C">
          <w:delText xml:space="preserve"> can be directly compared.</w:delText>
        </w:r>
      </w:del>
    </w:p>
    <w:p w14:paraId="4DBB76D8" w14:textId="77777777" w:rsidR="009F018B" w:rsidRDefault="009F018B" w:rsidP="009F018B">
      <w:pPr>
        <w:pStyle w:val="Heading3"/>
        <w:ind w:left="720" w:hanging="720"/>
      </w:pPr>
      <w:r>
        <w:t>Comparing Critical N Concentration across G × E × M Effects</w:t>
      </w:r>
    </w:p>
    <w:p w14:paraId="2BCB2751" w14:textId="4CFBCCAB" w:rsidR="009F018B" w:rsidRDefault="009F018B" w:rsidP="00E072BF">
      <w:pPr>
        <w:pStyle w:val="Body"/>
      </w:pPr>
      <w:del w:id="1348" w:author="Brian Bohman" w:date="2022-11-10T19:46:00Z">
        <w:r w:rsidDel="002E2D4C">
          <w:delText>Similar to</w:delText>
        </w:r>
      </w:del>
      <w:ins w:id="1349" w:author="Brian Bohman" w:date="2022-11-10T19:46:00Z">
        <w:r w:rsidR="002E2D4C">
          <w:t>Using</w:t>
        </w:r>
      </w:ins>
      <w:r>
        <w:t xml:space="preserve"> the </w:t>
      </w:r>
      <w:ins w:id="1350" w:author="Brian Bohman" w:date="2022-11-10T19:46:00Z">
        <w:r w:rsidR="002E2D4C">
          <w:t xml:space="preserve">directly </w:t>
        </w:r>
      </w:ins>
      <w:ins w:id="1351" w:author="Brian Bohman" w:date="2022-11-10T19:47:00Z">
        <w:r w:rsidR="00776D7D">
          <w:t>modeled</w:t>
        </w:r>
      </w:ins>
      <w:del w:id="1352" w:author="Brian Bohman" w:date="2022-11-10T19:46:00Z">
        <w:r w:rsidDel="002E2D4C">
          <w:delText>above</w:delText>
        </w:r>
      </w:del>
      <w:r>
        <w:t xml:space="preserve"> method</w:t>
      </w:r>
      <w:ins w:id="1353" w:author="Brian Bohman" w:date="2022-11-10T19:46:00Z">
        <w:r w:rsidR="002E2D4C">
          <w:t xml:space="preserve"> described above</w:t>
        </w:r>
      </w:ins>
      <w:del w:id="1354" w:author="Brian Bohman" w:date="2022-11-10T19:46:00Z">
        <w:r w:rsidDel="002E2D4C">
          <w:delText>s</w:delText>
        </w:r>
      </w:del>
      <w:r>
        <w:t xml:space="preserve">, </w:t>
      </w:r>
      <w:del w:id="1355" w:author="Brian Bohman" w:date="2022-11-10T19:45:00Z">
        <w:r w:rsidDel="002E2D4C">
          <w:delText xml:space="preserve">the </w:delText>
        </w:r>
      </w:del>
      <w:r>
        <w:t>%N</w:t>
      </w:r>
      <w:r>
        <w:rPr>
          <w:vertAlign w:val="subscript"/>
        </w:rPr>
        <w:t>c</w:t>
      </w:r>
      <w:r>
        <w:t xml:space="preserve"> for each </w:t>
      </w:r>
      <w:ins w:id="1356" w:author="Brian Bohman" w:date="2022-11-10T19:45:00Z">
        <w:r w:rsidR="002E2D4C">
          <w:t xml:space="preserve">posterior </w:t>
        </w:r>
      </w:ins>
      <w:r>
        <w:t>draw was calculated</w:t>
      </w:r>
      <w:del w:id="1357" w:author="Brian Bohman" w:date="2022-11-10T19:46:00Z">
        <w:r w:rsidDel="002E2D4C">
          <w:delText xml:space="preserve"> across a set of discrete values of W over the range of 1 Mg dry wt. ha</w:delText>
        </w:r>
        <w:r w:rsidDel="002E2D4C">
          <w:rPr>
            <w:vertAlign w:val="superscript"/>
          </w:rPr>
          <w:delText>-1</w:delText>
        </w:r>
        <w:r w:rsidDel="002E2D4C">
          <w:delText xml:space="preserve"> and the maximum observed value of W in the experimental data set</w:delText>
        </w:r>
      </w:del>
      <w:r>
        <w:t xml:space="preserve">. </w:t>
      </w:r>
      <w:ins w:id="1358" w:author="Brian Bohman" w:date="2022-11-10T19:53:00Z">
        <w:r w:rsidR="00C81696">
          <w:t>At</w:t>
        </w:r>
      </w:ins>
      <w:del w:id="1359" w:author="Brian Bohman" w:date="2022-11-10T19:51:00Z">
        <w:r w:rsidDel="00C81696">
          <w:delText>At</w:delText>
        </w:r>
      </w:del>
      <w:r>
        <w:t xml:space="preserve"> the effect level of </w:t>
      </w:r>
      <w:proofErr w:type="spellStart"/>
      <w:r>
        <w:rPr>
          <w:i/>
          <w:iCs/>
        </w:rPr>
        <w:t>location:variety</w:t>
      </w:r>
      <w:proofErr w:type="spellEnd"/>
      <w:r>
        <w:t xml:space="preserve">, </w:t>
      </w:r>
      <w:ins w:id="1360" w:author="Brian Bohman" w:date="2022-11-10T19:48:00Z">
        <w:r w:rsidR="001C7871">
          <w:t>∆%N</w:t>
        </w:r>
        <w:r w:rsidR="001C7871" w:rsidRPr="001C7871">
          <w:rPr>
            <w:vertAlign w:val="subscript"/>
            <w:rPrChange w:id="1361" w:author="Brian Bohman" w:date="2022-11-10T19:48:00Z">
              <w:rPr/>
            </w:rPrChange>
          </w:rPr>
          <w:t>c</w:t>
        </w:r>
        <w:r w:rsidR="001C7871">
          <w:t xml:space="preserve"> was </w:t>
        </w:r>
      </w:ins>
      <w:ins w:id="1362" w:author="Brian Bohman" w:date="2022-11-10T19:49:00Z">
        <w:r w:rsidR="001C7871">
          <w:t xml:space="preserve">calculated </w:t>
        </w:r>
      </w:ins>
      <w:ins w:id="1363" w:author="Brian Bohman" w:date="2022-11-10T19:51:00Z">
        <w:r w:rsidR="00C81696">
          <w:t xml:space="preserve">(Eq. </w:t>
        </w:r>
      </w:ins>
      <w:ins w:id="1364" w:author="Brian Bohman" w:date="2022-11-10T21:06:00Z">
        <w:r w:rsidR="005D640C">
          <w:t>[10]</w:t>
        </w:r>
      </w:ins>
      <w:ins w:id="1365" w:author="Brian Bohman" w:date="2022-11-10T19:51:00Z">
        <w:r w:rsidR="00C81696">
          <w:t xml:space="preserve">) </w:t>
        </w:r>
      </w:ins>
      <w:del w:id="1366" w:author="Brian Bohman" w:date="2022-11-10T19:51:00Z">
        <w:r w:rsidDel="00C81696">
          <w:delText>the difference between the %N</w:delText>
        </w:r>
        <w:r w:rsidDel="00C81696">
          <w:rPr>
            <w:vertAlign w:val="subscript"/>
          </w:rPr>
          <w:delText>c</w:delText>
        </w:r>
        <w:r w:rsidDel="00C81696">
          <w:delText xml:space="preserve"> for a given comparison and reference CNDC (i.e., ∆%N</w:delText>
        </w:r>
        <w:r w:rsidDel="00C81696">
          <w:rPr>
            <w:vertAlign w:val="subscript"/>
          </w:rPr>
          <w:delText>c</w:delText>
        </w:r>
        <w:r w:rsidDel="00C81696">
          <w:delText xml:space="preserve">) was calculated </w:delText>
        </w:r>
      </w:del>
      <w:del w:id="1367" w:author="Brian Bohman" w:date="2022-11-10T19:53:00Z">
        <w:r w:rsidDel="00C81696">
          <w:delText>at</w:delText>
        </w:r>
      </w:del>
      <w:del w:id="1368" w:author="Brian Bohman" w:date="2022-11-10T19:56:00Z">
        <w:r w:rsidDel="00AE1B45">
          <w:delText xml:space="preserve"> each value of W</w:delText>
        </w:r>
      </w:del>
      <w:ins w:id="1369" w:author="Brian Bohman" w:date="2022-11-10T19:51:00Z">
        <w:r w:rsidR="00C81696">
          <w:t>where %</w:t>
        </w:r>
        <w:proofErr w:type="spellStart"/>
        <w:r w:rsidR="00C81696">
          <w:t>N</w:t>
        </w:r>
        <w:r w:rsidR="00C81696">
          <w:rPr>
            <w:vertAlign w:val="subscript"/>
          </w:rPr>
          <w:t>c,ref</w:t>
        </w:r>
        <w:proofErr w:type="spellEnd"/>
        <w:r w:rsidR="00C81696">
          <w:t xml:space="preserve"> </w:t>
        </w:r>
      </w:ins>
      <w:ins w:id="1370" w:author="Brian Bohman" w:date="2022-11-10T19:52:00Z">
        <w:r w:rsidR="00C81696">
          <w:t xml:space="preserve">is the </w:t>
        </w:r>
      </w:ins>
      <w:ins w:id="1371" w:author="Brian Bohman" w:date="2022-11-10T19:54:00Z">
        <w:r w:rsidR="000D581D">
          <w:t>median %N</w:t>
        </w:r>
        <w:r w:rsidR="000D581D">
          <w:rPr>
            <w:vertAlign w:val="subscript"/>
          </w:rPr>
          <w:t>c</w:t>
        </w:r>
        <w:r w:rsidR="000D581D">
          <w:t xml:space="preserve"> </w:t>
        </w:r>
      </w:ins>
      <w:ins w:id="1372" w:author="Brian Bohman" w:date="2022-11-10T19:58:00Z">
        <w:r w:rsidR="00E016DD">
          <w:t>from the posterior distribution for</w:t>
        </w:r>
      </w:ins>
      <w:ins w:id="1373" w:author="Brian Bohman" w:date="2022-11-10T19:54:00Z">
        <w:r w:rsidR="000D581D">
          <w:t xml:space="preserve"> the </w:t>
        </w:r>
      </w:ins>
      <w:ins w:id="1374" w:author="Brian Bohman" w:date="2022-11-10T19:52:00Z">
        <w:r w:rsidR="00C81696">
          <w:t>reference level and %</w:t>
        </w:r>
        <w:proofErr w:type="spellStart"/>
        <w:r w:rsidR="00C81696">
          <w:t>N</w:t>
        </w:r>
        <w:r w:rsidR="00C81696">
          <w:rPr>
            <w:vertAlign w:val="subscript"/>
          </w:rPr>
          <w:t>c,i</w:t>
        </w:r>
        <w:proofErr w:type="spellEnd"/>
        <w:r w:rsidR="00C81696">
          <w:t xml:space="preserve"> </w:t>
        </w:r>
      </w:ins>
      <w:ins w:id="1375" w:author="Brian Bohman" w:date="2022-11-10T19:55:00Z">
        <w:r w:rsidR="000D581D">
          <w:t>was the median %N</w:t>
        </w:r>
        <w:r w:rsidR="000D581D">
          <w:rPr>
            <w:vertAlign w:val="subscript"/>
          </w:rPr>
          <w:t>c</w:t>
        </w:r>
        <w:r w:rsidR="000D581D">
          <w:t xml:space="preserve"> </w:t>
        </w:r>
      </w:ins>
      <w:ins w:id="1376" w:author="Brian Bohman" w:date="2022-11-10T19:58:00Z">
        <w:r w:rsidR="00E016DD">
          <w:t xml:space="preserve">from the posterior distribution </w:t>
        </w:r>
      </w:ins>
      <w:ins w:id="1377" w:author="Brian Bohman" w:date="2022-11-10T19:55:00Z">
        <w:r w:rsidR="000D581D">
          <w:t>for each</w:t>
        </w:r>
      </w:ins>
      <w:ins w:id="1378" w:author="Brian Bohman" w:date="2022-11-10T19:52:00Z">
        <w:r w:rsidR="00C81696">
          <w:t xml:space="preserve"> </w:t>
        </w:r>
      </w:ins>
      <w:ins w:id="1379" w:author="Brian Bohman" w:date="2022-11-10T19:53:00Z">
        <w:r w:rsidR="00C81696">
          <w:t>pairwise comparison</w:t>
        </w:r>
      </w:ins>
      <w:ins w:id="1380" w:author="Brian Bohman" w:date="2022-11-10T19:58:00Z">
        <w:r w:rsidR="00E016DD">
          <w:t xml:space="preserve"> of</w:t>
        </w:r>
      </w:ins>
      <w:ins w:id="1381" w:author="Brian Bohman" w:date="2022-11-10T20:00:00Z">
        <w:r w:rsidR="00424535">
          <w:t xml:space="preserve"> all other leve</w:t>
        </w:r>
      </w:ins>
      <w:ins w:id="1382" w:author="Brian Bohman" w:date="2022-11-10T20:02:00Z">
        <w:r w:rsidR="000E7293">
          <w:t>l</w:t>
        </w:r>
      </w:ins>
      <w:ins w:id="1383" w:author="Brian Bohman" w:date="2022-11-10T20:00:00Z">
        <w:r w:rsidR="00424535">
          <w:t>s</w:t>
        </w:r>
      </w:ins>
      <w:r>
        <w:t>. From this computed set of ∆%N</w:t>
      </w:r>
      <w:r>
        <w:rPr>
          <w:vertAlign w:val="subscript"/>
        </w:rPr>
        <w:t>c</w:t>
      </w:r>
      <w:r>
        <w:t xml:space="preserve">, the 0.05, 0.50 (i.e., median) and 0.95 quantile values were identified for each </w:t>
      </w:r>
      <w:del w:id="1384" w:author="Brian Bohman" w:date="2022-11-10T20:00:00Z">
        <w:r w:rsidDel="00424535">
          <w:delText>effect level of</w:delText>
        </w:r>
      </w:del>
      <w:ins w:id="1385" w:author="Brian Bohman" w:date="2022-11-10T20:00:00Z">
        <w:r w:rsidR="00424535">
          <w:t>pairwise comparison of</w:t>
        </w:r>
      </w:ins>
      <w:r>
        <w:t xml:space="preserve"> </w:t>
      </w:r>
      <w:proofErr w:type="spellStart"/>
      <w:proofErr w:type="gramStart"/>
      <w:r>
        <w:rPr>
          <w:i/>
          <w:iCs/>
        </w:rPr>
        <w:t>location:variety</w:t>
      </w:r>
      <w:proofErr w:type="spellEnd"/>
      <w:proofErr w:type="gramEnd"/>
      <w:r>
        <w:t xml:space="preserve"> </w:t>
      </w:r>
      <w:ins w:id="1386" w:author="Brian Bohman" w:date="2022-11-10T20:02:00Z">
        <w:r w:rsidR="000E7293">
          <w:t xml:space="preserve">levels </w:t>
        </w:r>
      </w:ins>
      <w:r>
        <w:t>to determine the 90% credible region for ∆%N</w:t>
      </w:r>
      <w:r>
        <w:rPr>
          <w:vertAlign w:val="subscript"/>
        </w:rPr>
        <w:t>c</w:t>
      </w:r>
      <w:r>
        <w:t xml:space="preserve">. </w:t>
      </w:r>
      <w:del w:id="1387" w:author="Brian Bohman" w:date="2022-11-10T06:13:00Z">
        <w:r w:rsidDel="00587F3F">
          <w:delText xml:space="preserve">For a given range of W values, </w:delText>
        </w:r>
      </w:del>
      <w:ins w:id="1388" w:author="Brian Bohman" w:date="2022-11-10T06:13:00Z">
        <w:r w:rsidR="00587F3F">
          <w:t>T</w:t>
        </w:r>
      </w:ins>
      <w:del w:id="1389" w:author="Brian Bohman" w:date="2022-11-10T06:13:00Z">
        <w:r w:rsidDel="00587F3F">
          <w:delText>t</w:delText>
        </w:r>
      </w:del>
      <w:r>
        <w:t xml:space="preserve">he comparison curve </w:t>
      </w:r>
      <w:ins w:id="1390" w:author="Brian Bohman" w:date="2022-11-10T06:13:00Z">
        <w:r w:rsidR="00587F3F">
          <w:t xml:space="preserve">was </w:t>
        </w:r>
      </w:ins>
      <w:r>
        <w:t xml:space="preserve">considered to be not significantly different from the reference curve </w:t>
      </w:r>
      <w:ins w:id="1391" w:author="Brian Bohman" w:date="2022-11-10T06:14:00Z">
        <w:r w:rsidR="00587F3F">
          <w:t>when</w:t>
        </w:r>
      </w:ins>
      <w:del w:id="1392" w:author="Brian Bohman" w:date="2022-11-10T06:14:00Z">
        <w:r w:rsidDel="00587F3F">
          <w:delText>if</w:delText>
        </w:r>
      </w:del>
      <w:r>
        <w:t xml:space="preserve"> </w:t>
      </w:r>
      <w:del w:id="1393" w:author="Brian Bohman" w:date="2022-11-10T06:14:00Z">
        <w:r w:rsidDel="00587F3F">
          <w:delText>the ∆%N</w:delText>
        </w:r>
        <w:r w:rsidDel="00587F3F">
          <w:rPr>
            <w:vertAlign w:val="subscript"/>
          </w:rPr>
          <w:delText>c</w:delText>
        </w:r>
        <w:r w:rsidDel="00587F3F">
          <w:delText xml:space="preserve"> values for the 0.05 and 0.95 quantile values of %N</w:delText>
        </w:r>
        <w:r w:rsidDel="00587F3F">
          <w:rPr>
            <w:vertAlign w:val="subscript"/>
          </w:rPr>
          <w:delText>c</w:delText>
        </w:r>
        <w:r w:rsidDel="00587F3F">
          <w:delText xml:space="preserve"> were respectively less than and greater than zero (i.e., </w:delText>
        </w:r>
      </w:del>
      <w:r>
        <w:t>the 90% credible region for ∆%N</w:t>
      </w:r>
      <w:r>
        <w:rPr>
          <w:vertAlign w:val="subscript"/>
        </w:rPr>
        <w:t>c</w:t>
      </w:r>
      <w:r>
        <w:t xml:space="preserve"> contain</w:t>
      </w:r>
      <w:ins w:id="1394" w:author="Brian Bohman" w:date="2022-11-10T06:15:00Z">
        <w:r w:rsidR="00587F3F">
          <w:t>ed</w:t>
        </w:r>
      </w:ins>
      <w:del w:id="1395" w:author="Brian Bohman" w:date="2022-11-10T06:15:00Z">
        <w:r w:rsidDel="00587F3F">
          <w:delText>s</w:delText>
        </w:r>
      </w:del>
      <w:r>
        <w:t xml:space="preserve"> zero</w:t>
      </w:r>
      <w:del w:id="1396" w:author="Brian Bohman" w:date="2022-11-10T06:15:00Z">
        <w:r w:rsidDel="00587F3F">
          <w:delText>)</w:delText>
        </w:r>
      </w:del>
      <w:r>
        <w:t xml:space="preserve">. </w:t>
      </w:r>
      <w:del w:id="1397" w:author="Brian Bohman" w:date="2022-11-10T06:15:00Z">
        <w:r w:rsidDel="00587F3F">
          <w:delText>In the case where the 0.05 quantile value for ∆%N</w:delText>
        </w:r>
        <w:r w:rsidDel="00587F3F">
          <w:rPr>
            <w:vertAlign w:val="subscript"/>
          </w:rPr>
          <w:delText>c</w:delText>
        </w:r>
        <w:r w:rsidDel="00587F3F">
          <w:delText xml:space="preserve"> was greater than zero, the comparison curve was considered to have a significantly greater %N</w:delText>
        </w:r>
        <w:r w:rsidDel="00587F3F">
          <w:rPr>
            <w:vertAlign w:val="subscript"/>
          </w:rPr>
          <w:delText>c</w:delText>
        </w:r>
        <w:r w:rsidDel="00587F3F">
          <w:delText xml:space="preserve"> than the reference curve. In the case where the 0.95 quantile value for ∆%N</w:delText>
        </w:r>
        <w:r w:rsidDel="00587F3F">
          <w:rPr>
            <w:vertAlign w:val="subscript"/>
          </w:rPr>
          <w:delText>c</w:delText>
        </w:r>
        <w:r w:rsidDel="00587F3F">
          <w:delText xml:space="preserve"> was less than zero, the comparison curve was considered to have a significantly lower %N</w:delText>
        </w:r>
        <w:r w:rsidDel="00587F3F">
          <w:rPr>
            <w:vertAlign w:val="subscript"/>
          </w:rPr>
          <w:delText>c</w:delText>
        </w:r>
        <w:r w:rsidDel="00587F3F">
          <w:delText xml:space="preserve"> than the reference curve. </w:delText>
        </w:r>
      </w:del>
      <w:del w:id="1398" w:author="Brian Bohman" w:date="2022-11-10T20:01:00Z">
        <w:r w:rsidDel="000E7293">
          <w:delText>To evaluate ∆%N</w:delText>
        </w:r>
        <w:r w:rsidRPr="00BB1EA6" w:rsidDel="000E7293">
          <w:rPr>
            <w:vertAlign w:val="subscript"/>
          </w:rPr>
          <w:delText>c</w:delText>
        </w:r>
        <w:r w:rsidDel="000E7293">
          <w:delText xml:space="preserve"> in the present study, the %N</w:delText>
        </w:r>
        <w:r w:rsidDel="000E7293">
          <w:rPr>
            <w:vertAlign w:val="subscript"/>
          </w:rPr>
          <w:delText>c</w:delText>
        </w:r>
        <w:r w:rsidDel="000E7293">
          <w:delText xml:space="preserve"> for a given effect level of </w:delText>
        </w:r>
        <w:r w:rsidDel="000E7293">
          <w:rPr>
            <w:i/>
            <w:iCs/>
          </w:rPr>
          <w:delText>location:variety</w:delText>
        </w:r>
        <w:r w:rsidDel="000E7293">
          <w:delText xml:space="preserve"> was compared to all other levels, and </w:delText>
        </w:r>
      </w:del>
      <w:ins w:id="1399" w:author="Brian Bohman" w:date="2022-11-10T20:02:00Z">
        <w:r w:rsidR="000E7293">
          <w:t>T</w:t>
        </w:r>
      </w:ins>
      <w:del w:id="1400" w:author="Brian Bohman" w:date="2022-11-10T20:01:00Z">
        <w:r w:rsidDel="000E7293">
          <w:delText>t</w:delText>
        </w:r>
      </w:del>
      <w:r>
        <w:t xml:space="preserve">his approach allows for the direct evaluation of </w:t>
      </w:r>
      <w:ins w:id="1401" w:author="Brian Bohman" w:date="2022-11-10T20:02:00Z">
        <w:r w:rsidR="000E7293">
          <w:t xml:space="preserve">differences in </w:t>
        </w:r>
      </w:ins>
      <w:del w:id="1402" w:author="Brian Bohman" w:date="2022-11-10T20:02:00Z">
        <w:r w:rsidDel="000E7293">
          <w:delText>∆</w:delText>
        </w:r>
      </w:del>
      <w:r>
        <w:t>%</w:t>
      </w:r>
      <w:proofErr w:type="gramStart"/>
      <w:r>
        <w:t>N</w:t>
      </w:r>
      <w:r>
        <w:rPr>
          <w:vertAlign w:val="subscript"/>
        </w:rPr>
        <w:t xml:space="preserve">c </w:t>
      </w:r>
      <w:r>
        <w:t xml:space="preserve"> across</w:t>
      </w:r>
      <w:proofErr w:type="gramEnd"/>
      <w:r>
        <w:t xml:space="preserve"> G × E × M effects</w:t>
      </w:r>
      <w:ins w:id="1403" w:author="Brian Bohman" w:date="2022-11-10T20:02:00Z">
        <w:r w:rsidR="000E7293">
          <w:t xml:space="preserve"> (i.e., </w:t>
        </w:r>
        <w:proofErr w:type="spellStart"/>
        <w:r w:rsidR="000E7293">
          <w:rPr>
            <w:i/>
            <w:iCs/>
          </w:rPr>
          <w:t>location:variety</w:t>
        </w:r>
        <w:proofErr w:type="spellEnd"/>
        <w:r w:rsidR="000E7293">
          <w:t xml:space="preserve"> levels)</w:t>
        </w:r>
      </w:ins>
      <w:r>
        <w:t>.</w:t>
      </w:r>
    </w:p>
    <w:p w14:paraId="2BB02904" w14:textId="77777777" w:rsidR="009F018B" w:rsidRDefault="009F018B" w:rsidP="009F018B">
      <w:pPr>
        <w:pStyle w:val="Heading3"/>
        <w:ind w:left="720" w:hanging="720"/>
      </w:pPr>
      <w:r>
        <w:t>Comparing Critical N Concentration across Statistical Methods</w:t>
      </w:r>
    </w:p>
    <w:p w14:paraId="20224915" w14:textId="5C9D007C" w:rsidR="009F018B" w:rsidRDefault="009F018B" w:rsidP="00E072BF">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 xml:space="preserve">Specifically, </w:t>
      </w:r>
      <w:ins w:id="1404" w:author="Brian Bohman" w:date="2022-11-10T21:15:00Z">
        <w:r w:rsidR="00A01551">
          <w:t>∆%N</w:t>
        </w:r>
        <w:r w:rsidR="00A01551">
          <w:rPr>
            <w:vertAlign w:val="subscript"/>
          </w:rPr>
          <w:t>c</w:t>
        </w:r>
        <w:r w:rsidR="00A01551">
          <w:t xml:space="preserve"> </w:t>
        </w:r>
      </w:ins>
      <w:ins w:id="1405" w:author="Brian Bohman" w:date="2022-11-10T21:17:00Z">
        <w:r w:rsidR="002E56C0">
          <w:t>for each</w:t>
        </w:r>
      </w:ins>
      <w:ins w:id="1406" w:author="Brian Bohman" w:date="2022-11-10T21:18:00Z">
        <w:r w:rsidR="002E56C0">
          <w:t xml:space="preserve"> level of</w:t>
        </w:r>
      </w:ins>
      <w:ins w:id="1407" w:author="Brian Bohman" w:date="2022-11-10T21:17:00Z">
        <w:r w:rsidR="002E56C0">
          <w:t xml:space="preserve"> </w:t>
        </w:r>
        <w:proofErr w:type="spellStart"/>
        <w:proofErr w:type="gramStart"/>
        <w:r w:rsidR="002E56C0">
          <w:rPr>
            <w:i/>
            <w:iCs/>
          </w:rPr>
          <w:t>location:variety</w:t>
        </w:r>
        <w:proofErr w:type="spellEnd"/>
        <w:proofErr w:type="gramEnd"/>
        <w:r w:rsidR="002E56C0">
          <w:rPr>
            <w:i/>
            <w:iCs/>
          </w:rPr>
          <w:t xml:space="preserve"> </w:t>
        </w:r>
      </w:ins>
      <w:ins w:id="1408" w:author="Brian Bohman" w:date="2022-11-10T21:18:00Z">
        <w:r w:rsidR="002E56C0">
          <w:t xml:space="preserve">with previously published CNDC </w:t>
        </w:r>
      </w:ins>
      <w:ins w:id="1409" w:author="Brian Bohman" w:date="2022-11-10T21:15:00Z">
        <w:r w:rsidR="00A01551">
          <w:t xml:space="preserve">was calculated </w:t>
        </w:r>
      </w:ins>
      <w:ins w:id="1410" w:author="Brian Bohman" w:date="2022-11-10T21:20:00Z">
        <w:r w:rsidR="00DE0BD0">
          <w:t xml:space="preserve">(Eq. [10]) </w:t>
        </w:r>
      </w:ins>
      <w:ins w:id="1411" w:author="Brian Bohman" w:date="2022-11-10T21:15:00Z">
        <w:r w:rsidR="00A01551">
          <w:t xml:space="preserve">using </w:t>
        </w:r>
      </w:ins>
      <w:ins w:id="1412" w:author="Brian Bohman" w:date="2022-11-10T21:16:00Z">
        <w:r w:rsidR="00A01551">
          <w:t xml:space="preserve">where </w:t>
        </w:r>
        <w:r w:rsidR="00A01551">
          <w:t>%</w:t>
        </w:r>
        <w:proofErr w:type="spellStart"/>
        <w:r w:rsidR="00A01551">
          <w:t>N</w:t>
        </w:r>
        <w:r w:rsidR="00A01551">
          <w:rPr>
            <w:vertAlign w:val="subscript"/>
          </w:rPr>
          <w:t>c,ref</w:t>
        </w:r>
        <w:proofErr w:type="spellEnd"/>
        <w:r w:rsidR="00A01551">
          <w:t xml:space="preserve"> was set as the median value (i.e., 0.50 quantile) of %N</w:t>
        </w:r>
        <w:r w:rsidR="00A01551">
          <w:rPr>
            <w:vertAlign w:val="subscript"/>
          </w:rPr>
          <w:t>c</w:t>
        </w:r>
        <w:r w:rsidR="00A01551">
          <w:t xml:space="preserve"> from the directly modeled method</w:t>
        </w:r>
        <w:r w:rsidR="00A01551">
          <w:t>, and %</w:t>
        </w:r>
        <w:proofErr w:type="spellStart"/>
        <w:r w:rsidR="00A01551">
          <w:t>N</w:t>
        </w:r>
        <w:r w:rsidR="00A01551">
          <w:rPr>
            <w:vertAlign w:val="subscript"/>
          </w:rPr>
          <w:t>c,i</w:t>
        </w:r>
        <w:proofErr w:type="spellEnd"/>
        <w:r w:rsidR="00A01551">
          <w:t xml:space="preserve"> </w:t>
        </w:r>
      </w:ins>
      <w:ins w:id="1413" w:author="Brian Bohman" w:date="2022-11-10T21:17:00Z">
        <w:r w:rsidR="002E56C0">
          <w:t>was set as the previously published values</w:t>
        </w:r>
      </w:ins>
      <w:ins w:id="1414" w:author="Brian Bohman" w:date="2022-11-10T21:18:00Z">
        <w:r w:rsidR="002E56C0">
          <w:t xml:space="preserve"> of %N</w:t>
        </w:r>
        <w:r w:rsidR="002E56C0">
          <w:rPr>
            <w:vertAlign w:val="subscript"/>
          </w:rPr>
          <w:t>c</w:t>
        </w:r>
        <w:r w:rsidR="002E56C0">
          <w:t xml:space="preserve">. </w:t>
        </w:r>
      </w:ins>
      <w:ins w:id="1415" w:author="Brian Bohman" w:date="2022-11-10T21:19:00Z">
        <w:r w:rsidR="002E56C0">
          <w:t>If ∆%N</w:t>
        </w:r>
        <w:r w:rsidR="002E56C0">
          <w:rPr>
            <w:vertAlign w:val="subscript"/>
          </w:rPr>
          <w:t>c</w:t>
        </w:r>
        <w:r w:rsidR="002E56C0">
          <w:t xml:space="preserve"> falls outside of the </w:t>
        </w:r>
      </w:ins>
      <w:del w:id="1416" w:author="Brian Bohman" w:date="2022-11-10T21:18:00Z">
        <w:r w:rsidDel="002E56C0">
          <w:delText xml:space="preserve">the previously published curves were evaluated to see if they fell within the 90% credible region for the corresponding curve fitted with the hierarchical Bayesian method in the present study. </w:delText>
        </w:r>
      </w:del>
      <w:del w:id="1417" w:author="Brian Bohman" w:date="2022-11-10T21:19:00Z">
        <w:r w:rsidDel="002E56C0">
          <w:delText xml:space="preserve">Using the determined </w:delText>
        </w:r>
      </w:del>
      <w:ins w:id="1418" w:author="Brian Bohman" w:date="2022-11-10T21:18:00Z">
        <w:r w:rsidR="002E56C0">
          <w:t xml:space="preserve">90% </w:t>
        </w:r>
      </w:ins>
      <w:r>
        <w:t>credible region for</w:t>
      </w:r>
      <w:del w:id="1419" w:author="Brian Bohman" w:date="2022-11-10T21:19:00Z">
        <w:r w:rsidR="00111407" w:rsidDel="002E56C0">
          <w:delText xml:space="preserve"> the</w:delText>
        </w:r>
      </w:del>
      <w:r>
        <w:t xml:space="preserve"> %N</w:t>
      </w:r>
      <w:r>
        <w:rPr>
          <w:vertAlign w:val="subscript"/>
        </w:rPr>
        <w:t>c</w:t>
      </w:r>
      <w:ins w:id="1420" w:author="Brian Bohman" w:date="2022-11-10T21:18:00Z">
        <w:r w:rsidR="002E56C0">
          <w:t xml:space="preserve"> </w:t>
        </w:r>
      </w:ins>
      <w:ins w:id="1421" w:author="Brian Bohman" w:date="2022-11-10T21:20:00Z">
        <w:r w:rsidR="002E56C0">
          <w:t xml:space="preserve">determined </w:t>
        </w:r>
      </w:ins>
      <w:ins w:id="1422" w:author="Brian Bohman" w:date="2022-11-10T21:18:00Z">
        <w:r w:rsidR="002E56C0">
          <w:t>from the</w:t>
        </w:r>
      </w:ins>
      <w:ins w:id="1423" w:author="Brian Bohman" w:date="2022-11-10T21:19:00Z">
        <w:r w:rsidR="002E56C0">
          <w:t xml:space="preserve"> directly modeled method</w:t>
        </w:r>
      </w:ins>
      <w:r>
        <w:t xml:space="preserve">, </w:t>
      </w:r>
      <w:del w:id="1424" w:author="Brian Bohman" w:date="2022-11-10T21:20:00Z">
        <w:r w:rsidDel="002E56C0">
          <w:delText>it is possible to identify the range for which two CNDCs are significantly different. If the previously identified %N</w:delText>
        </w:r>
        <w:r w:rsidDel="002E56C0">
          <w:rPr>
            <w:vertAlign w:val="subscript"/>
          </w:rPr>
          <w:delText>c</w:delText>
        </w:r>
        <w:r w:rsidDel="002E56C0">
          <w:delText xml:space="preserve"> value falls outside of the credible region for %N</w:delText>
        </w:r>
        <w:r w:rsidDel="002E56C0">
          <w:rPr>
            <w:vertAlign w:val="subscript"/>
          </w:rPr>
          <w:delText>c</w:delText>
        </w:r>
        <w:r w:rsidDel="002E56C0">
          <w:delText xml:space="preserve"> identified in this study, </w:delText>
        </w:r>
      </w:del>
      <w:r>
        <w:t xml:space="preserve">then the two curves are determined to be significantly different over the range for which the previous value falls outside of the credible region. This approach allows for direct evaluation </w:t>
      </w:r>
      <w:r>
        <w:lastRenderedPageBreak/>
        <w:t>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Heading1"/>
        <w:ind w:left="432" w:hanging="432"/>
      </w:pPr>
      <w:r w:rsidRPr="002354AA">
        <w:t>Results</w:t>
      </w:r>
    </w:p>
    <w:p w14:paraId="511A46F5" w14:textId="77777777" w:rsidR="009F018B" w:rsidRPr="002354AA" w:rsidRDefault="009F018B" w:rsidP="009F018B">
      <w:pPr>
        <w:pStyle w:val="Heading2"/>
        <w:ind w:left="576" w:hanging="576"/>
      </w:pPr>
      <w:r w:rsidRPr="002354AA">
        <w:t xml:space="preserve">Fitted Critical N Dilution </w:t>
      </w:r>
      <w:r w:rsidRPr="00CD1A8A">
        <w:t>Curve</w:t>
      </w:r>
    </w:p>
    <w:p w14:paraId="7820F3E6" w14:textId="04AB382A" w:rsidR="009F018B" w:rsidRDefault="009F018B" w:rsidP="00E072BF">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below </w:t>
      </w:r>
      <w:r w:rsidRPr="00DA5F05">
        <w:t>(</w:t>
      </w:r>
      <w:del w:id="1425" w:author="Brian Bohman" w:date="2022-11-10T06:33:00Z">
        <w:r w:rsidR="00AD10AC" w:rsidDel="0020590A">
          <w:delText>Figure 3</w:delText>
        </w:r>
      </w:del>
      <w:ins w:id="1426" w:author="Brian Bohman" w:date="2022-11-10T06:33:00Z">
        <w:r w:rsidR="0020590A">
          <w:t>Figure 2</w:t>
        </w:r>
      </w:ins>
      <w:r w:rsidRPr="00DA5F05">
        <w:t>)</w:t>
      </w:r>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del w:id="1427" w:author="Brian Bohman" w:date="2022-11-10T06:33:00Z">
        <w:r w:rsidR="00AD10AC" w:rsidDel="0020590A">
          <w:delText>Figure 3</w:delText>
        </w:r>
      </w:del>
      <w:ins w:id="1428" w:author="Brian Bohman" w:date="2022-11-10T06:33:00Z">
        <w:r w:rsidR="0020590A">
          <w:t>Figure 2</w:t>
        </w:r>
      </w:ins>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proofErr w:type="gramStart"/>
      <w:r w:rsidRPr="002354AA">
        <w:rPr>
          <w:i/>
          <w:iCs/>
        </w:rPr>
        <w:t>a</w:t>
      </w:r>
      <w:r w:rsidRPr="002354AA">
        <w:t xml:space="preserve"> for</w:t>
      </w:r>
      <w:proofErr w:type="gramEnd"/>
      <w:r w:rsidRPr="002354AA">
        <w:t xml:space="preserve"> the variety within location effect is negligible and not statistically significant </w:t>
      </w:r>
      <w:r w:rsidRPr="00DA5F05">
        <w:t>(</w:t>
      </w:r>
      <w:del w:id="1429" w:author="Brian Bohman" w:date="2022-11-10T06:33:00Z">
        <w:r w:rsidR="00AD10AC" w:rsidDel="0020590A">
          <w:delText>Figure 3</w:delText>
        </w:r>
      </w:del>
      <w:ins w:id="1430" w:author="Brian Bohman" w:date="2022-11-10T06:33:00Z">
        <w:r w:rsidR="0020590A">
          <w:t>Figure 2</w:t>
        </w:r>
      </w:ins>
      <w:r w:rsidRPr="00DA5F05">
        <w:t>a).</w:t>
      </w:r>
    </w:p>
    <w:p w14:paraId="443F01C1" w14:textId="477E39B2" w:rsidR="001B72CC" w:rsidRDefault="009835AF" w:rsidP="009835AF">
      <w:pPr>
        <w:jc w:val="left"/>
      </w:pPr>
      <w:r>
        <w:br w:type="page"/>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914A0F">
        <w:tc>
          <w:tcPr>
            <w:tcW w:w="7900" w:type="dxa"/>
            <w:gridSpan w:val="2"/>
          </w:tcPr>
          <w:p w14:paraId="7AB52BE2" w14:textId="77777777" w:rsidR="001B72CC" w:rsidRPr="00730296" w:rsidRDefault="001B72CC" w:rsidP="00914A0F">
            <w:r w:rsidRPr="00730296">
              <w:rPr>
                <w:noProof/>
              </w:rPr>
              <w:lastRenderedPageBreak/>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914A0F">
        <w:trPr>
          <w:trHeight w:val="288"/>
        </w:trPr>
        <w:tc>
          <w:tcPr>
            <w:tcW w:w="3946" w:type="dxa"/>
            <w:vAlign w:val="center"/>
          </w:tcPr>
          <w:p w14:paraId="1D1116AC" w14:textId="77777777" w:rsidR="001B72CC" w:rsidRPr="00730296" w:rsidRDefault="001B72CC" w:rsidP="00914A0F">
            <w:pPr>
              <w:pStyle w:val="TableCaption"/>
              <w:jc w:val="center"/>
            </w:pPr>
            <w:r w:rsidRPr="00730296">
              <w:t>(a)</w:t>
            </w:r>
          </w:p>
        </w:tc>
        <w:tc>
          <w:tcPr>
            <w:tcW w:w="3954" w:type="dxa"/>
            <w:vAlign w:val="center"/>
          </w:tcPr>
          <w:p w14:paraId="339F7497" w14:textId="77777777" w:rsidR="001B72CC" w:rsidRPr="00730296" w:rsidRDefault="001B72CC" w:rsidP="00914A0F">
            <w:pPr>
              <w:pStyle w:val="TableCaption"/>
              <w:jc w:val="center"/>
            </w:pPr>
            <w:r w:rsidRPr="00730296">
              <w:t>(b)</w:t>
            </w:r>
          </w:p>
        </w:tc>
      </w:tr>
      <w:tr w:rsidR="001B72CC" w:rsidRPr="002354AA" w14:paraId="415AAA48" w14:textId="77777777" w:rsidTr="00914A0F">
        <w:tc>
          <w:tcPr>
            <w:tcW w:w="7900" w:type="dxa"/>
            <w:gridSpan w:val="2"/>
            <w:vAlign w:val="center"/>
          </w:tcPr>
          <w:p w14:paraId="05C3BDF2" w14:textId="686EAB92" w:rsidR="001B72CC" w:rsidRPr="007626C1" w:rsidRDefault="001B72CC" w:rsidP="00914A0F">
            <w:pPr>
              <w:pStyle w:val="TableCaption"/>
              <w:rPr>
                <w:bCs/>
              </w:rPr>
            </w:pPr>
            <w:bookmarkStart w:id="1431" w:name="_Ref78281262"/>
            <w:bookmarkStart w:id="1432" w:name="_Toc78910185"/>
            <w:bookmarkStart w:id="1433" w:name="_Toc80706217"/>
            <w:r>
              <w:t>Figure</w:t>
            </w:r>
            <w:del w:id="1434" w:author="Brian Bohman" w:date="2022-11-10T06:33:00Z">
              <w:r w:rsidDel="00590B44">
                <w:delText xml:space="preserve"> </w:delText>
              </w:r>
            </w:del>
            <w:ins w:id="1435" w:author="Brian Bohman" w:date="2022-11-10T06:33:00Z">
              <w:r w:rsidR="00590B44">
                <w:t xml:space="preserve"> 2</w:t>
              </w:r>
            </w:ins>
            <w:del w:id="1436" w:author="Brian Bohman" w:date="2022-11-10T06:33:00Z">
              <w:r w:rsidR="00000000" w:rsidDel="00590B44">
                <w:fldChar w:fldCharType="begin"/>
              </w:r>
              <w:r w:rsidR="00000000" w:rsidDel="00590B44">
                <w:delInstrText xml:space="preserve"> SEQ Figure \* ARABIC \s 1 </w:delInstrText>
              </w:r>
              <w:r w:rsidR="00000000" w:rsidDel="00590B44">
                <w:fldChar w:fldCharType="separate"/>
              </w:r>
              <w:r w:rsidDel="00590B44">
                <w:rPr>
                  <w:noProof/>
                </w:rPr>
                <w:delText>3</w:delText>
              </w:r>
              <w:r w:rsidR="00000000" w:rsidDel="00590B44">
                <w:rPr>
                  <w:noProof/>
                </w:rPr>
                <w:fldChar w:fldCharType="end"/>
              </w:r>
            </w:del>
            <w:bookmarkEnd w:id="1431"/>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1432"/>
            <w:bookmarkEnd w:id="1433"/>
          </w:p>
        </w:tc>
      </w:tr>
    </w:tbl>
    <w:p w14:paraId="0636D315" w14:textId="77777777" w:rsidR="001B72CC" w:rsidRDefault="001B72CC" w:rsidP="001B72CC"/>
    <w:p w14:paraId="2339C906" w14:textId="64DF1438" w:rsidR="009F018B" w:rsidRPr="002354AA" w:rsidRDefault="009F018B" w:rsidP="00E072BF">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del w:id="1437" w:author="Brian Bohman" w:date="2022-11-10T06:33:00Z">
        <w:r w:rsidR="00AD10AC" w:rsidDel="0020590A">
          <w:delText>Figure 3</w:delText>
        </w:r>
      </w:del>
      <w:ins w:id="1438" w:author="Brian Bohman" w:date="2022-11-10T06:33:00Z">
        <w:r w:rsidR="0020590A">
          <w:t>Figure 2</w:t>
        </w:r>
      </w:ins>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w:t>
      </w:r>
      <w:proofErr w:type="spellStart"/>
      <w:r w:rsidRPr="00B34FD9">
        <w:rPr>
          <w:lang w:bidi="en-US"/>
        </w:rPr>
        <w:t>Markies</w:t>
      </w:r>
      <w:proofErr w:type="spellEnd"/>
      <w:r w:rsidRPr="00B34FD9">
        <w:rPr>
          <w:lang w:bidi="en-US"/>
        </w:rPr>
        <w:t xml:space="preserve"> Russet, and Bannock Russet (0.178, 0.165, 0.155, and 0.140, respectively). The </w:t>
      </w:r>
      <w:r w:rsidRPr="00B34FD9">
        <w:rPr>
          <w:lang w:bidi="en-US"/>
        </w:rPr>
        <w:lastRenderedPageBreak/>
        <w:t xml:space="preserve">difference between Innovator and Umatilla Russet, </w:t>
      </w:r>
      <w:proofErr w:type="spellStart"/>
      <w:r w:rsidRPr="00B34FD9">
        <w:rPr>
          <w:lang w:bidi="en-US"/>
        </w:rPr>
        <w:t>Markies</w:t>
      </w:r>
      <w:proofErr w:type="spellEnd"/>
      <w:r w:rsidRPr="00B34FD9">
        <w:rPr>
          <w:lang w:bidi="en-US"/>
        </w:rPr>
        <w:t xml:space="preserve">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w:t>
      </w:r>
      <w:proofErr w:type="spellStart"/>
      <w:r w:rsidRPr="00B34FD9">
        <w:rPr>
          <w:lang w:bidi="en-US"/>
        </w:rPr>
        <w:t>Shepody</w:t>
      </w:r>
      <w:proofErr w:type="spellEnd"/>
      <w:r w:rsidRPr="00B34FD9">
        <w:rPr>
          <w:lang w:bidi="en-US"/>
        </w:rPr>
        <w:t xml:space="preserve"> (0.412).</w:t>
      </w:r>
    </w:p>
    <w:p w14:paraId="7AE1B86D" w14:textId="171EBC6F" w:rsidR="009F018B" w:rsidRDefault="009F018B" w:rsidP="00E072BF">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del w:id="1439" w:author="Brian Bohman" w:date="2022-11-10T06:33:00Z">
        <w:r w:rsidR="00AD10AC" w:rsidDel="0020590A">
          <w:delText>Figure 4</w:delText>
        </w:r>
      </w:del>
      <w:ins w:id="1440" w:author="Brian Bohman" w:date="2022-11-10T06:33:00Z">
        <w:r w:rsidR="0020590A">
          <w:t>Figure 3</w:t>
        </w:r>
      </w:ins>
      <w:r w:rsidRPr="00DA5F05">
        <w:t>) which indicates that quantifying differences in these parameter values independently (</w:t>
      </w:r>
      <w:del w:id="1441" w:author="Brian Bohman" w:date="2022-11-10T06:33:00Z">
        <w:r w:rsidR="00AD10AC" w:rsidDel="0020590A">
          <w:delText>Figure 3</w:delText>
        </w:r>
      </w:del>
      <w:ins w:id="1442" w:author="Brian Bohman" w:date="2022-11-10T06:33:00Z">
        <w:r w:rsidR="0020590A">
          <w:t>Figure 2</w:t>
        </w:r>
      </w:ins>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914A0F">
        <w:tc>
          <w:tcPr>
            <w:tcW w:w="8630" w:type="dxa"/>
          </w:tcPr>
          <w:p w14:paraId="170C70D9" w14:textId="77777777" w:rsidR="001B72CC" w:rsidRDefault="001B72CC" w:rsidP="00914A0F">
            <w:r w:rsidRPr="002354AA">
              <w:rPr>
                <w:noProof/>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914A0F">
        <w:tc>
          <w:tcPr>
            <w:tcW w:w="8630" w:type="dxa"/>
          </w:tcPr>
          <w:p w14:paraId="0B8E6ABE" w14:textId="0D3A651B" w:rsidR="001B72CC" w:rsidRDefault="001B72CC" w:rsidP="00914A0F">
            <w:pPr>
              <w:pStyle w:val="TableCaption"/>
            </w:pPr>
            <w:bookmarkStart w:id="1443" w:name="_Ref78281345"/>
            <w:bookmarkStart w:id="1444" w:name="_Toc78910186"/>
            <w:bookmarkStart w:id="1445" w:name="_Toc80706218"/>
            <w:r>
              <w:t xml:space="preserve">Figure </w:t>
            </w:r>
            <w:del w:id="1446" w:author="Brian Bohman" w:date="2022-11-10T06:33:00Z">
              <w:r w:rsidDel="0020590A">
                <w:fldChar w:fldCharType="begin"/>
              </w:r>
              <w:r w:rsidDel="0020590A">
                <w:delInstrText xml:space="preserve"> SEQ Figure \* ARABIC \s 1</w:delInstrText>
              </w:r>
              <w:r w:rsidDel="0020590A">
                <w:fldChar w:fldCharType="separate"/>
              </w:r>
              <w:r w:rsidDel="0020590A">
                <w:rPr>
                  <w:noProof/>
                </w:rPr>
                <w:delText>4</w:delText>
              </w:r>
              <w:r w:rsidDel="0020590A">
                <w:fldChar w:fldCharType="end"/>
              </w:r>
            </w:del>
            <w:bookmarkEnd w:id="1443"/>
            <w:ins w:id="1447" w:author="Brian Bohman" w:date="2022-11-10T06:33:00Z">
              <w:r w:rsidR="0020590A">
                <w:t>3</w:t>
              </w:r>
            </w:ins>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1444"/>
            <w:bookmarkEnd w:id="1445"/>
          </w:p>
        </w:tc>
      </w:tr>
    </w:tbl>
    <w:p w14:paraId="4D60D65C" w14:textId="77777777" w:rsidR="001B72CC" w:rsidRDefault="001B72CC" w:rsidP="001B72CC"/>
    <w:p w14:paraId="406D3837" w14:textId="05680987" w:rsidR="009F018B" w:rsidRDefault="009F018B" w:rsidP="00E072BF">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del w:id="1448" w:author="Brian Bohman" w:date="2022-11-10T06:34:00Z">
        <w:r w:rsidR="00AD10AC" w:rsidDel="004861F8">
          <w:delText>Figure 5</w:delText>
        </w:r>
      </w:del>
      <w:ins w:id="1449" w:author="Brian Bohman" w:date="2022-11-10T06:34:00Z">
        <w:r w:rsidR="004861F8">
          <w:t xml:space="preserve">Figure </w:t>
        </w:r>
        <w:r w:rsidR="004861F8">
          <w:lastRenderedPageBreak/>
          <w:t>4</w:t>
        </w:r>
      </w:ins>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914A0F">
        <w:tc>
          <w:tcPr>
            <w:tcW w:w="8630" w:type="dxa"/>
          </w:tcPr>
          <w:p w14:paraId="2E10B96A" w14:textId="77777777" w:rsidR="001B72CC" w:rsidRDefault="001B72CC" w:rsidP="00914A0F">
            <w:r>
              <w:rPr>
                <w:noProof/>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914A0F">
        <w:tc>
          <w:tcPr>
            <w:tcW w:w="8630" w:type="dxa"/>
          </w:tcPr>
          <w:p w14:paraId="41CCE4A7" w14:textId="7F2C8583" w:rsidR="001B72CC" w:rsidRDefault="001B72CC" w:rsidP="00914A0F">
            <w:pPr>
              <w:pStyle w:val="TableCaption"/>
            </w:pPr>
            <w:bookmarkStart w:id="1450" w:name="_Ref78281403"/>
            <w:bookmarkStart w:id="1451" w:name="_Toc78910187"/>
            <w:bookmarkStart w:id="1452" w:name="_Toc80706219"/>
            <w:r>
              <w:t xml:space="preserve">Figure </w:t>
            </w:r>
            <w:del w:id="1453" w:author="Brian Bohman" w:date="2022-11-10T06:34:00Z">
              <w:r w:rsidR="00000000" w:rsidDel="0020590A">
                <w:fldChar w:fldCharType="begin"/>
              </w:r>
              <w:r w:rsidR="00000000" w:rsidDel="0020590A">
                <w:delInstrText xml:space="preserve"> SEQ Figure \* ARABIC \s 1 </w:delInstrText>
              </w:r>
              <w:r w:rsidR="00000000" w:rsidDel="0020590A">
                <w:fldChar w:fldCharType="separate"/>
              </w:r>
              <w:r w:rsidDel="0020590A">
                <w:rPr>
                  <w:noProof/>
                </w:rPr>
                <w:delText>5</w:delText>
              </w:r>
              <w:r w:rsidR="00000000" w:rsidDel="0020590A">
                <w:rPr>
                  <w:noProof/>
                </w:rPr>
                <w:fldChar w:fldCharType="end"/>
              </w:r>
            </w:del>
            <w:bookmarkEnd w:id="1450"/>
            <w:ins w:id="1454" w:author="Brian Bohman" w:date="2022-11-10T06:34:00Z">
              <w:r w:rsidR="0020590A">
                <w:t>4</w:t>
              </w:r>
            </w:ins>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proofErr w:type="gramStart"/>
            <w:r w:rsidRPr="0095557B">
              <w:rPr>
                <w:b w:val="0"/>
                <w:bCs/>
              </w:rPr>
              <w:t>solid black line</w:t>
            </w:r>
            <w:r>
              <w:rPr>
                <w:b w:val="0"/>
                <w:bCs/>
              </w:rPr>
              <w:t>s</w:t>
            </w:r>
            <w:proofErr w:type="gramEnd"/>
            <w:r>
              <w:rPr>
                <w:b w:val="0"/>
                <w:bCs/>
              </w:rPr>
              <w:t xml:space="preserve"> </w:t>
            </w:r>
            <w:r w:rsidRPr="0095557B">
              <w:rPr>
                <w:b w:val="0"/>
                <w:bCs/>
              </w:rPr>
              <w:t xml:space="preserve">for each </w:t>
            </w:r>
            <w:r w:rsidR="009569C7">
              <w:rPr>
                <w:b w:val="0"/>
                <w:bCs/>
              </w:rPr>
              <w:t xml:space="preserve">variety within </w:t>
            </w:r>
            <w:r w:rsidRPr="0095557B">
              <w:rPr>
                <w:b w:val="0"/>
                <w:bCs/>
              </w:rPr>
              <w:t xml:space="preserve">location.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w:t>
            </w:r>
            <w:proofErr w:type="spellStart"/>
            <w:r w:rsidRPr="0095557B">
              <w:rPr>
                <w:b w:val="0"/>
                <w:bCs/>
              </w:rPr>
              <w:t>i</w:t>
            </w:r>
            <w:proofErr w:type="spellEnd"/>
            <w:r w:rsidRPr="0095557B">
              <w:rPr>
                <w:b w:val="0"/>
                <w:bCs/>
              </w:rPr>
              <w:t>] are displayed on each individual panel.</w:t>
            </w:r>
            <w:bookmarkEnd w:id="1451"/>
            <w:bookmarkEnd w:id="1452"/>
          </w:p>
        </w:tc>
      </w:tr>
    </w:tbl>
    <w:p w14:paraId="577ABECC" w14:textId="77777777" w:rsidR="001B72CC" w:rsidRDefault="001B72CC" w:rsidP="001B72CC"/>
    <w:p w14:paraId="39127152" w14:textId="5D7266DD" w:rsidR="009F018B" w:rsidRDefault="009F018B" w:rsidP="00E072BF">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Heading2"/>
        <w:ind w:left="576" w:hanging="576"/>
      </w:pPr>
      <w:r w:rsidRPr="002354AA">
        <w:lastRenderedPageBreak/>
        <w:t>Critical N Concentration Uncertainty</w:t>
      </w:r>
    </w:p>
    <w:p w14:paraId="670AA891" w14:textId="203CDAFB" w:rsidR="009F018B" w:rsidRDefault="009F018B" w:rsidP="00E072BF">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del w:id="1455" w:author="Brian Bohman" w:date="2022-11-10T06:35:00Z">
        <w:r w:rsidR="00AD10AC" w:rsidDel="004861F8">
          <w:delText>Figure 6</w:delText>
        </w:r>
      </w:del>
      <w:ins w:id="1456" w:author="Brian Bohman" w:date="2022-11-10T06:35:00Z">
        <w:r w:rsidR="004861F8">
          <w:t>Figure 5</w:t>
        </w:r>
      </w:ins>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w:t>
      </w:r>
      <w:proofErr w:type="spellStart"/>
      <w:r w:rsidRPr="00DA5F05">
        <w:t>Shepody</w:t>
      </w:r>
      <w:proofErr w:type="spellEnd"/>
      <w:r w:rsidRPr="00DA5F05">
        <w:t>, hav</w:t>
      </w:r>
      <w:r>
        <w:t>e</w:t>
      </w:r>
      <w:r w:rsidRPr="00DA5F05">
        <w:t xml:space="preserve"> a symmetrical distribution (</w:t>
      </w:r>
      <w:del w:id="1457" w:author="Brian Bohman" w:date="2022-11-10T06:35:00Z">
        <w:r w:rsidR="00AD10AC" w:rsidDel="004861F8">
          <w:delText>Figure 6</w:delText>
        </w:r>
      </w:del>
      <w:ins w:id="1458" w:author="Brian Bohman" w:date="2022-11-10T06:35:00Z">
        <w:r w:rsidR="004861F8">
          <w:t>Figure 5</w:t>
        </w:r>
      </w:ins>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8326"/>
        <w:tblGridChange w:id="1459">
          <w:tblGrid>
            <w:gridCol w:w="851"/>
            <w:gridCol w:w="8326"/>
          </w:tblGrid>
        </w:tblGridChange>
      </w:tblGrid>
      <w:tr w:rsidR="0007704D" w:rsidRPr="002354AA" w14:paraId="36AFE354" w14:textId="77777777" w:rsidTr="00057E42">
        <w:tc>
          <w:tcPr>
            <w:tcW w:w="9177" w:type="dxa"/>
            <w:gridSpan w:val="2"/>
          </w:tcPr>
          <w:p w14:paraId="5BBE4462" w14:textId="77777777" w:rsidR="0007704D" w:rsidRPr="00CB3F3E" w:rsidRDefault="0007704D" w:rsidP="00914A0F">
            <w:pPr>
              <w:rPr>
                <w:b/>
                <w:bCs/>
                <w:sz w:val="20"/>
                <w:szCs w:val="20"/>
              </w:rPr>
            </w:pPr>
            <w:del w:id="1460" w:author="Brian Bohman" w:date="2022-11-10T06:21:00Z">
              <w:r w:rsidRPr="00CB3F3E" w:rsidDel="0007704D">
                <w:rPr>
                  <w:b/>
                  <w:bCs/>
                  <w:sz w:val="20"/>
                  <w:szCs w:val="20"/>
                </w:rPr>
                <w:lastRenderedPageBreak/>
                <w:delText>(a)</w:delText>
              </w:r>
            </w:del>
          </w:p>
          <w:p w14:paraId="782175C4" w14:textId="7E88A8BD" w:rsidR="0007704D" w:rsidRPr="00BD7D2E" w:rsidRDefault="0007704D" w:rsidP="00914A0F">
            <w:r>
              <w:rPr>
                <w:noProof/>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rsidDel="0007704D" w14:paraId="134DCB67" w14:textId="3F3D43F6" w:rsidTr="0007704D">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Change w:id="1461" w:author="Brian Bohman" w:date="2022-11-10T06:21: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rPr>
          <w:del w:id="1462" w:author="Brian Bohman" w:date="2022-11-10T06:21:00Z"/>
        </w:trPr>
        <w:tc>
          <w:tcPr>
            <w:tcW w:w="851" w:type="dxa"/>
            <w:tcPrChange w:id="1463" w:author="Brian Bohman" w:date="2022-11-10T06:21:00Z">
              <w:tcPr>
                <w:tcW w:w="304" w:type="dxa"/>
              </w:tcPr>
            </w:tcPrChange>
          </w:tcPr>
          <w:p w14:paraId="14B0E290" w14:textId="3343309E" w:rsidR="001B72CC" w:rsidRPr="00CB3F3E" w:rsidDel="0007704D" w:rsidRDefault="001B72CC" w:rsidP="009B5B80">
            <w:pPr>
              <w:jc w:val="left"/>
              <w:rPr>
                <w:del w:id="1464" w:author="Brian Bohman" w:date="2022-11-10T06:21:00Z"/>
                <w:b/>
                <w:bCs/>
                <w:sz w:val="20"/>
                <w:szCs w:val="20"/>
              </w:rPr>
              <w:pPrChange w:id="1465" w:author="Brian Bohman" w:date="2022-11-09T18:49:00Z">
                <w:pPr/>
              </w:pPrChange>
            </w:pPr>
            <w:del w:id="1466" w:author="Brian Bohman" w:date="2022-11-10T06:21:00Z">
              <w:r w:rsidRPr="00CB3F3E" w:rsidDel="0007704D">
                <w:rPr>
                  <w:b/>
                  <w:bCs/>
                  <w:sz w:val="20"/>
                  <w:szCs w:val="20"/>
                </w:rPr>
                <w:delText>(b)</w:delText>
              </w:r>
            </w:del>
          </w:p>
        </w:tc>
        <w:tc>
          <w:tcPr>
            <w:tcW w:w="8326" w:type="dxa"/>
            <w:tcPrChange w:id="1467" w:author="Brian Bohman" w:date="2022-11-10T06:21:00Z">
              <w:tcPr>
                <w:tcW w:w="8326" w:type="dxa"/>
              </w:tcPr>
            </w:tcPrChange>
          </w:tcPr>
          <w:p w14:paraId="60F06801" w14:textId="33ACE33C" w:rsidR="001B72CC" w:rsidDel="0007704D" w:rsidRDefault="001B72CC" w:rsidP="00914A0F">
            <w:pPr>
              <w:rPr>
                <w:del w:id="1468" w:author="Brian Bohman" w:date="2022-11-10T06:21:00Z"/>
              </w:rPr>
            </w:pPr>
          </w:p>
          <w:p w14:paraId="01D2E953" w14:textId="0A96335E" w:rsidR="001B72CC" w:rsidRPr="00035DFF" w:rsidDel="0007704D" w:rsidRDefault="001B72CC" w:rsidP="00914A0F">
            <w:pPr>
              <w:rPr>
                <w:del w:id="1469" w:author="Brian Bohman" w:date="2022-11-10T06:21:00Z"/>
              </w:rPr>
            </w:pPr>
            <w:del w:id="1470" w:author="Brian Bohman" w:date="2022-11-10T06:21:00Z">
              <w:r w:rsidDel="0007704D">
                <w:rPr>
                  <w:noProof/>
                </w:rPr>
                <w:drawing>
                  <wp:inline distT="0" distB="0" distL="0" distR="0" wp14:anchorId="056EC7D9" wp14:editId="2147A0F5">
                    <wp:extent cx="5010912" cy="1837334"/>
                    <wp:effectExtent l="0" t="0" r="5715"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837334"/>
                            </a:xfrm>
                            <a:prstGeom prst="rect">
                              <a:avLst/>
                            </a:prstGeom>
                          </pic:spPr>
                        </pic:pic>
                      </a:graphicData>
                    </a:graphic>
                  </wp:inline>
                </w:drawing>
              </w:r>
            </w:del>
          </w:p>
        </w:tc>
      </w:tr>
      <w:tr w:rsidR="001B72CC" w14:paraId="3052553E" w14:textId="77777777" w:rsidTr="0007704D">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471" w:author="Brian Bohman" w:date="2022-11-10T06:21: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9177" w:type="dxa"/>
            <w:gridSpan w:val="2"/>
            <w:tcPrChange w:id="1472" w:author="Brian Bohman" w:date="2022-11-10T06:21:00Z">
              <w:tcPr>
                <w:tcW w:w="8630" w:type="dxa"/>
                <w:gridSpan w:val="2"/>
              </w:tcPr>
            </w:tcPrChange>
          </w:tcPr>
          <w:p w14:paraId="2A80F561" w14:textId="12B35794" w:rsidR="001B72CC" w:rsidRPr="00960929" w:rsidRDefault="001B72CC" w:rsidP="00914A0F">
            <w:pPr>
              <w:pStyle w:val="TableCaption"/>
            </w:pPr>
            <w:bookmarkStart w:id="1473" w:name="_Toc78910188"/>
            <w:bookmarkStart w:id="1474" w:name="_Toc80706220"/>
            <w:bookmarkStart w:id="1475" w:name="_Ref78281421"/>
            <w:r>
              <w:t xml:space="preserve">Figure </w:t>
            </w:r>
            <w:del w:id="1476" w:author="Brian Bohman" w:date="2022-11-10T06:34:00Z">
              <w:r w:rsidDel="004861F8">
                <w:fldChar w:fldCharType="begin"/>
              </w:r>
              <w:r w:rsidDel="004861F8">
                <w:delInstrText xml:space="preserve"> SEQ Figure \* ARABIC \s 1</w:delInstrText>
              </w:r>
              <w:r w:rsidDel="004861F8">
                <w:fldChar w:fldCharType="separate"/>
              </w:r>
              <w:r w:rsidDel="004861F8">
                <w:rPr>
                  <w:noProof/>
                </w:rPr>
                <w:delText>6</w:delText>
              </w:r>
              <w:r w:rsidDel="004861F8">
                <w:rPr>
                  <w:noProof/>
                </w:rPr>
                <w:fldChar w:fldCharType="end"/>
              </w:r>
            </w:del>
            <w:bookmarkEnd w:id="1475"/>
            <w:ins w:id="1477" w:author="Brian Bohman" w:date="2022-11-10T06:34:00Z">
              <w:r w:rsidR="004861F8">
                <w:t>5</w:t>
              </w:r>
            </w:ins>
            <w:r>
              <w:t>.</w:t>
            </w:r>
            <w:r w:rsidRPr="00035DFF">
              <w:rPr>
                <w:b w:val="0"/>
              </w:rPr>
              <w:t xml:space="preserve"> Comparison of the difference in critical N concentration values [∆%N</w:t>
            </w:r>
            <w:r w:rsidRPr="00035DFF">
              <w:rPr>
                <w:b w:val="0"/>
                <w:vertAlign w:val="subscript"/>
              </w:rPr>
              <w:t>c</w:t>
            </w:r>
            <w:r w:rsidRPr="00035DFF">
              <w:rPr>
                <w:b w:val="0"/>
              </w:rPr>
              <w:t>]</w:t>
            </w:r>
            <w:ins w:id="1478" w:author="Brian Bohman" w:date="2022-11-10T20:20:00Z">
              <w:r w:rsidR="00AE2E1E">
                <w:rPr>
                  <w:b w:val="0"/>
                </w:rPr>
                <w:t>.</w:t>
              </w:r>
            </w:ins>
            <w:del w:id="1479" w:author="Brian Bohman" w:date="2022-11-10T20:20:00Z">
              <w:r w:rsidRPr="00035DFF" w:rsidDel="00AE2E1E">
                <w:rPr>
                  <w:b w:val="0"/>
                </w:rPr>
                <w:delText xml:space="preserve"> </w:delText>
              </w:r>
            </w:del>
            <w:del w:id="1480" w:author="Brian Bohman" w:date="2022-11-10T20:19:00Z">
              <w:r w:rsidRPr="00035DFF" w:rsidDel="00AE2E1E">
                <w:rPr>
                  <w:b w:val="0"/>
                </w:rPr>
                <w:delText>between</w:delText>
              </w:r>
            </w:del>
            <w:r w:rsidRPr="00035DFF">
              <w:rPr>
                <w:b w:val="0"/>
              </w:rPr>
              <w:t xml:space="preserve"> </w:t>
            </w:r>
            <w:ins w:id="1481" w:author="Brian Bohman" w:date="2022-11-10T20:20:00Z">
              <w:r w:rsidR="00AE2E1E">
                <w:rPr>
                  <w:b w:val="0"/>
                </w:rPr>
                <w:t>T</w:t>
              </w:r>
            </w:ins>
            <w:del w:id="1482" w:author="Brian Bohman" w:date="2022-11-10T20:20:00Z">
              <w:r w:rsidRPr="00035DFF" w:rsidDel="00AE2E1E">
                <w:rPr>
                  <w:b w:val="0"/>
                </w:rPr>
                <w:delText>t</w:delText>
              </w:r>
            </w:del>
            <w:r w:rsidRPr="00035DFF">
              <w:rPr>
                <w:b w:val="0"/>
              </w:rPr>
              <w:t>he</w:t>
            </w:r>
            <w:del w:id="1483" w:author="Brian Bohman" w:date="2022-11-10T20:19:00Z">
              <w:r w:rsidRPr="00035DFF" w:rsidDel="00AE2E1E">
                <w:rPr>
                  <w:b w:val="0"/>
                </w:rPr>
                <w:delText xml:space="preserve"> median</w:delText>
              </w:r>
            </w:del>
            <w:r w:rsidRPr="00035DFF">
              <w:rPr>
                <w:b w:val="0"/>
              </w:rPr>
              <w:t xml:space="preserve"> </w:t>
            </w:r>
            <w:ins w:id="1484" w:author="Brian Bohman" w:date="2022-11-10T20:20:00Z">
              <w:r w:rsidR="00AE2E1E">
                <w:rPr>
                  <w:b w:val="0"/>
                </w:rPr>
                <w:t xml:space="preserve">reference </w:t>
              </w:r>
            </w:ins>
            <w:r w:rsidRPr="00035DFF">
              <w:rPr>
                <w:b w:val="0"/>
              </w:rPr>
              <w:t>critical N concentration</w:t>
            </w:r>
            <w:ins w:id="1485" w:author="Brian Bohman" w:date="2022-11-10T20:12:00Z">
              <w:r w:rsidR="00544173">
                <w:rPr>
                  <w:b w:val="0"/>
                </w:rPr>
                <w:t xml:space="preserve"> [%</w:t>
              </w:r>
              <w:proofErr w:type="spellStart"/>
              <w:r w:rsidR="00544173">
                <w:rPr>
                  <w:b w:val="0"/>
                </w:rPr>
                <w:t>N</w:t>
              </w:r>
              <w:r w:rsidR="00544173">
                <w:rPr>
                  <w:b w:val="0"/>
                  <w:vertAlign w:val="subscript"/>
                </w:rPr>
                <w:t>c</w:t>
              </w:r>
            </w:ins>
            <w:ins w:id="1486" w:author="Brian Bohman" w:date="2022-11-10T20:20:00Z">
              <w:r w:rsidR="00AE2E1E">
                <w:rPr>
                  <w:b w:val="0"/>
                  <w:vertAlign w:val="subscript"/>
                </w:rPr>
                <w:t>,ref</w:t>
              </w:r>
            </w:ins>
            <w:proofErr w:type="spellEnd"/>
            <w:ins w:id="1487" w:author="Brian Bohman" w:date="2022-11-10T20:12:00Z">
              <w:r w:rsidR="00544173">
                <w:rPr>
                  <w:b w:val="0"/>
                </w:rPr>
                <w:t>]</w:t>
              </w:r>
            </w:ins>
            <w:ins w:id="1488" w:author="Brian Bohman" w:date="2022-11-10T20:19:00Z">
              <w:r w:rsidR="00AE2E1E">
                <w:rPr>
                  <w:b w:val="0"/>
                </w:rPr>
                <w:t xml:space="preserve"> </w:t>
              </w:r>
            </w:ins>
            <w:ins w:id="1489" w:author="Brian Bohman" w:date="2022-11-10T20:20:00Z">
              <w:r w:rsidR="00AE2E1E">
                <w:rPr>
                  <w:b w:val="0"/>
                </w:rPr>
                <w:t xml:space="preserve">is </w:t>
              </w:r>
            </w:ins>
            <w:del w:id="1490" w:author="Brian Bohman" w:date="2022-11-10T20:20:00Z">
              <w:r w:rsidRPr="00035DFF" w:rsidDel="00AE2E1E">
                <w:rPr>
                  <w:b w:val="0"/>
                </w:rPr>
                <w:delText xml:space="preserve">, </w:delText>
              </w:r>
            </w:del>
            <w:r w:rsidRPr="00035DFF">
              <w:rPr>
                <w:b w:val="0"/>
              </w:rPr>
              <w:t xml:space="preserve">represented as a solid black line at constant </w:t>
            </w:r>
            <w:r>
              <w:rPr>
                <w:b w:val="0"/>
              </w:rPr>
              <w:t>∆%N</w:t>
            </w:r>
            <w:r>
              <w:rPr>
                <w:b w:val="0"/>
                <w:vertAlign w:val="subscript"/>
              </w:rPr>
              <w:t>c</w:t>
            </w:r>
            <w:r>
              <w:rPr>
                <w:b w:val="0"/>
              </w:rPr>
              <w:t xml:space="preserve"> </w:t>
            </w:r>
            <w:r w:rsidRPr="00035DFF">
              <w:rPr>
                <w:b w:val="0"/>
              </w:rPr>
              <w:t>value of zero</w:t>
            </w:r>
            <w:del w:id="1491" w:author="Brian Bohman" w:date="2022-11-10T20:21:00Z">
              <w:r w:rsidRPr="00035DFF" w:rsidDel="00AE2E1E">
                <w:rPr>
                  <w:b w:val="0"/>
                </w:rPr>
                <w:delText xml:space="preserve">, and the various methods to quantify uncertainty in </w:delText>
              </w:r>
            </w:del>
            <w:del w:id="1492" w:author="Brian Bohman" w:date="2022-11-10T20:12:00Z">
              <w:r w:rsidDel="00544173">
                <w:rPr>
                  <w:b w:val="0"/>
                </w:rPr>
                <w:delText>critical N concentration [</w:delText>
              </w:r>
            </w:del>
            <w:del w:id="1493" w:author="Brian Bohman" w:date="2022-11-10T20:21:00Z">
              <w:r w:rsidRPr="00035DFF" w:rsidDel="00AE2E1E">
                <w:rPr>
                  <w:b w:val="0"/>
                </w:rPr>
                <w:delText>%N</w:delText>
              </w:r>
              <w:r w:rsidRPr="00035DFF" w:rsidDel="00AE2E1E">
                <w:rPr>
                  <w:b w:val="0"/>
                  <w:vertAlign w:val="subscript"/>
                </w:rPr>
                <w:delText>c</w:delText>
              </w:r>
            </w:del>
            <w:del w:id="1494" w:author="Brian Bohman" w:date="2022-11-10T20:12:00Z">
              <w:r w:rsidDel="00544173">
                <w:rPr>
                  <w:b w:val="0"/>
                </w:rPr>
                <w:delText xml:space="preserve">] where </w:delText>
              </w:r>
              <w:r w:rsidRPr="00035DFF" w:rsidDel="00544173">
                <w:rPr>
                  <w:b w:val="0"/>
                </w:rPr>
                <w:delText>the magnitude of uncertainty in %N</w:delText>
              </w:r>
              <w:r w:rsidRPr="00035DFF" w:rsidDel="00544173">
                <w:rPr>
                  <w:b w:val="0"/>
                  <w:vertAlign w:val="subscript"/>
                </w:rPr>
                <w:delText>c</w:delText>
              </w:r>
              <w:r w:rsidRPr="00035DFF" w:rsidDel="00544173">
                <w:rPr>
                  <w:b w:val="0"/>
                </w:rPr>
                <w:delText xml:space="preserve"> is equivalent the ∆%N</w:delText>
              </w:r>
              <w:r w:rsidRPr="00035DFF" w:rsidDel="00544173">
                <w:rPr>
                  <w:b w:val="0"/>
                  <w:vertAlign w:val="subscript"/>
                </w:rPr>
                <w:delText>c</w:delText>
              </w:r>
              <w:r w:rsidRPr="00035DFF" w:rsidDel="00544173">
                <w:rPr>
                  <w:b w:val="0"/>
                </w:rPr>
                <w:delText xml:space="preserve"> value</w:delText>
              </w:r>
            </w:del>
            <w:r w:rsidRPr="00035DFF">
              <w:rPr>
                <w:b w:val="0"/>
              </w:rPr>
              <w:t xml:space="preserve">. The grey shaded region represents the 90% credible region </w:t>
            </w:r>
            <w:ins w:id="1495" w:author="Brian Bohman" w:date="2022-11-10T20:16:00Z">
              <w:r w:rsidR="00544173">
                <w:rPr>
                  <w:b w:val="0"/>
                </w:rPr>
                <w:t>of %N</w:t>
              </w:r>
              <w:r w:rsidR="00544173">
                <w:rPr>
                  <w:b w:val="0"/>
                  <w:vertAlign w:val="subscript"/>
                </w:rPr>
                <w:t>c</w:t>
              </w:r>
              <w:r w:rsidR="00544173">
                <w:rPr>
                  <w:b w:val="0"/>
                </w:rPr>
                <w:t xml:space="preserve"> </w:t>
              </w:r>
            </w:ins>
            <w:del w:id="1496" w:author="Brian Bohman" w:date="2022-11-10T20:21:00Z">
              <w:r w:rsidRPr="00035DFF" w:rsidDel="00AE2E1E">
                <w:rPr>
                  <w:b w:val="0"/>
                </w:rPr>
                <w:delText xml:space="preserve">(lower bound, </w:delText>
              </w:r>
              <w:r w:rsidDel="00AE2E1E">
                <w:rPr>
                  <w:b w:val="0"/>
                </w:rPr>
                <w:delText>0.05</w:delText>
              </w:r>
              <w:r w:rsidRPr="00035DFF" w:rsidDel="00AE2E1E">
                <w:rPr>
                  <w:b w:val="0"/>
                </w:rPr>
                <w:delText xml:space="preserve"> quantile; upper bound, </w:delText>
              </w:r>
              <w:r w:rsidDel="00AE2E1E">
                <w:rPr>
                  <w:b w:val="0"/>
                </w:rPr>
                <w:delText>0.95</w:delText>
              </w:r>
              <w:r w:rsidRPr="00035DFF" w:rsidDel="00AE2E1E">
                <w:rPr>
                  <w:b w:val="0"/>
                </w:rPr>
                <w:delText xml:space="preserve"> quantile) </w:delText>
              </w:r>
            </w:del>
            <w:r w:rsidRPr="00035DFF">
              <w:rPr>
                <w:b w:val="0"/>
              </w:rPr>
              <w:t>f</w:t>
            </w:r>
            <w:ins w:id="1497" w:author="Brian Bohman" w:date="2022-11-10T20:13:00Z">
              <w:r w:rsidR="00544173">
                <w:rPr>
                  <w:b w:val="0"/>
                </w:rPr>
                <w:t>rom</w:t>
              </w:r>
            </w:ins>
            <w:del w:id="1498" w:author="Brian Bohman" w:date="2022-11-10T20:13:00Z">
              <w:r w:rsidRPr="00035DFF" w:rsidDel="00544173">
                <w:rPr>
                  <w:b w:val="0"/>
                </w:rPr>
                <w:delText>or</w:delText>
              </w:r>
            </w:del>
            <w:r w:rsidRPr="00035DFF">
              <w:rPr>
                <w:b w:val="0"/>
              </w:rPr>
              <w:t xml:space="preserve"> the </w:t>
            </w:r>
            <w:ins w:id="1499" w:author="Brian Bohman" w:date="2022-11-10T20:13:00Z">
              <w:r w:rsidR="00544173">
                <w:rPr>
                  <w:b w:val="0"/>
                </w:rPr>
                <w:t>directly modeled approach</w:t>
              </w:r>
            </w:ins>
            <w:ins w:id="1500" w:author="Brian Bohman" w:date="2022-11-10T20:14:00Z">
              <w:r w:rsidR="00544173">
                <w:rPr>
                  <w:b w:val="0"/>
                </w:rPr>
                <w:t xml:space="preserve"> (i.e., </w:t>
              </w:r>
            </w:ins>
            <w:ins w:id="1501" w:author="Brian Bohman" w:date="2022-11-10T20:15:00Z">
              <w:r w:rsidR="00544173">
                <w:rPr>
                  <w:b w:val="0"/>
                </w:rPr>
                <w:t>%N</w:t>
              </w:r>
              <w:r w:rsidR="00544173" w:rsidRPr="00544173">
                <w:rPr>
                  <w:b w:val="0"/>
                  <w:vertAlign w:val="subscript"/>
                  <w:rPrChange w:id="1502" w:author="Brian Bohman" w:date="2022-11-10T20:15:00Z">
                    <w:rPr>
                      <w:b w:val="0"/>
                    </w:rPr>
                  </w:rPrChange>
                </w:rPr>
                <w:t>c</w:t>
              </w:r>
              <w:r w:rsidR="00544173">
                <w:rPr>
                  <w:b w:val="0"/>
                </w:rPr>
                <w:t xml:space="preserve"> computed from </w:t>
              </w:r>
            </w:ins>
            <w:ins w:id="1503" w:author="Brian Bohman" w:date="2022-11-10T20:17:00Z">
              <w:r w:rsidR="00544173">
                <w:rPr>
                  <w:b w:val="0"/>
                </w:rPr>
                <w:t xml:space="preserve">parameter estimates of each </w:t>
              </w:r>
            </w:ins>
            <w:ins w:id="1504" w:author="Brian Bohman" w:date="2022-11-10T20:15:00Z">
              <w:r w:rsidR="00544173">
                <w:rPr>
                  <w:b w:val="0"/>
                </w:rPr>
                <w:t xml:space="preserve">posterior </w:t>
              </w:r>
            </w:ins>
            <w:ins w:id="1505" w:author="Brian Bohman" w:date="2022-11-10T20:14:00Z">
              <w:r w:rsidR="00544173">
                <w:rPr>
                  <w:b w:val="0"/>
                </w:rPr>
                <w:t>draw</w:t>
              </w:r>
            </w:ins>
            <w:ins w:id="1506" w:author="Brian Bohman" w:date="2022-11-10T20:15:00Z">
              <w:r w:rsidR="00544173">
                <w:rPr>
                  <w:b w:val="0"/>
                </w:rPr>
                <w:t>)</w:t>
              </w:r>
            </w:ins>
            <w:del w:id="1507" w:author="Brian Bohman" w:date="2022-11-10T20:13:00Z">
              <w:r w:rsidRPr="00035DFF" w:rsidDel="00544173">
                <w:rPr>
                  <w:b w:val="0"/>
                </w:rPr>
                <w:delText>fitted Bayesian hierarchical model</w:delText>
              </w:r>
            </w:del>
            <w:r w:rsidRPr="00035DFF">
              <w:rPr>
                <w:b w:val="0"/>
              </w:rPr>
              <w:t>. The dotted lines represent</w:t>
            </w:r>
            <w:del w:id="1508" w:author="Brian Bohman" w:date="2022-11-10T20:16:00Z">
              <w:r w:rsidRPr="00035DFF" w:rsidDel="00544173">
                <w:rPr>
                  <w:b w:val="0"/>
                </w:rPr>
                <w:delText xml:space="preserve"> an</w:delText>
              </w:r>
            </w:del>
            <w:r w:rsidRPr="00035DFF">
              <w:rPr>
                <w:b w:val="0"/>
              </w:rPr>
              <w:t xml:space="preserve"> </w:t>
            </w:r>
            <w:del w:id="1509" w:author="Brian Bohman" w:date="2022-11-10T20:14:00Z">
              <w:r w:rsidRPr="00035DFF" w:rsidDel="00544173">
                <w:rPr>
                  <w:b w:val="0"/>
                </w:rPr>
                <w:delText xml:space="preserve">estimation of </w:delText>
              </w:r>
            </w:del>
            <w:r w:rsidRPr="00035DFF">
              <w:rPr>
                <w:b w:val="0"/>
              </w:rPr>
              <w:t>the</w:t>
            </w:r>
            <w:ins w:id="1510" w:author="Brian Bohman" w:date="2022-11-10T20:16:00Z">
              <w:r w:rsidR="00544173">
                <w:rPr>
                  <w:b w:val="0"/>
                </w:rPr>
                <w:t xml:space="preserve"> estimated</w:t>
              </w:r>
            </w:ins>
            <w:r w:rsidRPr="00035DFF">
              <w:rPr>
                <w:b w:val="0"/>
              </w:rPr>
              <w:t xml:space="preserve"> upper and lower bound</w:t>
            </w:r>
            <w:ins w:id="1511" w:author="Brian Bohman" w:date="2022-11-10T20:14:00Z">
              <w:r w:rsidR="00544173">
                <w:rPr>
                  <w:b w:val="0"/>
                </w:rPr>
                <w:t>s</w:t>
              </w:r>
            </w:ins>
            <w:r w:rsidRPr="00035DFF">
              <w:rPr>
                <w:b w:val="0"/>
              </w:rPr>
              <w:t xml:space="preserve"> </w:t>
            </w:r>
            <w:ins w:id="1512" w:author="Brian Bohman" w:date="2022-11-10T20:15:00Z">
              <w:r w:rsidR="00544173">
                <w:rPr>
                  <w:b w:val="0"/>
                </w:rPr>
                <w:t>of %N</w:t>
              </w:r>
              <w:r w:rsidR="00544173">
                <w:rPr>
                  <w:b w:val="0"/>
                  <w:vertAlign w:val="subscript"/>
                </w:rPr>
                <w:t>c</w:t>
              </w:r>
              <w:r w:rsidR="00544173">
                <w:rPr>
                  <w:b w:val="0"/>
                </w:rPr>
                <w:t xml:space="preserve"> </w:t>
              </w:r>
            </w:ins>
            <w:del w:id="1513" w:author="Brian Bohman" w:date="2022-11-10T20:14:00Z">
              <w:r w:rsidRPr="00035DFF" w:rsidDel="00544173">
                <w:rPr>
                  <w:b w:val="0"/>
                </w:rPr>
                <w:delText xml:space="preserve">of the 90% credible region </w:delText>
              </w:r>
            </w:del>
            <w:r w:rsidRPr="00035DFF">
              <w:rPr>
                <w:b w:val="0"/>
              </w:rPr>
              <w:t xml:space="preserve">from </w:t>
            </w:r>
            <w:ins w:id="1514" w:author="Brian Bohman" w:date="2022-11-10T20:13:00Z">
              <w:r w:rsidR="00544173">
                <w:rPr>
                  <w:b w:val="0"/>
                </w:rPr>
                <w:t xml:space="preserve">the parameterized estimate approach </w:t>
              </w:r>
            </w:ins>
            <w:del w:id="1515" w:author="Brian Bohman" w:date="2022-11-10T20:13:00Z">
              <w:r w:rsidRPr="00035DFF" w:rsidDel="00544173">
                <w:rPr>
                  <w:b w:val="0"/>
                </w:rPr>
                <w:delText xml:space="preserve">using the non-linear regression method </w:delText>
              </w:r>
            </w:del>
            <w:r w:rsidRPr="00035DFF">
              <w:rPr>
                <w:b w:val="0"/>
              </w:rPr>
              <w:t xml:space="preserve">(i.e., </w:t>
            </w:r>
            <w:proofErr w:type="spellStart"/>
            <w:r w:rsidRPr="00035DFF">
              <w:rPr>
                <w:b w:val="0"/>
              </w:rPr>
              <w:t>CNDC</w:t>
            </w:r>
            <w:r w:rsidRPr="00035DFF">
              <w:rPr>
                <w:b w:val="0"/>
                <w:vertAlign w:val="subscript"/>
              </w:rPr>
              <w:t>lo</w:t>
            </w:r>
            <w:proofErr w:type="spellEnd"/>
            <w:r w:rsidRPr="00035DFF">
              <w:rPr>
                <w:b w:val="0"/>
              </w:rPr>
              <w:t xml:space="preserve"> and </w:t>
            </w:r>
            <w:proofErr w:type="spellStart"/>
            <w:r w:rsidRPr="00035DFF">
              <w:rPr>
                <w:b w:val="0"/>
              </w:rPr>
              <w:t>CNDC</w:t>
            </w:r>
            <w:r w:rsidRPr="00035DFF">
              <w:rPr>
                <w:b w:val="0"/>
                <w:vertAlign w:val="subscript"/>
              </w:rPr>
              <w:t>up</w:t>
            </w:r>
            <w:proofErr w:type="spellEnd"/>
            <w:r w:rsidRPr="00035DFF">
              <w:rPr>
                <w:b w:val="0"/>
              </w:rPr>
              <w:t xml:space="preserve">). The dashed lines represent </w:t>
            </w:r>
            <w:ins w:id="1516" w:author="Brian Bohman" w:date="2022-11-10T20:14:00Z">
              <w:r w:rsidR="00544173">
                <w:rPr>
                  <w:b w:val="0"/>
                </w:rPr>
                <w:t xml:space="preserve">the </w:t>
              </w:r>
            </w:ins>
            <w:ins w:id="1517" w:author="Brian Bohman" w:date="2022-11-10T20:16:00Z">
              <w:r w:rsidR="00544173">
                <w:rPr>
                  <w:b w:val="0"/>
                </w:rPr>
                <w:t xml:space="preserve">approximated </w:t>
              </w:r>
            </w:ins>
            <w:ins w:id="1518" w:author="Brian Bohman" w:date="2022-11-10T20:14:00Z">
              <w:r w:rsidR="00544173">
                <w:rPr>
                  <w:b w:val="0"/>
                </w:rPr>
                <w:t>lower and upper bounds</w:t>
              </w:r>
            </w:ins>
            <w:ins w:id="1519" w:author="Brian Bohman" w:date="2022-11-10T20:15:00Z">
              <w:r w:rsidR="00544173">
                <w:rPr>
                  <w:b w:val="0"/>
                </w:rPr>
                <w:t xml:space="preserve"> of %N</w:t>
              </w:r>
              <w:r w:rsidR="00544173">
                <w:rPr>
                  <w:b w:val="0"/>
                  <w:vertAlign w:val="subscript"/>
                </w:rPr>
                <w:t>c</w:t>
              </w:r>
            </w:ins>
            <w:ins w:id="1520" w:author="Brian Bohman" w:date="2022-11-10T20:14:00Z">
              <w:r w:rsidR="00544173">
                <w:rPr>
                  <w:b w:val="0"/>
                </w:rPr>
                <w:t xml:space="preserve"> from the </w:t>
              </w:r>
            </w:ins>
            <w:ins w:id="1521" w:author="Brian Bohman" w:date="2022-11-10T20:15:00Z">
              <w:r w:rsidR="00544173">
                <w:rPr>
                  <w:b w:val="0"/>
                </w:rPr>
                <w:t xml:space="preserve">indirect calculation approach </w:t>
              </w:r>
            </w:ins>
            <w:ins w:id="1522" w:author="Brian Bohman" w:date="2022-11-10T20:17:00Z">
              <w:r w:rsidR="00544173">
                <w:rPr>
                  <w:b w:val="0"/>
                </w:rPr>
                <w:t>(i.e., %N</w:t>
              </w:r>
            </w:ins>
            <w:ins w:id="1523" w:author="Brian Bohman" w:date="2022-11-10T20:18:00Z">
              <w:r w:rsidR="00544173">
                <w:rPr>
                  <w:b w:val="0"/>
                  <w:vertAlign w:val="subscript"/>
                </w:rPr>
                <w:t>c</w:t>
              </w:r>
              <w:r w:rsidR="00544173">
                <w:rPr>
                  <w:b w:val="0"/>
                </w:rPr>
                <w:t xml:space="preserve"> computed </w:t>
              </w:r>
            </w:ins>
            <w:ins w:id="1524" w:author="Brian Bohman" w:date="2022-11-10T20:17:00Z">
              <w:r w:rsidR="00544173">
                <w:rPr>
                  <w:b w:val="0"/>
                </w:rPr>
                <w:t xml:space="preserve">based on </w:t>
              </w:r>
            </w:ins>
            <w:del w:id="1525" w:author="Brian Bohman" w:date="2022-11-10T20:18:00Z">
              <w:r w:rsidRPr="00035DFF" w:rsidDel="00544173">
                <w:rPr>
                  <w:b w:val="0"/>
                </w:rPr>
                <w:delText xml:space="preserve">an approximation of </w:delText>
              </w:r>
              <w:r w:rsidDel="00544173">
                <w:rPr>
                  <w:b w:val="0"/>
                </w:rPr>
                <w:delText>uncertainty in %N</w:delText>
              </w:r>
              <w:r w:rsidDel="00544173">
                <w:rPr>
                  <w:b w:val="0"/>
                  <w:vertAlign w:val="subscript"/>
                </w:rPr>
                <w:delText>c</w:delText>
              </w:r>
              <w:r w:rsidRPr="00035DFF" w:rsidDel="00544173">
                <w:rPr>
                  <w:b w:val="0"/>
                </w:rPr>
                <w:delText xml:space="preserve"> based on the </w:delText>
              </w:r>
            </w:del>
            <w:r w:rsidRPr="00035DFF">
              <w:rPr>
                <w:b w:val="0"/>
              </w:rPr>
              <w:t xml:space="preserve">posterior distribution of </w:t>
            </w:r>
            <w:del w:id="1526" w:author="Brian Bohman" w:date="2022-11-10T20:18:00Z">
              <w:r w:rsidDel="00544173">
                <w:rPr>
                  <w:b w:val="0"/>
                </w:rPr>
                <w:delText xml:space="preserve">critical N dilution curve [CNDC] </w:delText>
              </w:r>
            </w:del>
            <w:r w:rsidRPr="00035DFF">
              <w:rPr>
                <w:b w:val="0"/>
              </w:rPr>
              <w:t xml:space="preserve">parameters </w:t>
            </w:r>
            <w:r w:rsidRPr="00035DFF">
              <w:rPr>
                <w:b w:val="0"/>
                <w:i/>
                <w:iCs/>
              </w:rPr>
              <w:t>a</w:t>
            </w:r>
            <w:r w:rsidRPr="00035DFF">
              <w:rPr>
                <w:b w:val="0"/>
              </w:rPr>
              <w:t xml:space="preserve"> and </w:t>
            </w:r>
            <w:r w:rsidRPr="00035DFF">
              <w:rPr>
                <w:b w:val="0"/>
                <w:i/>
                <w:iCs/>
              </w:rPr>
              <w:t>b</w:t>
            </w:r>
            <w:ins w:id="1527" w:author="Brian Bohman" w:date="2022-11-10T20:18:00Z">
              <w:r w:rsidR="00544173">
                <w:rPr>
                  <w:b w:val="0"/>
                </w:rPr>
                <w:t>)</w:t>
              </w:r>
            </w:ins>
            <w:r w:rsidRPr="00035DFF">
              <w:rPr>
                <w:b w:val="0"/>
              </w:rPr>
              <w:t>. Data are presented for</w:t>
            </w:r>
            <w:del w:id="1528" w:author="Brian Bohman" w:date="2022-11-10T06:22:00Z">
              <w:r w:rsidRPr="00035DFF" w:rsidDel="0007704D">
                <w:rPr>
                  <w:b w:val="0"/>
                </w:rPr>
                <w:delText xml:space="preserve"> </w:delText>
              </w:r>
              <w:r w:rsidRPr="00B87D82" w:rsidDel="0007704D">
                <w:delText>(a)</w:delText>
              </w:r>
            </w:del>
            <w:r w:rsidRPr="00035DFF">
              <w:rPr>
                <w:b w:val="0"/>
              </w:rPr>
              <w:t xml:space="preserve"> all </w:t>
            </w:r>
            <w:r>
              <w:rPr>
                <w:b w:val="0"/>
              </w:rPr>
              <w:t xml:space="preserve">levels of </w:t>
            </w:r>
            <w:r w:rsidRPr="00035DFF">
              <w:rPr>
                <w:b w:val="0"/>
              </w:rPr>
              <w:t>variet</w:t>
            </w:r>
            <w:r>
              <w:rPr>
                <w:b w:val="0"/>
              </w:rPr>
              <w:t>y</w:t>
            </w:r>
            <w:r w:rsidRPr="00035DFF">
              <w:rPr>
                <w:b w:val="0"/>
              </w:rPr>
              <w:t xml:space="preserve"> within location</w:t>
            </w:r>
            <w:del w:id="1529" w:author="Brian Bohman" w:date="2022-11-10T06:23:00Z">
              <w:r w:rsidRPr="00035DFF" w:rsidDel="0007704D">
                <w:rPr>
                  <w:b w:val="0"/>
                </w:rPr>
                <w:delText xml:space="preserve">, and </w:delText>
              </w:r>
              <w:r w:rsidRPr="00B87D82" w:rsidDel="0007704D">
                <w:delText xml:space="preserve">(b) </w:delText>
              </w:r>
              <w:r w:rsidRPr="00035DFF" w:rsidDel="0007704D">
                <w:rPr>
                  <w:b w:val="0"/>
                </w:rPr>
                <w:delText xml:space="preserve">shown in greater detail for Minnesota </w:delText>
              </w:r>
              <w:r w:rsidDel="0007704D">
                <w:rPr>
                  <w:b w:val="0"/>
                </w:rPr>
                <w:delText>×</w:delText>
              </w:r>
              <w:r w:rsidRPr="00035DFF" w:rsidDel="0007704D">
                <w:rPr>
                  <w:b w:val="0"/>
                </w:rPr>
                <w:delText xml:space="preserve"> Russet Burbank only for individual draws from the Bayesian hierarchical model, for the non-linear regression method, and for the approximation of the 90% credible region based on the posterior distribution of parameters </w:delText>
              </w:r>
              <w:r w:rsidRPr="00035DFF" w:rsidDel="0007704D">
                <w:rPr>
                  <w:b w:val="0"/>
                  <w:i/>
                  <w:iCs/>
                </w:rPr>
                <w:delText>a</w:delText>
              </w:r>
              <w:r w:rsidRPr="00035DFF" w:rsidDel="0007704D">
                <w:rPr>
                  <w:b w:val="0"/>
                </w:rPr>
                <w:delText xml:space="preserve"> and </w:delText>
              </w:r>
              <w:r w:rsidRPr="00035DFF" w:rsidDel="0007704D">
                <w:rPr>
                  <w:b w:val="0"/>
                  <w:i/>
                  <w:iCs/>
                </w:rPr>
                <w:delText>b</w:delText>
              </w:r>
            </w:del>
            <w:r w:rsidRPr="00035DFF">
              <w:rPr>
                <w:b w:val="0"/>
              </w:rPr>
              <w:t>.</w:t>
            </w:r>
            <w:del w:id="1530" w:author="Brian Bohman" w:date="2022-11-10T06:23:00Z">
              <w:r w:rsidRPr="00035DFF" w:rsidDel="0007704D">
                <w:rPr>
                  <w:b w:val="0"/>
                </w:rPr>
                <w:delText xml:space="preserve"> For </w:delText>
              </w:r>
              <w:r w:rsidRPr="00782C5B" w:rsidDel="0007704D">
                <w:delText>(b)</w:delText>
              </w:r>
              <w:r w:rsidRPr="00035DFF" w:rsidDel="0007704D">
                <w:rPr>
                  <w:b w:val="0"/>
                </w:rPr>
                <w:delText>, the solid red line represents individual draws (n=15) from the posterior distribution of the fitted Bayesian hierarchical model.</w:delText>
              </w:r>
            </w:del>
            <w:bookmarkEnd w:id="1473"/>
            <w:bookmarkEnd w:id="1474"/>
          </w:p>
        </w:tc>
      </w:tr>
    </w:tbl>
    <w:p w14:paraId="7FFD205B" w14:textId="24A0F972" w:rsidR="001B72CC" w:rsidRDefault="009835AF" w:rsidP="009835AF">
      <w:pPr>
        <w:jc w:val="left"/>
      </w:pPr>
      <w:r>
        <w:br w:type="page"/>
      </w:r>
    </w:p>
    <w:p w14:paraId="1EF1BEC2" w14:textId="3E141E14" w:rsidR="009F018B" w:rsidRDefault="009F018B" w:rsidP="00E072BF">
      <w:pPr>
        <w:pStyle w:val="Body"/>
      </w:pPr>
      <w:r w:rsidRPr="002354AA">
        <w:lastRenderedPageBreak/>
        <w:t xml:space="preserve">Estimation of the upper and lower boundaries of the 90% credible region using the </w:t>
      </w:r>
      <w:del w:id="1531" w:author="Brian Bohman" w:date="2022-11-10T20:21:00Z">
        <w:r w:rsidRPr="002354AA" w:rsidDel="007A16E1">
          <w:delText>non-linear regression method</w:delText>
        </w:r>
      </w:del>
      <w:ins w:id="1532" w:author="Brian Bohman" w:date="2022-11-10T20:21:00Z">
        <w:r w:rsidR="007A16E1">
          <w:t>parameterized e</w:t>
        </w:r>
      </w:ins>
      <w:ins w:id="1533" w:author="Brian Bohman" w:date="2022-11-10T20:22:00Z">
        <w:r w:rsidR="007A16E1">
          <w:t>stimate approach</w:t>
        </w:r>
      </w:ins>
      <w:r w:rsidRPr="002354AA">
        <w:t xml:space="preserve"> (i.e.,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DA5F05">
        <w:t>) (</w:t>
      </w:r>
      <w:r w:rsidR="00E62DC7">
        <w:t xml:space="preserve">Table </w:t>
      </w:r>
      <w:ins w:id="1534" w:author="Brian Bohman" w:date="2022-11-10T07:02:00Z">
        <w:r w:rsidR="003E7BA7">
          <w:t>5</w:t>
        </w:r>
      </w:ins>
      <w:del w:id="1535" w:author="Brian Bohman" w:date="2022-11-10T07:02:00Z">
        <w:r w:rsidR="00E62DC7" w:rsidDel="003E7BA7">
          <w:delText>7</w:delText>
        </w:r>
      </w:del>
      <w:r w:rsidRPr="00DA5F05">
        <w:t>) appears to be reasonable based on graphical evaluation (</w:t>
      </w:r>
      <w:del w:id="1536" w:author="Brian Bohman" w:date="2022-11-10T06:35:00Z">
        <w:r w:rsidR="001A01AF" w:rsidDel="004861F8">
          <w:delText>Figure 6</w:delText>
        </w:r>
      </w:del>
      <w:ins w:id="1537" w:author="Brian Bohman" w:date="2022-11-10T06:35:00Z">
        <w:r w:rsidR="004861F8">
          <w:t>Figure 5</w:t>
        </w:r>
      </w:ins>
      <w:r w:rsidRPr="00DA5F05">
        <w:t>). How</w:t>
      </w:r>
      <w:r w:rsidRPr="002354AA">
        <w:t xml:space="preserve">ever, these fitted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curves do not themselves represent a draw directly from the posterior distribution and do not necessarily represent the most extreme possible curves</w:t>
      </w:r>
      <w:del w:id="1538" w:author="Brian Bohman" w:date="2022-11-10T06:21:00Z">
        <w:r w:rsidRPr="002354AA" w:rsidDel="0007704D">
          <w:delText xml:space="preserve"> (e.g., it is plausible to have an </w:delText>
        </w:r>
        <w:r w:rsidRPr="00DA5F05" w:rsidDel="0007704D">
          <w:delText>individual draw that goes from the lower left to upper right corner of the interval, or vice versa) (</w:delText>
        </w:r>
        <w:r w:rsidR="001A01AF" w:rsidDel="0007704D">
          <w:delText>Figure 6</w:delText>
        </w:r>
        <w:r w:rsidRPr="00DA5F05" w:rsidDel="0007704D">
          <w:delText>b)</w:delText>
        </w:r>
      </w:del>
      <w:r w:rsidRPr="00DA5F05">
        <w:t>.</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914A0F">
        <w:trPr>
          <w:trHeight w:val="1152"/>
        </w:trPr>
        <w:tc>
          <w:tcPr>
            <w:tcW w:w="7836" w:type="dxa"/>
            <w:gridSpan w:val="8"/>
            <w:tcBorders>
              <w:bottom w:val="single" w:sz="4" w:space="0" w:color="auto"/>
            </w:tcBorders>
            <w:vAlign w:val="center"/>
          </w:tcPr>
          <w:p w14:paraId="7281120C" w14:textId="74252CB8" w:rsidR="00224233" w:rsidRPr="0076137B" w:rsidRDefault="00224233" w:rsidP="00914A0F">
            <w:pPr>
              <w:pStyle w:val="TableCaption"/>
              <w:rPr>
                <w:bCs/>
                <w:u w:val="single"/>
              </w:rPr>
            </w:pPr>
            <w:bookmarkStart w:id="1539" w:name="_Ref78280157"/>
            <w:bookmarkStart w:id="1540" w:name="_Toc78909891"/>
            <w:bookmarkStart w:id="1541" w:name="_Toc80706207"/>
            <w:r w:rsidRPr="002C16FE">
              <w:rPr>
                <w:bCs/>
              </w:rPr>
              <w:t xml:space="preserve">Table </w:t>
            </w:r>
            <w:del w:id="1542" w:author="Brian Bohman" w:date="2022-11-10T07:02:00Z">
              <w:r w:rsidRPr="002C16FE" w:rsidDel="003E7BA7">
                <w:rPr>
                  <w:bCs/>
                </w:rPr>
                <w:fldChar w:fldCharType="begin"/>
              </w:r>
              <w:r w:rsidRPr="002C16FE" w:rsidDel="003E7BA7">
                <w:rPr>
                  <w:bCs/>
                </w:rPr>
                <w:delInstrText xml:space="preserve"> SEQ Table \* ARABIC </w:delInstrText>
              </w:r>
              <w:r w:rsidDel="003E7BA7">
                <w:rPr>
                  <w:bCs/>
                </w:rPr>
                <w:delInstrText>\s 1</w:delInstrText>
              </w:r>
              <w:r w:rsidRPr="002C16FE" w:rsidDel="003E7BA7">
                <w:rPr>
                  <w:bCs/>
                </w:rPr>
                <w:fldChar w:fldCharType="separate"/>
              </w:r>
              <w:r w:rsidDel="003E7BA7">
                <w:rPr>
                  <w:bCs/>
                  <w:noProof/>
                </w:rPr>
                <w:delText>7</w:delText>
              </w:r>
              <w:r w:rsidRPr="002C16FE" w:rsidDel="003E7BA7">
                <w:rPr>
                  <w:bCs/>
                </w:rPr>
                <w:fldChar w:fldCharType="end"/>
              </w:r>
            </w:del>
            <w:bookmarkEnd w:id="1539"/>
            <w:ins w:id="1543" w:author="Brian Bohman" w:date="2022-11-10T07:02:00Z">
              <w:r w:rsidR="003E7BA7">
                <w:rPr>
                  <w:bCs/>
                </w:rPr>
                <w:t>5</w:t>
              </w:r>
            </w:ins>
            <w:r>
              <w:rPr>
                <w:bCs/>
              </w:rPr>
              <w:t>.</w:t>
            </w:r>
            <w:r w:rsidRPr="005C175D">
              <w:rPr>
                <w:b w:val="0"/>
                <w:bCs/>
              </w:rPr>
              <w:t xml:space="preserve"> </w:t>
            </w:r>
            <w:del w:id="1544" w:author="Brian Bohman" w:date="2022-11-10T20:25:00Z">
              <w:r w:rsidRPr="005C175D" w:rsidDel="007A16E1">
                <w:rPr>
                  <w:b w:val="0"/>
                  <w:bCs/>
                </w:rPr>
                <w:delText xml:space="preserve">Paired </w:delText>
              </w:r>
            </w:del>
            <w:ins w:id="1545" w:author="Brian Bohman" w:date="2022-11-10T20:25:00Z">
              <w:r w:rsidR="007A16E1">
                <w:rPr>
                  <w:b w:val="0"/>
                  <w:bCs/>
                </w:rPr>
                <w:t>C</w:t>
              </w:r>
            </w:ins>
            <w:del w:id="1546" w:author="Brian Bohman" w:date="2022-11-10T20:25:00Z">
              <w:r w:rsidRPr="005C175D" w:rsidDel="007A16E1">
                <w:rPr>
                  <w:b w:val="0"/>
                  <w:bCs/>
                </w:rPr>
                <w:delText>c</w:delText>
              </w:r>
            </w:del>
            <w:r w:rsidRPr="005C175D">
              <w:rPr>
                <w:b w:val="0"/>
                <w:bCs/>
              </w:rPr>
              <w:t xml:space="preserve">ritical </w:t>
            </w:r>
            <w:r>
              <w:rPr>
                <w:b w:val="0"/>
                <w:bCs/>
              </w:rPr>
              <w:t>N</w:t>
            </w:r>
            <w:r w:rsidRPr="005C175D">
              <w:rPr>
                <w:b w:val="0"/>
                <w:bCs/>
              </w:rPr>
              <w:t xml:space="preserve"> dilution curve parameters for each variety within location</w:t>
            </w:r>
            <w:ins w:id="1547" w:author="Brian Bohman" w:date="2022-11-10T20:25:00Z">
              <w:r w:rsidR="007A16E1">
                <w:rPr>
                  <w:b w:val="0"/>
                  <w:bCs/>
                </w:rPr>
                <w:t>, with</w:t>
              </w:r>
            </w:ins>
            <w:del w:id="1548" w:author="Brian Bohman" w:date="2022-11-10T20:25:00Z">
              <w:r w:rsidRPr="005C175D" w:rsidDel="007A16E1">
                <w:rPr>
                  <w:b w:val="0"/>
                  <w:bCs/>
                </w:rPr>
                <w:delText xml:space="preserve"> for</w:delText>
              </w:r>
            </w:del>
            <w:r w:rsidRPr="005C175D">
              <w:rPr>
                <w:b w:val="0"/>
                <w:bCs/>
              </w:rPr>
              <w:t xml:space="preserve"> the median value </w:t>
            </w:r>
            <w:del w:id="1549" w:author="Brian Bohman" w:date="2022-11-10T20:22:00Z">
              <w:r w:rsidRPr="005C175D" w:rsidDel="007A16E1">
                <w:rPr>
                  <w:b w:val="0"/>
                  <w:bCs/>
                </w:rPr>
                <w:delText xml:space="preserve">(CNDC) </w:delText>
              </w:r>
            </w:del>
            <w:ins w:id="1550" w:author="Brian Bohman" w:date="2022-11-10T20:22:00Z">
              <w:r w:rsidR="007A16E1">
                <w:rPr>
                  <w:b w:val="0"/>
                  <w:bCs/>
                </w:rPr>
                <w:t>of</w:t>
              </w:r>
            </w:ins>
            <w:del w:id="1551" w:author="Brian Bohman" w:date="2022-11-10T20:22:00Z">
              <w:r w:rsidRPr="005C175D" w:rsidDel="007A16E1">
                <w:rPr>
                  <w:b w:val="0"/>
                  <w:bCs/>
                </w:rPr>
                <w:delText>from</w:delText>
              </w:r>
            </w:del>
            <w:r w:rsidRPr="005C175D">
              <w:rPr>
                <w:b w:val="0"/>
                <w:bCs/>
              </w:rPr>
              <w:t xml:space="preserve"> the posterior distribution </w:t>
            </w:r>
            <w:ins w:id="1552" w:author="Brian Bohman" w:date="2022-11-10T20:23:00Z">
              <w:r w:rsidR="007A16E1">
                <w:rPr>
                  <w:b w:val="0"/>
                  <w:bCs/>
                </w:rPr>
                <w:t xml:space="preserve">for parameters </w:t>
              </w:r>
              <w:r w:rsidR="007A16E1" w:rsidRPr="007A16E1">
                <w:rPr>
                  <w:b w:val="0"/>
                  <w:bCs/>
                  <w:i/>
                  <w:iCs/>
                </w:rPr>
                <w:t>a</w:t>
              </w:r>
              <w:r w:rsidR="007A16E1">
                <w:rPr>
                  <w:b w:val="0"/>
                  <w:bCs/>
                </w:rPr>
                <w:t xml:space="preserve"> and </w:t>
              </w:r>
              <w:r w:rsidR="007A16E1" w:rsidRPr="007A16E1">
                <w:rPr>
                  <w:b w:val="0"/>
                  <w:bCs/>
                  <w:i/>
                  <w:iCs/>
                </w:rPr>
                <w:t>b</w:t>
              </w:r>
              <w:r w:rsidR="007A16E1">
                <w:rPr>
                  <w:b w:val="0"/>
                  <w:bCs/>
                </w:rPr>
                <w:t xml:space="preserve"> </w:t>
              </w:r>
            </w:ins>
            <w:del w:id="1553" w:author="Brian Bohman" w:date="2022-11-10T20:25:00Z">
              <w:r w:rsidRPr="007A16E1" w:rsidDel="007A16E1">
                <w:rPr>
                  <w:b w:val="0"/>
                  <w:bCs/>
                </w:rPr>
                <w:delText>of</w:delText>
              </w:r>
              <w:r w:rsidRPr="005C175D" w:rsidDel="007A16E1">
                <w:rPr>
                  <w:b w:val="0"/>
                  <w:bCs/>
                </w:rPr>
                <w:delText xml:space="preserve"> the fitted hierarchical Bayesian model</w:delText>
              </w:r>
            </w:del>
            <w:ins w:id="1554" w:author="Brian Bohman" w:date="2022-11-10T20:24:00Z">
              <w:r w:rsidR="007A16E1">
                <w:rPr>
                  <w:b w:val="0"/>
                  <w:bCs/>
                </w:rPr>
                <w:t>(CNDC),</w:t>
              </w:r>
            </w:ins>
            <w:r w:rsidRPr="005C175D">
              <w:rPr>
                <w:b w:val="0"/>
                <w:bCs/>
              </w:rPr>
              <w:t xml:space="preserve"> and the estimates for the credible region lower (</w:t>
            </w:r>
            <w:proofErr w:type="spellStart"/>
            <w:r w:rsidRPr="005C175D">
              <w:rPr>
                <w:b w:val="0"/>
                <w:bCs/>
              </w:rPr>
              <w:t>CNDC</w:t>
            </w:r>
            <w:r w:rsidRPr="005C175D">
              <w:rPr>
                <w:b w:val="0"/>
                <w:bCs/>
                <w:vertAlign w:val="subscript"/>
              </w:rPr>
              <w:t>lo</w:t>
            </w:r>
            <w:proofErr w:type="spellEnd"/>
            <w:r w:rsidRPr="005C175D">
              <w:rPr>
                <w:b w:val="0"/>
                <w:bCs/>
              </w:rPr>
              <w:t>) and upper (</w:t>
            </w:r>
            <w:proofErr w:type="spellStart"/>
            <w:r w:rsidRPr="005C175D">
              <w:rPr>
                <w:b w:val="0"/>
                <w:bCs/>
              </w:rPr>
              <w:t>CNDC</w:t>
            </w:r>
            <w:r w:rsidRPr="005C175D">
              <w:rPr>
                <w:b w:val="0"/>
                <w:bCs/>
                <w:vertAlign w:val="subscript"/>
              </w:rPr>
              <w:t>up</w:t>
            </w:r>
            <w:proofErr w:type="spellEnd"/>
            <w:r w:rsidRPr="005C175D">
              <w:rPr>
                <w:b w:val="0"/>
                <w:bCs/>
              </w:rPr>
              <w:t xml:space="preserve">) boundaries using the </w:t>
            </w:r>
            <w:del w:id="1555" w:author="Brian Bohman" w:date="2022-11-10T20:24:00Z">
              <w:r w:rsidRPr="005C175D" w:rsidDel="007A16E1">
                <w:rPr>
                  <w:b w:val="0"/>
                  <w:bCs/>
                </w:rPr>
                <w:delText>non-linear regression method</w:delText>
              </w:r>
            </w:del>
            <w:ins w:id="1556" w:author="Brian Bohman" w:date="2022-11-10T20:24:00Z">
              <w:r w:rsidR="007A16E1">
                <w:rPr>
                  <w:b w:val="0"/>
                  <w:bCs/>
                </w:rPr>
                <w:t>parameterized estimate approach</w:t>
              </w:r>
            </w:ins>
            <w:r w:rsidRPr="005C175D">
              <w:rPr>
                <w:b w:val="0"/>
                <w:bCs/>
              </w:rPr>
              <w:t>.</w:t>
            </w:r>
            <w:bookmarkEnd w:id="1540"/>
            <w:bookmarkEnd w:id="1541"/>
          </w:p>
        </w:tc>
      </w:tr>
      <w:tr w:rsidR="00224233" w:rsidRPr="002354AA" w14:paraId="543DA369" w14:textId="77777777" w:rsidTr="00914A0F">
        <w:tc>
          <w:tcPr>
            <w:tcW w:w="1440" w:type="dxa"/>
            <w:vMerge w:val="restart"/>
            <w:tcBorders>
              <w:top w:val="single" w:sz="4" w:space="0" w:color="auto"/>
            </w:tcBorders>
            <w:vAlign w:val="center"/>
          </w:tcPr>
          <w:p w14:paraId="3F663B57" w14:textId="77777777" w:rsidR="00224233" w:rsidRPr="0076137B" w:rsidRDefault="00224233" w:rsidP="00914A0F">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914A0F">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lo</w:t>
            </w:r>
            <w:proofErr w:type="spellEnd"/>
          </w:p>
        </w:tc>
        <w:tc>
          <w:tcPr>
            <w:tcW w:w="1556" w:type="dxa"/>
            <w:gridSpan w:val="2"/>
            <w:tcBorders>
              <w:top w:val="single" w:sz="4" w:space="0" w:color="auto"/>
            </w:tcBorders>
            <w:vAlign w:val="center"/>
          </w:tcPr>
          <w:p w14:paraId="66A1CC0B" w14:textId="77777777" w:rsidR="00224233" w:rsidRPr="0076137B" w:rsidRDefault="00224233" w:rsidP="00914A0F">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up</w:t>
            </w:r>
            <w:proofErr w:type="spellEnd"/>
          </w:p>
        </w:tc>
      </w:tr>
      <w:tr w:rsidR="00224233" w:rsidRPr="002354AA" w14:paraId="72B1065A" w14:textId="77777777" w:rsidTr="00914A0F">
        <w:tc>
          <w:tcPr>
            <w:tcW w:w="1440" w:type="dxa"/>
            <w:vMerge/>
            <w:tcBorders>
              <w:bottom w:val="single" w:sz="4" w:space="0" w:color="auto"/>
            </w:tcBorders>
          </w:tcPr>
          <w:p w14:paraId="5BB2E136" w14:textId="77777777" w:rsidR="00224233" w:rsidRPr="0076137B" w:rsidRDefault="00224233" w:rsidP="00914A0F">
            <w:pPr>
              <w:pStyle w:val="TableBody"/>
              <w:rPr>
                <w:b/>
                <w:bCs/>
              </w:rPr>
            </w:pPr>
          </w:p>
        </w:tc>
        <w:tc>
          <w:tcPr>
            <w:tcW w:w="1728" w:type="dxa"/>
            <w:vMerge/>
            <w:tcBorders>
              <w:bottom w:val="single" w:sz="4" w:space="0" w:color="auto"/>
            </w:tcBorders>
          </w:tcPr>
          <w:p w14:paraId="7876CE4C" w14:textId="77777777" w:rsidR="00224233" w:rsidRPr="0076137B" w:rsidRDefault="00224233" w:rsidP="00914A0F">
            <w:pPr>
              <w:pStyle w:val="TableBody"/>
              <w:rPr>
                <w:b/>
                <w:bCs/>
              </w:rPr>
            </w:pPr>
          </w:p>
        </w:tc>
        <w:tc>
          <w:tcPr>
            <w:tcW w:w="778" w:type="dxa"/>
            <w:tcBorders>
              <w:bottom w:val="single" w:sz="4" w:space="0" w:color="auto"/>
            </w:tcBorders>
          </w:tcPr>
          <w:p w14:paraId="00D53937"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lo</w:t>
            </w:r>
            <w:proofErr w:type="spellEnd"/>
          </w:p>
        </w:tc>
        <w:tc>
          <w:tcPr>
            <w:tcW w:w="778" w:type="dxa"/>
            <w:tcBorders>
              <w:bottom w:val="single" w:sz="4" w:space="0" w:color="auto"/>
            </w:tcBorders>
          </w:tcPr>
          <w:p w14:paraId="0F00B359"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lo</w:t>
            </w:r>
            <w:proofErr w:type="spellEnd"/>
          </w:p>
        </w:tc>
        <w:tc>
          <w:tcPr>
            <w:tcW w:w="778" w:type="dxa"/>
            <w:tcBorders>
              <w:bottom w:val="single" w:sz="4" w:space="0" w:color="auto"/>
            </w:tcBorders>
          </w:tcPr>
          <w:p w14:paraId="28ED11EF" w14:textId="77777777" w:rsidR="00224233" w:rsidRPr="0076137B" w:rsidRDefault="00224233" w:rsidP="00914A0F">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914A0F">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up</w:t>
            </w:r>
            <w:proofErr w:type="spellEnd"/>
          </w:p>
        </w:tc>
        <w:tc>
          <w:tcPr>
            <w:tcW w:w="778" w:type="dxa"/>
            <w:tcBorders>
              <w:bottom w:val="single" w:sz="4" w:space="0" w:color="auto"/>
            </w:tcBorders>
          </w:tcPr>
          <w:p w14:paraId="373E78E7"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up</w:t>
            </w:r>
            <w:proofErr w:type="spellEnd"/>
          </w:p>
        </w:tc>
      </w:tr>
      <w:tr w:rsidR="00224233" w:rsidRPr="002354AA" w14:paraId="36745FB0" w14:textId="77777777" w:rsidTr="00914A0F">
        <w:tc>
          <w:tcPr>
            <w:tcW w:w="1440" w:type="dxa"/>
            <w:vMerge w:val="restart"/>
            <w:tcBorders>
              <w:top w:val="single" w:sz="4" w:space="0" w:color="auto"/>
            </w:tcBorders>
            <w:vAlign w:val="center"/>
          </w:tcPr>
          <w:p w14:paraId="0C4D9758" w14:textId="77777777" w:rsidR="00224233" w:rsidRPr="002354AA" w:rsidRDefault="00224233" w:rsidP="00914A0F">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914A0F">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914A0F">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914A0F">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914A0F">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914A0F">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914A0F">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914A0F">
            <w:pPr>
              <w:pStyle w:val="TableBody"/>
            </w:pPr>
            <w:r w:rsidRPr="002354AA">
              <w:t>0.135</w:t>
            </w:r>
          </w:p>
        </w:tc>
      </w:tr>
      <w:tr w:rsidR="00224233" w:rsidRPr="002354AA" w14:paraId="06E71901" w14:textId="77777777" w:rsidTr="00914A0F">
        <w:tc>
          <w:tcPr>
            <w:tcW w:w="1440" w:type="dxa"/>
            <w:vMerge/>
            <w:vAlign w:val="bottom"/>
          </w:tcPr>
          <w:p w14:paraId="2987AA7F" w14:textId="77777777" w:rsidR="00224233" w:rsidRPr="002354AA" w:rsidRDefault="00224233" w:rsidP="00914A0F">
            <w:pPr>
              <w:pStyle w:val="TableBody"/>
            </w:pPr>
          </w:p>
        </w:tc>
        <w:tc>
          <w:tcPr>
            <w:tcW w:w="1728" w:type="dxa"/>
            <w:vAlign w:val="bottom"/>
          </w:tcPr>
          <w:p w14:paraId="54A48F85" w14:textId="77777777" w:rsidR="00224233" w:rsidRPr="002354AA" w:rsidRDefault="00224233" w:rsidP="00914A0F">
            <w:pPr>
              <w:pStyle w:val="TableBody"/>
            </w:pPr>
            <w:r w:rsidRPr="002354AA">
              <w:t>Gem Russet</w:t>
            </w:r>
          </w:p>
        </w:tc>
        <w:tc>
          <w:tcPr>
            <w:tcW w:w="778" w:type="dxa"/>
            <w:vAlign w:val="bottom"/>
          </w:tcPr>
          <w:p w14:paraId="4822C2CC" w14:textId="77777777" w:rsidR="00224233" w:rsidRPr="002354AA" w:rsidRDefault="00224233" w:rsidP="00914A0F">
            <w:pPr>
              <w:pStyle w:val="TableBody"/>
            </w:pPr>
            <w:r w:rsidRPr="002354AA">
              <w:t>4.80</w:t>
            </w:r>
          </w:p>
        </w:tc>
        <w:tc>
          <w:tcPr>
            <w:tcW w:w="778" w:type="dxa"/>
            <w:vAlign w:val="bottom"/>
          </w:tcPr>
          <w:p w14:paraId="7897F202" w14:textId="77777777" w:rsidR="00224233" w:rsidRPr="002354AA" w:rsidRDefault="00224233" w:rsidP="00914A0F">
            <w:pPr>
              <w:pStyle w:val="TableBody"/>
            </w:pPr>
            <w:r w:rsidRPr="002354AA">
              <w:t>0.190</w:t>
            </w:r>
          </w:p>
        </w:tc>
        <w:tc>
          <w:tcPr>
            <w:tcW w:w="778" w:type="dxa"/>
            <w:vAlign w:val="bottom"/>
          </w:tcPr>
          <w:p w14:paraId="782C3820" w14:textId="77777777" w:rsidR="00224233" w:rsidRPr="002354AA" w:rsidRDefault="00224233" w:rsidP="00914A0F">
            <w:pPr>
              <w:pStyle w:val="TableBody"/>
            </w:pPr>
            <w:r w:rsidRPr="002354AA">
              <w:t>4.96</w:t>
            </w:r>
          </w:p>
        </w:tc>
        <w:tc>
          <w:tcPr>
            <w:tcW w:w="778" w:type="dxa"/>
            <w:vAlign w:val="bottom"/>
          </w:tcPr>
          <w:p w14:paraId="53721823" w14:textId="77777777" w:rsidR="00224233" w:rsidRPr="002354AA" w:rsidRDefault="00224233" w:rsidP="00914A0F">
            <w:pPr>
              <w:pStyle w:val="TableBody"/>
            </w:pPr>
            <w:r w:rsidRPr="002354AA">
              <w:t>0.178</w:t>
            </w:r>
          </w:p>
        </w:tc>
        <w:tc>
          <w:tcPr>
            <w:tcW w:w="778" w:type="dxa"/>
            <w:vAlign w:val="bottom"/>
          </w:tcPr>
          <w:p w14:paraId="5B14E1F0" w14:textId="77777777" w:rsidR="00224233" w:rsidRPr="002354AA" w:rsidRDefault="00224233" w:rsidP="00914A0F">
            <w:pPr>
              <w:pStyle w:val="TableBody"/>
            </w:pPr>
            <w:r w:rsidRPr="002354AA">
              <w:t>5.07</w:t>
            </w:r>
          </w:p>
        </w:tc>
        <w:tc>
          <w:tcPr>
            <w:tcW w:w="778" w:type="dxa"/>
            <w:vAlign w:val="bottom"/>
          </w:tcPr>
          <w:p w14:paraId="4B2C8B41" w14:textId="77777777" w:rsidR="00224233" w:rsidRPr="002354AA" w:rsidRDefault="00224233" w:rsidP="00914A0F">
            <w:pPr>
              <w:pStyle w:val="TableBody"/>
            </w:pPr>
            <w:r w:rsidRPr="002354AA">
              <w:t>0.152</w:t>
            </w:r>
          </w:p>
        </w:tc>
      </w:tr>
      <w:tr w:rsidR="00224233" w:rsidRPr="002354AA" w14:paraId="2776537C" w14:textId="77777777" w:rsidTr="00914A0F">
        <w:tc>
          <w:tcPr>
            <w:tcW w:w="1440" w:type="dxa"/>
            <w:vMerge/>
            <w:vAlign w:val="bottom"/>
          </w:tcPr>
          <w:p w14:paraId="6AB6ED6A" w14:textId="77777777" w:rsidR="00224233" w:rsidRPr="002354AA" w:rsidRDefault="00224233" w:rsidP="00914A0F">
            <w:pPr>
              <w:pStyle w:val="TableBody"/>
            </w:pPr>
          </w:p>
        </w:tc>
        <w:tc>
          <w:tcPr>
            <w:tcW w:w="1728" w:type="dxa"/>
            <w:vAlign w:val="bottom"/>
          </w:tcPr>
          <w:p w14:paraId="06BEE23D" w14:textId="77777777" w:rsidR="00224233" w:rsidRPr="002354AA" w:rsidRDefault="00224233" w:rsidP="00914A0F">
            <w:pPr>
              <w:pStyle w:val="TableBody"/>
            </w:pPr>
            <w:r w:rsidRPr="002354AA">
              <w:t>Innovator</w:t>
            </w:r>
          </w:p>
        </w:tc>
        <w:tc>
          <w:tcPr>
            <w:tcW w:w="778" w:type="dxa"/>
            <w:vAlign w:val="bottom"/>
          </w:tcPr>
          <w:p w14:paraId="63F9F2C2" w14:textId="77777777" w:rsidR="00224233" w:rsidRPr="002354AA" w:rsidRDefault="00224233" w:rsidP="00914A0F">
            <w:pPr>
              <w:pStyle w:val="TableBody"/>
            </w:pPr>
            <w:r w:rsidRPr="002354AA">
              <w:t>4.83</w:t>
            </w:r>
          </w:p>
        </w:tc>
        <w:tc>
          <w:tcPr>
            <w:tcW w:w="778" w:type="dxa"/>
            <w:vAlign w:val="bottom"/>
          </w:tcPr>
          <w:p w14:paraId="06E2E9F3" w14:textId="77777777" w:rsidR="00224233" w:rsidRPr="002354AA" w:rsidRDefault="00224233" w:rsidP="00914A0F">
            <w:pPr>
              <w:pStyle w:val="TableBody"/>
            </w:pPr>
            <w:r w:rsidRPr="002354AA">
              <w:t>0.241</w:t>
            </w:r>
          </w:p>
        </w:tc>
        <w:tc>
          <w:tcPr>
            <w:tcW w:w="778" w:type="dxa"/>
            <w:vAlign w:val="bottom"/>
          </w:tcPr>
          <w:p w14:paraId="4A35D137" w14:textId="77777777" w:rsidR="00224233" w:rsidRPr="002354AA" w:rsidRDefault="00224233" w:rsidP="00914A0F">
            <w:pPr>
              <w:pStyle w:val="TableBody"/>
            </w:pPr>
            <w:r w:rsidRPr="002354AA">
              <w:t>4.94</w:t>
            </w:r>
          </w:p>
        </w:tc>
        <w:tc>
          <w:tcPr>
            <w:tcW w:w="778" w:type="dxa"/>
            <w:vAlign w:val="bottom"/>
          </w:tcPr>
          <w:p w14:paraId="0DA7FED4" w14:textId="77777777" w:rsidR="00224233" w:rsidRPr="002354AA" w:rsidRDefault="00224233" w:rsidP="00914A0F">
            <w:pPr>
              <w:pStyle w:val="TableBody"/>
            </w:pPr>
            <w:r w:rsidRPr="002354AA">
              <w:t>0.212</w:t>
            </w:r>
          </w:p>
        </w:tc>
        <w:tc>
          <w:tcPr>
            <w:tcW w:w="778" w:type="dxa"/>
            <w:vAlign w:val="bottom"/>
          </w:tcPr>
          <w:p w14:paraId="00E7C850" w14:textId="77777777" w:rsidR="00224233" w:rsidRPr="002354AA" w:rsidRDefault="00224233" w:rsidP="00914A0F">
            <w:pPr>
              <w:pStyle w:val="TableBody"/>
            </w:pPr>
            <w:r w:rsidRPr="002354AA">
              <w:t>5.06</w:t>
            </w:r>
          </w:p>
        </w:tc>
        <w:tc>
          <w:tcPr>
            <w:tcW w:w="778" w:type="dxa"/>
            <w:vAlign w:val="bottom"/>
          </w:tcPr>
          <w:p w14:paraId="56FC4881" w14:textId="77777777" w:rsidR="00224233" w:rsidRPr="002354AA" w:rsidRDefault="00224233" w:rsidP="00914A0F">
            <w:pPr>
              <w:pStyle w:val="TableBody"/>
            </w:pPr>
            <w:r w:rsidRPr="002354AA">
              <w:t>0.193</w:t>
            </w:r>
          </w:p>
        </w:tc>
      </w:tr>
      <w:tr w:rsidR="00224233" w:rsidRPr="002354AA" w14:paraId="59D585E0" w14:textId="77777777" w:rsidTr="00914A0F">
        <w:tc>
          <w:tcPr>
            <w:tcW w:w="1440" w:type="dxa"/>
            <w:vMerge/>
            <w:vAlign w:val="bottom"/>
          </w:tcPr>
          <w:p w14:paraId="016D7A17" w14:textId="77777777" w:rsidR="00224233" w:rsidRPr="002354AA" w:rsidRDefault="00224233" w:rsidP="00914A0F">
            <w:pPr>
              <w:pStyle w:val="TableBody"/>
            </w:pPr>
          </w:p>
        </w:tc>
        <w:tc>
          <w:tcPr>
            <w:tcW w:w="1728" w:type="dxa"/>
            <w:vAlign w:val="bottom"/>
          </w:tcPr>
          <w:p w14:paraId="5FF1871D" w14:textId="77777777" w:rsidR="00224233" w:rsidRPr="002354AA" w:rsidRDefault="00224233" w:rsidP="00914A0F">
            <w:pPr>
              <w:pStyle w:val="TableBody"/>
            </w:pPr>
            <w:proofErr w:type="spellStart"/>
            <w:r w:rsidRPr="002354AA">
              <w:t>Markies</w:t>
            </w:r>
            <w:proofErr w:type="spellEnd"/>
            <w:r w:rsidRPr="002354AA">
              <w:t xml:space="preserve"> Russet</w:t>
            </w:r>
          </w:p>
        </w:tc>
        <w:tc>
          <w:tcPr>
            <w:tcW w:w="778" w:type="dxa"/>
            <w:vAlign w:val="bottom"/>
          </w:tcPr>
          <w:p w14:paraId="4FD95DAB" w14:textId="77777777" w:rsidR="00224233" w:rsidRPr="002354AA" w:rsidRDefault="00224233" w:rsidP="00914A0F">
            <w:pPr>
              <w:pStyle w:val="TableBody"/>
            </w:pPr>
            <w:r w:rsidRPr="002354AA">
              <w:t>4.82</w:t>
            </w:r>
          </w:p>
        </w:tc>
        <w:tc>
          <w:tcPr>
            <w:tcW w:w="778" w:type="dxa"/>
            <w:vAlign w:val="bottom"/>
          </w:tcPr>
          <w:p w14:paraId="60EB5145" w14:textId="77777777" w:rsidR="00224233" w:rsidRPr="002354AA" w:rsidRDefault="00224233" w:rsidP="00914A0F">
            <w:pPr>
              <w:pStyle w:val="TableBody"/>
            </w:pPr>
            <w:r w:rsidRPr="002354AA">
              <w:t>0.167</w:t>
            </w:r>
          </w:p>
        </w:tc>
        <w:tc>
          <w:tcPr>
            <w:tcW w:w="778" w:type="dxa"/>
            <w:vAlign w:val="bottom"/>
          </w:tcPr>
          <w:p w14:paraId="3E99B057" w14:textId="77777777" w:rsidR="00224233" w:rsidRPr="002354AA" w:rsidRDefault="00224233" w:rsidP="00914A0F">
            <w:pPr>
              <w:pStyle w:val="TableBody"/>
            </w:pPr>
            <w:r w:rsidRPr="002354AA">
              <w:t>4.96</w:t>
            </w:r>
          </w:p>
        </w:tc>
        <w:tc>
          <w:tcPr>
            <w:tcW w:w="778" w:type="dxa"/>
            <w:vAlign w:val="bottom"/>
          </w:tcPr>
          <w:p w14:paraId="290EBF24" w14:textId="77777777" w:rsidR="00224233" w:rsidRPr="002354AA" w:rsidRDefault="00224233" w:rsidP="00914A0F">
            <w:pPr>
              <w:pStyle w:val="TableBody"/>
            </w:pPr>
            <w:r w:rsidRPr="002354AA">
              <w:t>0.155</w:t>
            </w:r>
          </w:p>
        </w:tc>
        <w:tc>
          <w:tcPr>
            <w:tcW w:w="778" w:type="dxa"/>
            <w:vAlign w:val="bottom"/>
          </w:tcPr>
          <w:p w14:paraId="35C79122" w14:textId="77777777" w:rsidR="00224233" w:rsidRPr="002354AA" w:rsidRDefault="00224233" w:rsidP="00914A0F">
            <w:pPr>
              <w:pStyle w:val="TableBody"/>
            </w:pPr>
            <w:r w:rsidRPr="002354AA">
              <w:t>5.08</w:t>
            </w:r>
          </w:p>
        </w:tc>
        <w:tc>
          <w:tcPr>
            <w:tcW w:w="778" w:type="dxa"/>
            <w:vAlign w:val="bottom"/>
          </w:tcPr>
          <w:p w14:paraId="4417A303" w14:textId="77777777" w:rsidR="00224233" w:rsidRPr="002354AA" w:rsidRDefault="00224233" w:rsidP="00914A0F">
            <w:pPr>
              <w:pStyle w:val="TableBody"/>
            </w:pPr>
            <w:r w:rsidRPr="002354AA">
              <w:t>0.135</w:t>
            </w:r>
          </w:p>
        </w:tc>
      </w:tr>
      <w:tr w:rsidR="00224233" w:rsidRPr="002354AA" w14:paraId="0CD69468" w14:textId="77777777" w:rsidTr="00914A0F">
        <w:tc>
          <w:tcPr>
            <w:tcW w:w="1440" w:type="dxa"/>
            <w:vMerge/>
            <w:tcBorders>
              <w:bottom w:val="dotted" w:sz="4" w:space="0" w:color="auto"/>
            </w:tcBorders>
            <w:vAlign w:val="bottom"/>
          </w:tcPr>
          <w:p w14:paraId="6F7DCFC5" w14:textId="77777777" w:rsidR="00224233" w:rsidRPr="002354AA" w:rsidRDefault="00224233" w:rsidP="00914A0F">
            <w:pPr>
              <w:pStyle w:val="TableBody"/>
            </w:pPr>
          </w:p>
        </w:tc>
        <w:tc>
          <w:tcPr>
            <w:tcW w:w="1728" w:type="dxa"/>
            <w:tcBorders>
              <w:bottom w:val="dotted" w:sz="4" w:space="0" w:color="auto"/>
            </w:tcBorders>
            <w:vAlign w:val="bottom"/>
          </w:tcPr>
          <w:p w14:paraId="489899E6" w14:textId="77777777" w:rsidR="00224233" w:rsidRPr="002354AA" w:rsidRDefault="00224233" w:rsidP="00914A0F">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914A0F">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914A0F">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914A0F">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914A0F">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914A0F">
            <w:pPr>
              <w:pStyle w:val="TableBody"/>
            </w:pPr>
            <w:r w:rsidRPr="002354AA">
              <w:t>0.143</w:t>
            </w:r>
          </w:p>
        </w:tc>
      </w:tr>
      <w:tr w:rsidR="00224233" w:rsidRPr="002354AA" w14:paraId="5865FD7C" w14:textId="77777777" w:rsidTr="00914A0F">
        <w:tc>
          <w:tcPr>
            <w:tcW w:w="1440" w:type="dxa"/>
            <w:vMerge w:val="restart"/>
            <w:tcBorders>
              <w:top w:val="dotted" w:sz="4" w:space="0" w:color="auto"/>
            </w:tcBorders>
            <w:vAlign w:val="center"/>
          </w:tcPr>
          <w:p w14:paraId="1F08088A" w14:textId="77777777" w:rsidR="00224233" w:rsidRPr="002354AA" w:rsidRDefault="00224233" w:rsidP="00914A0F">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914A0F">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914A0F">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914A0F">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914A0F">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914A0F">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914A0F">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914A0F">
            <w:pPr>
              <w:pStyle w:val="TableBody"/>
            </w:pPr>
            <w:r w:rsidRPr="002354AA">
              <w:t>0.567</w:t>
            </w:r>
          </w:p>
        </w:tc>
      </w:tr>
      <w:tr w:rsidR="00224233" w:rsidRPr="002354AA" w14:paraId="30AF075D" w14:textId="77777777" w:rsidTr="00914A0F">
        <w:tc>
          <w:tcPr>
            <w:tcW w:w="1440" w:type="dxa"/>
            <w:vMerge/>
            <w:tcBorders>
              <w:bottom w:val="dotted" w:sz="4" w:space="0" w:color="auto"/>
            </w:tcBorders>
            <w:vAlign w:val="bottom"/>
          </w:tcPr>
          <w:p w14:paraId="5BBA5F9A" w14:textId="77777777" w:rsidR="00224233" w:rsidRPr="002354AA" w:rsidRDefault="00224233" w:rsidP="00914A0F">
            <w:pPr>
              <w:pStyle w:val="TableBody"/>
            </w:pPr>
          </w:p>
        </w:tc>
        <w:tc>
          <w:tcPr>
            <w:tcW w:w="1728" w:type="dxa"/>
            <w:tcBorders>
              <w:bottom w:val="dotted" w:sz="4" w:space="0" w:color="auto"/>
            </w:tcBorders>
            <w:vAlign w:val="bottom"/>
          </w:tcPr>
          <w:p w14:paraId="17F283D2" w14:textId="77777777" w:rsidR="00224233" w:rsidRPr="002354AA" w:rsidRDefault="00224233" w:rsidP="00914A0F">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914A0F">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914A0F">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914A0F">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914A0F">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914A0F">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914A0F">
            <w:pPr>
              <w:pStyle w:val="TableBody"/>
            </w:pPr>
            <w:r w:rsidRPr="002354AA">
              <w:t>0.531</w:t>
            </w:r>
          </w:p>
        </w:tc>
      </w:tr>
      <w:tr w:rsidR="00224233" w:rsidRPr="002354AA" w14:paraId="3247C9EB" w14:textId="77777777" w:rsidTr="00914A0F">
        <w:tc>
          <w:tcPr>
            <w:tcW w:w="1440" w:type="dxa"/>
            <w:vMerge w:val="restart"/>
            <w:tcBorders>
              <w:top w:val="dotted" w:sz="4" w:space="0" w:color="auto"/>
            </w:tcBorders>
            <w:vAlign w:val="center"/>
          </w:tcPr>
          <w:p w14:paraId="45BA4B7C" w14:textId="77777777" w:rsidR="00224233" w:rsidRPr="002354AA" w:rsidRDefault="00224233" w:rsidP="00914A0F">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914A0F">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914A0F">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914A0F">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914A0F">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914A0F">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914A0F">
            <w:pPr>
              <w:pStyle w:val="TableBody"/>
            </w:pPr>
            <w:r w:rsidRPr="002354AA">
              <w:t>0.480</w:t>
            </w:r>
          </w:p>
        </w:tc>
      </w:tr>
      <w:tr w:rsidR="00224233" w:rsidRPr="002354AA" w14:paraId="6DA26AAE" w14:textId="77777777" w:rsidTr="00914A0F">
        <w:tc>
          <w:tcPr>
            <w:tcW w:w="1440" w:type="dxa"/>
            <w:vMerge/>
            <w:tcBorders>
              <w:bottom w:val="dotted" w:sz="4" w:space="0" w:color="auto"/>
            </w:tcBorders>
            <w:vAlign w:val="bottom"/>
          </w:tcPr>
          <w:p w14:paraId="071A0C2C" w14:textId="77777777" w:rsidR="00224233" w:rsidRPr="002354AA" w:rsidRDefault="00224233" w:rsidP="00914A0F">
            <w:pPr>
              <w:pStyle w:val="TableBody"/>
            </w:pPr>
          </w:p>
        </w:tc>
        <w:tc>
          <w:tcPr>
            <w:tcW w:w="1728" w:type="dxa"/>
            <w:tcBorders>
              <w:bottom w:val="dotted" w:sz="4" w:space="0" w:color="auto"/>
            </w:tcBorders>
            <w:vAlign w:val="bottom"/>
          </w:tcPr>
          <w:p w14:paraId="0D51B89F" w14:textId="77777777" w:rsidR="00224233" w:rsidRPr="002354AA" w:rsidRDefault="00224233" w:rsidP="00914A0F">
            <w:pPr>
              <w:pStyle w:val="TableBody"/>
            </w:pPr>
            <w:proofErr w:type="spellStart"/>
            <w:r w:rsidRPr="002354AA">
              <w:t>Shepody</w:t>
            </w:r>
            <w:proofErr w:type="spellEnd"/>
          </w:p>
        </w:tc>
        <w:tc>
          <w:tcPr>
            <w:tcW w:w="778" w:type="dxa"/>
            <w:tcBorders>
              <w:bottom w:val="dotted" w:sz="4" w:space="0" w:color="auto"/>
            </w:tcBorders>
            <w:vAlign w:val="bottom"/>
          </w:tcPr>
          <w:p w14:paraId="13246DED" w14:textId="77777777" w:rsidR="00224233" w:rsidRPr="002354AA" w:rsidRDefault="00224233" w:rsidP="00914A0F">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914A0F">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914A0F">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914A0F">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914A0F">
            <w:pPr>
              <w:pStyle w:val="TableBody"/>
            </w:pPr>
            <w:r w:rsidRPr="002354AA">
              <w:t>0.406</w:t>
            </w:r>
          </w:p>
        </w:tc>
      </w:tr>
      <w:tr w:rsidR="00224233" w:rsidRPr="002354AA" w14:paraId="3D9E9670" w14:textId="77777777" w:rsidTr="00914A0F">
        <w:tc>
          <w:tcPr>
            <w:tcW w:w="1440" w:type="dxa"/>
            <w:vMerge w:val="restart"/>
            <w:tcBorders>
              <w:top w:val="dotted" w:sz="4" w:space="0" w:color="auto"/>
            </w:tcBorders>
            <w:vAlign w:val="center"/>
          </w:tcPr>
          <w:p w14:paraId="0AE38502" w14:textId="77777777" w:rsidR="00224233" w:rsidRPr="002354AA" w:rsidRDefault="00224233" w:rsidP="00914A0F">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914A0F">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914A0F">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914A0F">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914A0F">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914A0F">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914A0F">
            <w:pPr>
              <w:pStyle w:val="TableBody"/>
            </w:pPr>
            <w:r w:rsidRPr="002354AA">
              <w:t>0.558</w:t>
            </w:r>
          </w:p>
        </w:tc>
      </w:tr>
      <w:tr w:rsidR="00224233" w:rsidRPr="002354AA" w14:paraId="35EEBAF5" w14:textId="77777777" w:rsidTr="00914A0F">
        <w:tc>
          <w:tcPr>
            <w:tcW w:w="1440" w:type="dxa"/>
            <w:vMerge/>
            <w:vAlign w:val="bottom"/>
          </w:tcPr>
          <w:p w14:paraId="07FE2D45" w14:textId="77777777" w:rsidR="00224233" w:rsidRPr="002354AA" w:rsidRDefault="00224233" w:rsidP="00914A0F">
            <w:pPr>
              <w:pStyle w:val="TableBody"/>
            </w:pPr>
          </w:p>
        </w:tc>
        <w:tc>
          <w:tcPr>
            <w:tcW w:w="1728" w:type="dxa"/>
            <w:vAlign w:val="bottom"/>
          </w:tcPr>
          <w:p w14:paraId="3D1B56BB" w14:textId="77777777" w:rsidR="00224233" w:rsidRPr="002354AA" w:rsidRDefault="00224233" w:rsidP="00914A0F">
            <w:pPr>
              <w:pStyle w:val="TableBody"/>
            </w:pPr>
            <w:r w:rsidRPr="002354AA">
              <w:t>Dakota Russet</w:t>
            </w:r>
          </w:p>
        </w:tc>
        <w:tc>
          <w:tcPr>
            <w:tcW w:w="778" w:type="dxa"/>
            <w:vAlign w:val="bottom"/>
          </w:tcPr>
          <w:p w14:paraId="5CDB1348" w14:textId="77777777" w:rsidR="00224233" w:rsidRPr="002354AA" w:rsidRDefault="00224233" w:rsidP="00914A0F">
            <w:pPr>
              <w:pStyle w:val="TableBody"/>
            </w:pPr>
            <w:r w:rsidRPr="002354AA">
              <w:t>4.54</w:t>
            </w:r>
          </w:p>
        </w:tc>
        <w:tc>
          <w:tcPr>
            <w:tcW w:w="778" w:type="dxa"/>
            <w:vAlign w:val="bottom"/>
          </w:tcPr>
          <w:p w14:paraId="5B7F98B5" w14:textId="77777777" w:rsidR="00224233" w:rsidRPr="002354AA" w:rsidRDefault="00224233" w:rsidP="00914A0F">
            <w:pPr>
              <w:pStyle w:val="TableBody"/>
            </w:pPr>
            <w:r w:rsidRPr="002354AA">
              <w:t>0.619</w:t>
            </w:r>
          </w:p>
        </w:tc>
        <w:tc>
          <w:tcPr>
            <w:tcW w:w="778" w:type="dxa"/>
            <w:vAlign w:val="bottom"/>
          </w:tcPr>
          <w:p w14:paraId="491232A4" w14:textId="77777777" w:rsidR="00224233" w:rsidRPr="002354AA" w:rsidRDefault="00224233" w:rsidP="00914A0F">
            <w:pPr>
              <w:pStyle w:val="TableBody"/>
            </w:pPr>
            <w:r w:rsidRPr="002354AA">
              <w:t>4.75</w:t>
            </w:r>
          </w:p>
        </w:tc>
        <w:tc>
          <w:tcPr>
            <w:tcW w:w="778" w:type="dxa"/>
            <w:vAlign w:val="bottom"/>
          </w:tcPr>
          <w:p w14:paraId="5A2DA414" w14:textId="77777777" w:rsidR="00224233" w:rsidRPr="002354AA" w:rsidRDefault="00224233" w:rsidP="00914A0F">
            <w:pPr>
              <w:pStyle w:val="TableBody"/>
            </w:pPr>
            <w:r w:rsidRPr="002354AA">
              <w:t>0.599</w:t>
            </w:r>
          </w:p>
        </w:tc>
        <w:tc>
          <w:tcPr>
            <w:tcW w:w="778" w:type="dxa"/>
            <w:vAlign w:val="bottom"/>
          </w:tcPr>
          <w:p w14:paraId="23FC7FB0" w14:textId="77777777" w:rsidR="00224233" w:rsidRPr="002354AA" w:rsidRDefault="00224233" w:rsidP="00914A0F">
            <w:pPr>
              <w:pStyle w:val="TableBody"/>
            </w:pPr>
            <w:r w:rsidRPr="002354AA">
              <w:t>4.94</w:t>
            </w:r>
          </w:p>
        </w:tc>
        <w:tc>
          <w:tcPr>
            <w:tcW w:w="778" w:type="dxa"/>
            <w:vAlign w:val="bottom"/>
          </w:tcPr>
          <w:p w14:paraId="28BB5669" w14:textId="77777777" w:rsidR="00224233" w:rsidRPr="002354AA" w:rsidRDefault="00224233" w:rsidP="00914A0F">
            <w:pPr>
              <w:pStyle w:val="TableBody"/>
            </w:pPr>
            <w:r w:rsidRPr="002354AA">
              <w:t>0.588</w:t>
            </w:r>
          </w:p>
        </w:tc>
      </w:tr>
      <w:tr w:rsidR="00224233" w:rsidRPr="002354AA" w14:paraId="3DA8AFF0" w14:textId="77777777" w:rsidTr="00914A0F">
        <w:tc>
          <w:tcPr>
            <w:tcW w:w="1440" w:type="dxa"/>
            <w:vMerge/>
            <w:vAlign w:val="bottom"/>
          </w:tcPr>
          <w:p w14:paraId="2287276A" w14:textId="77777777" w:rsidR="00224233" w:rsidRPr="002354AA" w:rsidRDefault="00224233" w:rsidP="00914A0F">
            <w:pPr>
              <w:pStyle w:val="TableBody"/>
            </w:pPr>
          </w:p>
        </w:tc>
        <w:tc>
          <w:tcPr>
            <w:tcW w:w="1728" w:type="dxa"/>
            <w:vAlign w:val="bottom"/>
          </w:tcPr>
          <w:p w14:paraId="35FFE241" w14:textId="77777777" w:rsidR="00224233" w:rsidRPr="002354AA" w:rsidRDefault="00224233" w:rsidP="00914A0F">
            <w:pPr>
              <w:pStyle w:val="TableBody"/>
            </w:pPr>
            <w:r w:rsidRPr="002354AA">
              <w:t>Easton</w:t>
            </w:r>
          </w:p>
        </w:tc>
        <w:tc>
          <w:tcPr>
            <w:tcW w:w="778" w:type="dxa"/>
            <w:vAlign w:val="bottom"/>
          </w:tcPr>
          <w:p w14:paraId="34979BCD" w14:textId="77777777" w:rsidR="00224233" w:rsidRPr="002354AA" w:rsidRDefault="00224233" w:rsidP="00914A0F">
            <w:pPr>
              <w:pStyle w:val="TableBody"/>
            </w:pPr>
            <w:r w:rsidRPr="002354AA">
              <w:t>4.54</w:t>
            </w:r>
          </w:p>
        </w:tc>
        <w:tc>
          <w:tcPr>
            <w:tcW w:w="778" w:type="dxa"/>
            <w:vAlign w:val="bottom"/>
          </w:tcPr>
          <w:p w14:paraId="3740C630" w14:textId="77777777" w:rsidR="00224233" w:rsidRPr="002354AA" w:rsidRDefault="00224233" w:rsidP="00914A0F">
            <w:pPr>
              <w:pStyle w:val="TableBody"/>
            </w:pPr>
            <w:r w:rsidRPr="002354AA">
              <w:t>0.608</w:t>
            </w:r>
          </w:p>
        </w:tc>
        <w:tc>
          <w:tcPr>
            <w:tcW w:w="778" w:type="dxa"/>
            <w:vAlign w:val="bottom"/>
          </w:tcPr>
          <w:p w14:paraId="4AFFFA8D" w14:textId="77777777" w:rsidR="00224233" w:rsidRPr="002354AA" w:rsidRDefault="00224233" w:rsidP="00914A0F">
            <w:pPr>
              <w:pStyle w:val="TableBody"/>
            </w:pPr>
            <w:r w:rsidRPr="002354AA">
              <w:t>4.75</w:t>
            </w:r>
          </w:p>
        </w:tc>
        <w:tc>
          <w:tcPr>
            <w:tcW w:w="778" w:type="dxa"/>
            <w:vAlign w:val="bottom"/>
          </w:tcPr>
          <w:p w14:paraId="593BC844" w14:textId="77777777" w:rsidR="00224233" w:rsidRPr="002354AA" w:rsidRDefault="00224233" w:rsidP="00914A0F">
            <w:pPr>
              <w:pStyle w:val="TableBody"/>
            </w:pPr>
            <w:r w:rsidRPr="002354AA">
              <w:t>0.592</w:t>
            </w:r>
          </w:p>
        </w:tc>
        <w:tc>
          <w:tcPr>
            <w:tcW w:w="778" w:type="dxa"/>
            <w:vAlign w:val="bottom"/>
          </w:tcPr>
          <w:p w14:paraId="657EB8C2" w14:textId="77777777" w:rsidR="00224233" w:rsidRPr="002354AA" w:rsidRDefault="00224233" w:rsidP="00914A0F">
            <w:pPr>
              <w:pStyle w:val="TableBody"/>
            </w:pPr>
            <w:r w:rsidRPr="002354AA">
              <w:t>4.91</w:t>
            </w:r>
          </w:p>
        </w:tc>
        <w:tc>
          <w:tcPr>
            <w:tcW w:w="778" w:type="dxa"/>
            <w:vAlign w:val="bottom"/>
          </w:tcPr>
          <w:p w14:paraId="4982E56F" w14:textId="77777777" w:rsidR="00224233" w:rsidRPr="002354AA" w:rsidRDefault="00224233" w:rsidP="00914A0F">
            <w:pPr>
              <w:pStyle w:val="TableBody"/>
            </w:pPr>
            <w:r w:rsidRPr="002354AA">
              <w:t>0.567</w:t>
            </w:r>
          </w:p>
        </w:tc>
      </w:tr>
      <w:tr w:rsidR="00224233" w:rsidRPr="002354AA" w14:paraId="4CB06FB8" w14:textId="77777777" w:rsidTr="00914A0F">
        <w:tc>
          <w:tcPr>
            <w:tcW w:w="1440" w:type="dxa"/>
            <w:vMerge/>
            <w:vAlign w:val="bottom"/>
          </w:tcPr>
          <w:p w14:paraId="0B725126" w14:textId="77777777" w:rsidR="00224233" w:rsidRPr="002354AA" w:rsidRDefault="00224233" w:rsidP="00914A0F">
            <w:pPr>
              <w:pStyle w:val="TableBody"/>
            </w:pPr>
          </w:p>
        </w:tc>
        <w:tc>
          <w:tcPr>
            <w:tcW w:w="1728" w:type="dxa"/>
            <w:vAlign w:val="bottom"/>
          </w:tcPr>
          <w:p w14:paraId="3B9FD2CE" w14:textId="77777777" w:rsidR="00224233" w:rsidRPr="002354AA" w:rsidRDefault="00224233" w:rsidP="00914A0F">
            <w:pPr>
              <w:pStyle w:val="TableBody"/>
            </w:pPr>
            <w:r w:rsidRPr="002354AA">
              <w:t>Russet Burbank</w:t>
            </w:r>
          </w:p>
        </w:tc>
        <w:tc>
          <w:tcPr>
            <w:tcW w:w="778" w:type="dxa"/>
            <w:vAlign w:val="bottom"/>
          </w:tcPr>
          <w:p w14:paraId="7D6704EB" w14:textId="77777777" w:rsidR="00224233" w:rsidRPr="002354AA" w:rsidRDefault="00224233" w:rsidP="00914A0F">
            <w:pPr>
              <w:pStyle w:val="TableBody"/>
            </w:pPr>
            <w:r w:rsidRPr="002354AA">
              <w:t>4.51</w:t>
            </w:r>
          </w:p>
        </w:tc>
        <w:tc>
          <w:tcPr>
            <w:tcW w:w="778" w:type="dxa"/>
            <w:vAlign w:val="bottom"/>
          </w:tcPr>
          <w:p w14:paraId="7434B4A3" w14:textId="77777777" w:rsidR="00224233" w:rsidRPr="002354AA" w:rsidRDefault="00224233" w:rsidP="00914A0F">
            <w:pPr>
              <w:pStyle w:val="TableBody"/>
            </w:pPr>
            <w:r w:rsidRPr="002354AA">
              <w:t>0.562</w:t>
            </w:r>
          </w:p>
        </w:tc>
        <w:tc>
          <w:tcPr>
            <w:tcW w:w="778" w:type="dxa"/>
            <w:vAlign w:val="bottom"/>
          </w:tcPr>
          <w:p w14:paraId="2502C86D" w14:textId="77777777" w:rsidR="00224233" w:rsidRPr="002354AA" w:rsidRDefault="00224233" w:rsidP="00914A0F">
            <w:pPr>
              <w:pStyle w:val="TableBody"/>
            </w:pPr>
            <w:r w:rsidRPr="002354AA">
              <w:t>4.74</w:t>
            </w:r>
          </w:p>
        </w:tc>
        <w:tc>
          <w:tcPr>
            <w:tcW w:w="778" w:type="dxa"/>
            <w:vAlign w:val="bottom"/>
          </w:tcPr>
          <w:p w14:paraId="76CFD722" w14:textId="77777777" w:rsidR="00224233" w:rsidRPr="002354AA" w:rsidRDefault="00224233" w:rsidP="00914A0F">
            <w:pPr>
              <w:pStyle w:val="TableBody"/>
            </w:pPr>
            <w:r w:rsidRPr="002354AA">
              <w:t>0.566</w:t>
            </w:r>
          </w:p>
        </w:tc>
        <w:tc>
          <w:tcPr>
            <w:tcW w:w="778" w:type="dxa"/>
            <w:vAlign w:val="bottom"/>
          </w:tcPr>
          <w:p w14:paraId="1E7D35E1" w14:textId="77777777" w:rsidR="00224233" w:rsidRPr="002354AA" w:rsidRDefault="00224233" w:rsidP="00914A0F">
            <w:pPr>
              <w:pStyle w:val="TableBody"/>
            </w:pPr>
            <w:r w:rsidRPr="002354AA">
              <w:t>4.95</w:t>
            </w:r>
          </w:p>
        </w:tc>
        <w:tc>
          <w:tcPr>
            <w:tcW w:w="778" w:type="dxa"/>
            <w:vAlign w:val="bottom"/>
          </w:tcPr>
          <w:p w14:paraId="4488BC66" w14:textId="77777777" w:rsidR="00224233" w:rsidRPr="002354AA" w:rsidRDefault="00224233" w:rsidP="00914A0F">
            <w:pPr>
              <w:pStyle w:val="TableBody"/>
            </w:pPr>
            <w:r w:rsidRPr="002354AA">
              <w:t>0.567</w:t>
            </w:r>
          </w:p>
        </w:tc>
      </w:tr>
      <w:tr w:rsidR="00224233" w:rsidRPr="002354AA" w14:paraId="6666EA75" w14:textId="77777777" w:rsidTr="00914A0F">
        <w:tc>
          <w:tcPr>
            <w:tcW w:w="1440" w:type="dxa"/>
            <w:vMerge/>
            <w:tcBorders>
              <w:bottom w:val="single" w:sz="4" w:space="0" w:color="auto"/>
            </w:tcBorders>
            <w:vAlign w:val="bottom"/>
          </w:tcPr>
          <w:p w14:paraId="27BAB771" w14:textId="77777777" w:rsidR="00224233" w:rsidRPr="002354AA" w:rsidRDefault="00224233" w:rsidP="00914A0F">
            <w:pPr>
              <w:pStyle w:val="TableBody"/>
            </w:pPr>
          </w:p>
        </w:tc>
        <w:tc>
          <w:tcPr>
            <w:tcW w:w="1728" w:type="dxa"/>
            <w:tcBorders>
              <w:bottom w:val="single" w:sz="4" w:space="0" w:color="auto"/>
            </w:tcBorders>
            <w:vAlign w:val="bottom"/>
          </w:tcPr>
          <w:p w14:paraId="411C3C79" w14:textId="77777777" w:rsidR="00224233" w:rsidRPr="002354AA" w:rsidRDefault="00224233" w:rsidP="00914A0F">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914A0F">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914A0F">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914A0F">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914A0F">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914A0F">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914A0F">
            <w:pPr>
              <w:pStyle w:val="TableBody"/>
            </w:pPr>
            <w:r w:rsidRPr="002354AA">
              <w:t>0.546</w:t>
            </w:r>
          </w:p>
        </w:tc>
      </w:tr>
    </w:tbl>
    <w:p w14:paraId="5376A198" w14:textId="77777777" w:rsidR="00224233" w:rsidRDefault="00224233" w:rsidP="00224233"/>
    <w:p w14:paraId="3B2FEA86" w14:textId="0DAC8E79" w:rsidR="009F018B" w:rsidRPr="002354AA" w:rsidRDefault="009F018B" w:rsidP="00E072BF">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w:t>
      </w:r>
      <w:del w:id="1557" w:author="Brian Bohman" w:date="2022-11-10T20:25:00Z">
        <w:r w:rsidRPr="002354AA" w:rsidDel="000B6500">
          <w:delText xml:space="preserve">directly on </w:delText>
        </w:r>
        <w:r w:rsidRPr="00DA5F05" w:rsidDel="000B6500">
          <w:delText xml:space="preserve">uncertainty in CNDC parameters </w:delText>
        </w:r>
        <w:r w:rsidRPr="00DA5F05" w:rsidDel="000B6500">
          <w:rPr>
            <w:i/>
            <w:iCs/>
          </w:rPr>
          <w:delText>a</w:delText>
        </w:r>
        <w:r w:rsidRPr="00DA5F05" w:rsidDel="000B6500">
          <w:delText xml:space="preserve"> and </w:delText>
        </w:r>
        <w:r w:rsidRPr="00DA5F05" w:rsidDel="000B6500">
          <w:rPr>
            <w:i/>
            <w:iCs/>
          </w:rPr>
          <w:delText>b</w:delText>
        </w:r>
      </w:del>
      <w:ins w:id="1558" w:author="Brian Bohman" w:date="2022-11-10T20:25:00Z">
        <w:r w:rsidR="000B6500">
          <w:t>on the</w:t>
        </w:r>
      </w:ins>
      <w:ins w:id="1559" w:author="Brian Bohman" w:date="2022-11-10T20:26:00Z">
        <w:r w:rsidR="000B6500">
          <w:t xml:space="preserve"> indirect calculation method</w:t>
        </w:r>
      </w:ins>
      <w:del w:id="1560" w:author="Brian Bohman" w:date="2022-11-10T20:26:00Z">
        <w:r w:rsidRPr="00DA5F05" w:rsidDel="000B6500">
          <w:delText>, using the previously determined credible interval boundaries (</w:delText>
        </w:r>
      </w:del>
      <w:del w:id="1561" w:author="Brian Bohman" w:date="2022-11-10T06:33:00Z">
        <w:r w:rsidR="001A01AF" w:rsidDel="0020590A">
          <w:delText>Figure 3</w:delText>
        </w:r>
      </w:del>
      <w:del w:id="1562" w:author="Brian Bohman" w:date="2022-11-10T20:26:00Z">
        <w:r w:rsidRPr="00DA5F05" w:rsidDel="000B6500">
          <w:delText>),</w:delText>
        </w:r>
      </w:del>
      <w:r w:rsidRPr="00DA5F05">
        <w:t xml:space="preserve"> were found to contain the entire credible region for all varieties within location evaluated (</w:t>
      </w:r>
      <w:del w:id="1563" w:author="Brian Bohman" w:date="2022-11-10T06:35:00Z">
        <w:r w:rsidR="001A01AF" w:rsidDel="004861F8">
          <w:delText>Figure 6</w:delText>
        </w:r>
      </w:del>
      <w:ins w:id="1564" w:author="Brian Bohman" w:date="2022-11-10T06:35:00Z">
        <w:r w:rsidR="004861F8">
          <w:t>Figure 5</w:t>
        </w:r>
      </w:ins>
      <w:del w:id="1565" w:author="Brian Bohman" w:date="2022-11-10T06:21:00Z">
        <w:r w:rsidRPr="00DA5F05" w:rsidDel="0007704D">
          <w:delText>a</w:delText>
        </w:r>
      </w:del>
      <w:r w:rsidRPr="00DA5F05">
        <w:t xml:space="preserve">). Therefore, </w:t>
      </w:r>
      <w:ins w:id="1566" w:author="Brian Bohman" w:date="2022-11-10T20:06:00Z">
        <w:r w:rsidR="00746030">
          <w:t>the</w:t>
        </w:r>
      </w:ins>
      <w:del w:id="1567" w:author="Brian Bohman" w:date="2022-11-10T20:06:00Z">
        <w:r w:rsidRPr="00DA5F05" w:rsidDel="00746030">
          <w:delText>this</w:delText>
        </w:r>
      </w:del>
      <w:r w:rsidRPr="00DA5F05">
        <w:t xml:space="preserve"> </w:t>
      </w:r>
      <w:ins w:id="1568" w:author="Brian Bohman" w:date="2022-11-10T20:05:00Z">
        <w:r w:rsidR="00746030">
          <w:t xml:space="preserve">indirect calculation </w:t>
        </w:r>
      </w:ins>
      <w:r w:rsidRPr="00DA5F05">
        <w:t xml:space="preserve">approach </w:t>
      </w:r>
      <w:del w:id="1569" w:author="Brian Bohman" w:date="2022-11-10T20:06:00Z">
        <w:r w:rsidRPr="00DA5F05" w:rsidDel="00746030">
          <w:delText>directly using the</w:delText>
        </w:r>
      </w:del>
      <w:ins w:id="1570" w:author="Brian Bohman" w:date="2022-11-10T20:06:00Z">
        <w:r w:rsidR="00746030">
          <w:t>based on</w:t>
        </w:r>
      </w:ins>
      <w:r w:rsidRPr="00DA5F05">
        <w:t xml:space="preserve"> uncer</w:t>
      </w:r>
      <w:r w:rsidRPr="002354AA">
        <w:t xml:space="preserve">tainty in CNDC parameters is </w:t>
      </w:r>
      <w:del w:id="1571" w:author="Brian Bohman" w:date="2022-11-10T20:05:00Z">
        <w:r w:rsidRPr="002354AA" w:rsidDel="00746030">
          <w:delText xml:space="preserve">quite </w:delText>
        </w:r>
      </w:del>
      <w:ins w:id="1572" w:author="Brian Bohman" w:date="2022-11-10T20:05:00Z">
        <w:r w:rsidR="00746030">
          <w:t>less</w:t>
        </w:r>
        <w:r w:rsidR="00746030" w:rsidRPr="002354AA">
          <w:t xml:space="preserve"> </w:t>
        </w:r>
      </w:ins>
      <w:del w:id="1573" w:author="Brian Bohman" w:date="2022-11-10T20:05:00Z">
        <w:r w:rsidRPr="002354AA" w:rsidDel="00746030">
          <w:delText>un</w:delText>
        </w:r>
      </w:del>
      <w:r w:rsidRPr="002354AA">
        <w:t xml:space="preserve">informative </w:t>
      </w:r>
      <w:ins w:id="1574" w:author="Brian Bohman" w:date="2022-11-10T20:05:00Z">
        <w:r w:rsidR="00746030">
          <w:t>tha</w:t>
        </w:r>
      </w:ins>
      <w:ins w:id="1575" w:author="Brian Bohman" w:date="2022-11-10T20:06:00Z">
        <w:r w:rsidR="00746030">
          <w:t xml:space="preserve">n </w:t>
        </w:r>
      </w:ins>
      <w:ins w:id="1576" w:author="Brian Bohman" w:date="2022-11-10T20:26:00Z">
        <w:r w:rsidR="000B6500">
          <w:t xml:space="preserve">either </w:t>
        </w:r>
      </w:ins>
      <w:ins w:id="1577" w:author="Brian Bohman" w:date="2022-11-10T20:06:00Z">
        <w:r w:rsidR="00746030">
          <w:t>the</w:t>
        </w:r>
      </w:ins>
      <w:ins w:id="1578" w:author="Brian Bohman" w:date="2022-11-10T20:05:00Z">
        <w:r w:rsidR="00746030">
          <w:t xml:space="preserve"> dire</w:t>
        </w:r>
      </w:ins>
      <w:ins w:id="1579" w:author="Brian Bohman" w:date="2022-11-10T20:06:00Z">
        <w:r w:rsidR="00746030">
          <w:t xml:space="preserve">ctly modeled </w:t>
        </w:r>
      </w:ins>
      <w:ins w:id="1580" w:author="Brian Bohman" w:date="2022-11-10T20:07:00Z">
        <w:r w:rsidR="0039496A">
          <w:t>or parameterized estimate</w:t>
        </w:r>
      </w:ins>
      <w:ins w:id="1581" w:author="Brian Bohman" w:date="2022-11-10T20:08:00Z">
        <w:r w:rsidR="0039496A">
          <w:t xml:space="preserve"> approaches</w:t>
        </w:r>
      </w:ins>
      <w:del w:id="1582" w:author="Brian Bohman" w:date="2022-11-10T20:08:00Z">
        <w:r w:rsidRPr="002354AA" w:rsidDel="0039496A">
          <w:delText>and should be used as a last resort to estimate %N</w:delText>
        </w:r>
        <w:r w:rsidRPr="002354AA" w:rsidDel="0039496A">
          <w:rPr>
            <w:vertAlign w:val="subscript"/>
          </w:rPr>
          <w:delText>c</w:delText>
        </w:r>
        <w:r w:rsidRPr="002354AA" w:rsidDel="0039496A">
          <w:delText xml:space="preserve"> uncertainty when the credible region defined from either the original model fit or from the paired CNDC</w:delText>
        </w:r>
        <w:r w:rsidRPr="002354AA" w:rsidDel="0039496A">
          <w:rPr>
            <w:vertAlign w:val="subscript"/>
          </w:rPr>
          <w:delText>lo</w:delText>
        </w:r>
        <w:r w:rsidRPr="002354AA" w:rsidDel="0039496A">
          <w:delText xml:space="preserve"> or CNDC</w:delText>
        </w:r>
        <w:r w:rsidRPr="002354AA" w:rsidDel="0039496A">
          <w:rPr>
            <w:vertAlign w:val="subscript"/>
          </w:rPr>
          <w:delText>up</w:delText>
        </w:r>
        <w:r w:rsidRPr="002354AA" w:rsidDel="0039496A">
          <w:delText xml:space="preserve"> curves is unavailable</w:delText>
        </w:r>
      </w:del>
      <w:r w:rsidRPr="002354AA">
        <w:t xml:space="preserve">. </w:t>
      </w:r>
      <w:r>
        <w:t>I</w:t>
      </w:r>
      <w:r w:rsidRPr="002354AA">
        <w:t>n the absence of the credible region defined directly from the fitted hierarchical Bayesian model</w:t>
      </w:r>
      <w:ins w:id="1583" w:author="Brian Bohman" w:date="2022-11-10T20:08:00Z">
        <w:r w:rsidR="0039496A">
          <w:t xml:space="preserve"> (i.e., directly </w:t>
        </w:r>
        <w:r w:rsidR="0039496A">
          <w:lastRenderedPageBreak/>
          <w:t>modeled</w:t>
        </w:r>
      </w:ins>
      <w:ins w:id="1584" w:author="Brian Bohman" w:date="2022-11-10T20:26:00Z">
        <w:r w:rsidR="000B6500">
          <w:t xml:space="preserve"> approach</w:t>
        </w:r>
      </w:ins>
      <w:ins w:id="1585" w:author="Brian Bohman" w:date="2022-11-10T20:08:00Z">
        <w:r w:rsidR="0039496A">
          <w:t>)</w:t>
        </w:r>
      </w:ins>
      <w:r w:rsidRPr="002354AA">
        <w:t xml:space="preserve">, </w:t>
      </w:r>
      <w:ins w:id="1586" w:author="Brian Bohman" w:date="2022-11-10T20:27:00Z">
        <w:r w:rsidR="000B6500">
          <w:t xml:space="preserve">using </w:t>
        </w:r>
      </w:ins>
      <w:r w:rsidRPr="002354AA">
        <w:t xml:space="preserve">the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Pr="00DA5F05">
        <w:t>(</w:t>
      </w:r>
      <w:r w:rsidR="00E62DC7">
        <w:t xml:space="preserve">Table </w:t>
      </w:r>
      <w:ins w:id="1587" w:author="Brian Bohman" w:date="2022-11-10T07:02:00Z">
        <w:r w:rsidR="003E7BA7">
          <w:t>5</w:t>
        </w:r>
      </w:ins>
      <w:del w:id="1588" w:author="Brian Bohman" w:date="2022-11-10T07:02:00Z">
        <w:r w:rsidR="00E62DC7" w:rsidDel="003E7BA7">
          <w:delText>7</w:delText>
        </w:r>
      </w:del>
      <w:r w:rsidRPr="00DA5F05">
        <w:t>)</w:t>
      </w:r>
      <w:r>
        <w:t xml:space="preserve"> </w:t>
      </w:r>
      <w:ins w:id="1589" w:author="Brian Bohman" w:date="2022-11-10T20:08:00Z">
        <w:r w:rsidR="0039496A">
          <w:t>(i.e., parameterized estimate</w:t>
        </w:r>
      </w:ins>
      <w:ins w:id="1590" w:author="Brian Bohman" w:date="2022-11-10T20:27:00Z">
        <w:r w:rsidR="000B6500">
          <w:t xml:space="preserve"> approach</w:t>
        </w:r>
      </w:ins>
      <w:ins w:id="1591" w:author="Brian Bohman" w:date="2022-11-10T20:08:00Z">
        <w:r w:rsidR="0039496A">
          <w:t xml:space="preserve">) </w:t>
        </w:r>
      </w:ins>
      <w:ins w:id="1592" w:author="Brian Bohman" w:date="2022-11-10T20:27:00Z">
        <w:r w:rsidR="000B6500">
          <w:t>is</w:t>
        </w:r>
      </w:ins>
      <w:del w:id="1593" w:author="Brian Bohman" w:date="2022-11-10T20:27:00Z">
        <w:r w:rsidRPr="002354AA" w:rsidDel="000B6500">
          <w:delText>are</w:delText>
        </w:r>
      </w:del>
      <w:r w:rsidRPr="002354AA">
        <w:t xml:space="preserv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Heading2"/>
        <w:ind w:left="576" w:hanging="576"/>
      </w:pPr>
      <w:r w:rsidRPr="002354AA">
        <w:t>Evaluating Differences between Critical N Concentration</w:t>
      </w:r>
    </w:p>
    <w:p w14:paraId="473396D8" w14:textId="77777777" w:rsidR="009F018B" w:rsidRPr="002354AA" w:rsidRDefault="009F018B" w:rsidP="009F018B">
      <w:pPr>
        <w:pStyle w:val="Heading3"/>
        <w:ind w:left="720" w:hanging="720"/>
      </w:pPr>
      <w:r w:rsidRPr="002354AA">
        <w:t xml:space="preserve">Differences Related to G </w:t>
      </w:r>
      <w:r>
        <w:t>×</w:t>
      </w:r>
      <w:r w:rsidRPr="002354AA">
        <w:t xml:space="preserve"> E</w:t>
      </w:r>
      <w:r>
        <w:t xml:space="preserve"> × M</w:t>
      </w:r>
      <w:r w:rsidRPr="002354AA">
        <w:t xml:space="preserve"> Effects</w:t>
      </w:r>
    </w:p>
    <w:p w14:paraId="212EAA19" w14:textId="5C9F3146" w:rsidR="009F018B" w:rsidRDefault="009F018B" w:rsidP="00E072BF">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del w:id="1594" w:author="Brian Bohman" w:date="2022-11-10T06:35:00Z">
        <w:r w:rsidR="001A01AF" w:rsidDel="004861F8">
          <w:delText>Figure 7</w:delText>
        </w:r>
      </w:del>
      <w:ins w:id="1595" w:author="Brian Bohman" w:date="2022-11-10T06:35:00Z">
        <w:r w:rsidR="004861F8">
          <w:t>Figure 6</w:t>
        </w:r>
      </w:ins>
      <w:r>
        <w:t>)</w:t>
      </w:r>
      <w:r w:rsidRPr="00DA5F05">
        <w:t>.</w:t>
      </w:r>
    </w:p>
    <w:p w14:paraId="7B01BF45" w14:textId="1333867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914A0F">
        <w:tc>
          <w:tcPr>
            <w:tcW w:w="304" w:type="dxa"/>
          </w:tcPr>
          <w:p w14:paraId="5447E18A" w14:textId="77777777" w:rsidR="001B72CC" w:rsidRPr="00CB3F3E" w:rsidRDefault="001B72CC" w:rsidP="00914A0F">
            <w:pPr>
              <w:rPr>
                <w:b/>
                <w:bCs/>
                <w:sz w:val="20"/>
                <w:szCs w:val="20"/>
              </w:rPr>
            </w:pPr>
            <w:r w:rsidRPr="00CB3F3E">
              <w:rPr>
                <w:b/>
                <w:bCs/>
                <w:sz w:val="20"/>
                <w:szCs w:val="20"/>
              </w:rPr>
              <w:lastRenderedPageBreak/>
              <w:t>(a)</w:t>
            </w:r>
          </w:p>
        </w:tc>
        <w:tc>
          <w:tcPr>
            <w:tcW w:w="8360" w:type="dxa"/>
            <w:gridSpan w:val="3"/>
          </w:tcPr>
          <w:p w14:paraId="64A44831" w14:textId="77777777" w:rsidR="001B72CC" w:rsidRPr="00BD7D2E" w:rsidRDefault="001B72CC" w:rsidP="00914A0F">
            <w:r>
              <w:rPr>
                <w:noProof/>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914A0F">
        <w:tc>
          <w:tcPr>
            <w:tcW w:w="304" w:type="dxa"/>
          </w:tcPr>
          <w:p w14:paraId="7A5552AC" w14:textId="77777777" w:rsidR="001B72CC" w:rsidRPr="00CB3F3E" w:rsidRDefault="001B72CC" w:rsidP="00914A0F">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914A0F">
            <w:r>
              <w:rPr>
                <w:noProof/>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914A0F">
        <w:tc>
          <w:tcPr>
            <w:tcW w:w="304" w:type="dxa"/>
          </w:tcPr>
          <w:p w14:paraId="6F84C85F" w14:textId="77777777" w:rsidR="001B72CC" w:rsidRPr="00CB3F3E" w:rsidRDefault="001B72CC" w:rsidP="00914A0F">
            <w:pPr>
              <w:rPr>
                <w:b/>
                <w:bCs/>
                <w:sz w:val="20"/>
                <w:szCs w:val="20"/>
              </w:rPr>
            </w:pPr>
            <w:r w:rsidRPr="00CB3F3E">
              <w:rPr>
                <w:b/>
                <w:bCs/>
                <w:sz w:val="20"/>
                <w:szCs w:val="20"/>
              </w:rPr>
              <w:t>(c)</w:t>
            </w:r>
          </w:p>
        </w:tc>
        <w:tc>
          <w:tcPr>
            <w:tcW w:w="3926" w:type="dxa"/>
          </w:tcPr>
          <w:p w14:paraId="5407C53E" w14:textId="77777777" w:rsidR="001B72CC" w:rsidRDefault="001B72CC" w:rsidP="00914A0F">
            <w:pPr>
              <w:rPr>
                <w:noProof/>
              </w:rPr>
            </w:pPr>
            <w:r>
              <w:rPr>
                <w:noProof/>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914A0F">
            <w:pPr>
              <w:rPr>
                <w:b/>
                <w:bCs/>
                <w:noProof/>
                <w:sz w:val="20"/>
                <w:szCs w:val="20"/>
              </w:rPr>
            </w:pPr>
            <w:r w:rsidRPr="00CB3F3E">
              <w:rPr>
                <w:b/>
                <w:bCs/>
                <w:sz w:val="20"/>
                <w:szCs w:val="20"/>
              </w:rPr>
              <w:t>(d)</w:t>
            </w:r>
          </w:p>
        </w:tc>
        <w:tc>
          <w:tcPr>
            <w:tcW w:w="4074" w:type="dxa"/>
          </w:tcPr>
          <w:p w14:paraId="6FE86159" w14:textId="77777777" w:rsidR="001B72CC" w:rsidRDefault="001B72CC" w:rsidP="00914A0F">
            <w:pPr>
              <w:rPr>
                <w:noProof/>
              </w:rPr>
            </w:pPr>
            <w:r>
              <w:rPr>
                <w:noProof/>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914A0F">
        <w:tblPrEx>
          <w:tblCellMar>
            <w:left w:w="108" w:type="dxa"/>
            <w:right w:w="108" w:type="dxa"/>
          </w:tblCellMar>
        </w:tblPrEx>
        <w:tc>
          <w:tcPr>
            <w:tcW w:w="8664" w:type="dxa"/>
            <w:gridSpan w:val="4"/>
          </w:tcPr>
          <w:p w14:paraId="2596A267" w14:textId="490A7C9F" w:rsidR="001B72CC" w:rsidRPr="006F614D" w:rsidRDefault="001B72CC" w:rsidP="00914A0F">
            <w:pPr>
              <w:pStyle w:val="TableCaption"/>
              <w:rPr>
                <w:b w:val="0"/>
              </w:rPr>
            </w:pPr>
            <w:bookmarkStart w:id="1596" w:name="_Ref78281627"/>
            <w:r>
              <w:t xml:space="preserve">Figure </w:t>
            </w:r>
            <w:del w:id="1597" w:author="Brian Bohman" w:date="2022-11-10T06:35:00Z">
              <w:r w:rsidR="00000000" w:rsidDel="004861F8">
                <w:fldChar w:fldCharType="begin"/>
              </w:r>
              <w:r w:rsidR="00000000" w:rsidDel="004861F8">
                <w:delInstrText xml:space="preserve"> SEQ Figure \* ARABIC \s 1 </w:delInstrText>
              </w:r>
              <w:r w:rsidR="00000000" w:rsidDel="004861F8">
                <w:fldChar w:fldCharType="separate"/>
              </w:r>
              <w:r w:rsidDel="004861F8">
                <w:rPr>
                  <w:noProof/>
                </w:rPr>
                <w:delText>7</w:delText>
              </w:r>
              <w:r w:rsidR="00000000" w:rsidDel="004861F8">
                <w:rPr>
                  <w:noProof/>
                </w:rPr>
                <w:fldChar w:fldCharType="end"/>
              </w:r>
            </w:del>
            <w:bookmarkEnd w:id="1596"/>
            <w:ins w:id="1598" w:author="Brian Bohman" w:date="2022-11-10T06:35:00Z">
              <w:r w:rsidR="004861F8">
                <w:t>6</w:t>
              </w:r>
            </w:ins>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w:t>
            </w:r>
            <w:del w:id="1599" w:author="Brian Bohman" w:date="2022-11-10T21:21:00Z">
              <w:r w:rsidDel="007D1126">
                <w:rPr>
                  <w:b w:val="0"/>
                </w:rPr>
                <w:delText xml:space="preserve"> for critical N concentration [%N</w:delText>
              </w:r>
              <w:r w:rsidDel="007D1126">
                <w:rPr>
                  <w:b w:val="0"/>
                  <w:vertAlign w:val="subscript"/>
                </w:rPr>
                <w:delText>c</w:delText>
              </w:r>
              <w:r w:rsidDel="007D1126">
                <w:rPr>
                  <w:b w:val="0"/>
                </w:rPr>
                <w:delText>] determined by the hierarchical Bayesian method</w:delText>
              </w:r>
            </w:del>
            <w:r w:rsidRPr="007D4219">
              <w:rPr>
                <w:b w:val="0"/>
              </w:rPr>
              <w:t xml:space="preserve">. The grey shaded region represents the 90% credible region </w:t>
            </w:r>
            <w:del w:id="1600" w:author="Brian Bohman" w:date="2022-11-10T21:21:00Z">
              <w:r w:rsidRPr="007D4219" w:rsidDel="007D1126">
                <w:rPr>
                  <w:b w:val="0"/>
                </w:rPr>
                <w:delText xml:space="preserve">(lower bound, </w:delText>
              </w:r>
              <w:r w:rsidDel="007D1126">
                <w:rPr>
                  <w:b w:val="0"/>
                </w:rPr>
                <w:delText>0.05</w:delText>
              </w:r>
              <w:r w:rsidRPr="007D4219" w:rsidDel="007D1126">
                <w:rPr>
                  <w:b w:val="0"/>
                </w:rPr>
                <w:delText xml:space="preserve"> quantile; upper bound, </w:delText>
              </w:r>
              <w:r w:rsidDel="007D1126">
                <w:rPr>
                  <w:b w:val="0"/>
                </w:rPr>
                <w:delText>0.95</w:delText>
              </w:r>
              <w:r w:rsidRPr="007D4219" w:rsidDel="007D1126">
                <w:rPr>
                  <w:b w:val="0"/>
                </w:rPr>
                <w:delText xml:space="preserve"> quantile) </w:delText>
              </w:r>
            </w:del>
            <w:r w:rsidRPr="007D4219">
              <w:rPr>
                <w:b w:val="0"/>
              </w:rPr>
              <w:t>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Biomass level where blue or red color respectively indicate that</w:t>
            </w:r>
            <w:r>
              <w:rPr>
                <w:b w:val="0"/>
              </w:rPr>
              <w:t xml:space="preserve"> the</w:t>
            </w:r>
            <w:r w:rsidRPr="007D4219">
              <w:rPr>
                <w:b w:val="0"/>
              </w:rPr>
              <w:t xml:space="preserve"> </w:t>
            </w:r>
            <w:ins w:id="1601" w:author="Brian Bohman" w:date="2022-11-10T21:22:00Z">
              <w:r w:rsidR="007D1126">
                <w:rPr>
                  <w:b w:val="0"/>
                </w:rPr>
                <w:t xml:space="preserve">90% </w:t>
              </w:r>
            </w:ins>
            <w:r w:rsidRPr="007D4219">
              <w:rPr>
                <w:b w:val="0"/>
              </w:rPr>
              <w:t>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ins w:id="1602" w:author="Brian Bohman" w:date="2022-11-10T21:22:00Z">
              <w:r w:rsidR="007D1126">
                <w:rPr>
                  <w:b w:val="0"/>
                </w:rPr>
                <w:t xml:space="preserve"> [%</w:t>
              </w:r>
              <w:proofErr w:type="spellStart"/>
              <w:proofErr w:type="gramStart"/>
              <w:r w:rsidR="007D1126">
                <w:rPr>
                  <w:b w:val="0"/>
                </w:rPr>
                <w:t>N</w:t>
              </w:r>
              <w:r w:rsidR="007D1126">
                <w:rPr>
                  <w:b w:val="0"/>
                  <w:vertAlign w:val="subscript"/>
                </w:rPr>
                <w:t>c,ref</w:t>
              </w:r>
            </w:ins>
            <w:proofErr w:type="spellEnd"/>
            <w:proofErr w:type="gramEnd"/>
            <w:ins w:id="1603" w:author="Brian Bohman" w:date="2022-11-10T21:23:00Z">
              <w:r w:rsidR="007D1126">
                <w:rPr>
                  <w:b w:val="0"/>
                </w:rPr>
                <w:t>]</w:t>
              </w:r>
            </w:ins>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w:t>
            </w:r>
            <w:ins w:id="1604" w:author="Brian Bohman" w:date="2022-11-10T21:23:00Z">
              <w:r w:rsidR="007D1126">
                <w:rPr>
                  <w:b w:val="0"/>
                </w:rPr>
                <w:t xml:space="preserve">90% </w:t>
              </w:r>
            </w:ins>
            <w:r w:rsidRPr="007D4219">
              <w:rPr>
                <w:b w:val="0"/>
              </w:rPr>
              <w:t>credible region contains zero) is given in brackets.</w:t>
            </w:r>
          </w:p>
        </w:tc>
      </w:tr>
    </w:tbl>
    <w:p w14:paraId="05BD659C" w14:textId="101F9796" w:rsidR="001B72CC" w:rsidRPr="002354AA" w:rsidRDefault="009835AF" w:rsidP="009835AF">
      <w:pPr>
        <w:jc w:val="left"/>
      </w:pPr>
      <w:r>
        <w:br w:type="page"/>
      </w:r>
    </w:p>
    <w:p w14:paraId="16403B74" w14:textId="16A8A967" w:rsidR="009F018B" w:rsidRDefault="009F018B" w:rsidP="00E072BF">
      <w:pPr>
        <w:pStyle w:val="Body"/>
      </w:pPr>
      <w:r w:rsidRPr="002354AA">
        <w:lastRenderedPageBreak/>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del w:id="1605" w:author="Brian Bohman" w:date="2022-11-10T06:35:00Z">
        <w:r w:rsidR="001A01AF" w:rsidDel="004861F8">
          <w:delText>Figure 7</w:delText>
        </w:r>
      </w:del>
      <w:ins w:id="1606" w:author="Brian Bohman" w:date="2022-11-10T06:35:00Z">
        <w:r w:rsidR="004861F8">
          <w:t>Figure 6</w:t>
        </w:r>
      </w:ins>
      <w:r>
        <w:t>a</w:t>
      </w:r>
      <w:r w:rsidRPr="00DA5F05">
        <w:t>)</w:t>
      </w:r>
      <w:r w:rsidRPr="002354AA">
        <w:t>. The %N</w:t>
      </w:r>
      <w:r w:rsidRPr="002354AA">
        <w:rPr>
          <w:vertAlign w:val="subscript"/>
        </w:rPr>
        <w:t>c</w:t>
      </w:r>
      <w:r w:rsidRPr="002354AA">
        <w:t xml:space="preserve"> </w:t>
      </w:r>
      <w:r w:rsidR="00046D3B">
        <w:t xml:space="preserve">values </w:t>
      </w:r>
      <w:r w:rsidRPr="002354AA">
        <w:t xml:space="preserve">for </w:t>
      </w:r>
      <w:proofErr w:type="gramStart"/>
      <w:r w:rsidRPr="002354AA">
        <w:t>both of the Canadian</w:t>
      </w:r>
      <w:proofErr w:type="gramEnd"/>
      <w:r w:rsidRPr="002354AA">
        <w:t xml:space="preserve"> varieties (i.e., Russet Burbank, and </w:t>
      </w:r>
      <w:proofErr w:type="spellStart"/>
      <w:r w:rsidRPr="002354AA">
        <w:t>Shepody</w:t>
      </w:r>
      <w:proofErr w:type="spellEnd"/>
      <w:r w:rsidRPr="002354AA">
        <w:t xml:space="preserve">)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w:t>
      </w:r>
      <w:proofErr w:type="spellStart"/>
      <w:r w:rsidRPr="002354AA">
        <w:t>Shepody</w:t>
      </w:r>
      <w:proofErr w:type="spellEnd"/>
      <w:r w:rsidRPr="002354AA">
        <w:t xml:space="preserve">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w:t>
      </w:r>
      <w:proofErr w:type="spellStart"/>
      <w:r w:rsidRPr="002354AA">
        <w:t>Markies</w:t>
      </w:r>
      <w:proofErr w:type="spellEnd"/>
      <w:r w:rsidRPr="002354AA">
        <w:t xml:space="preserve"> Russet, and Umatilla Russet) were significantly greater than for Minnesota </w:t>
      </w:r>
      <w:r>
        <w:t>×</w:t>
      </w:r>
      <w:r w:rsidRPr="002354AA">
        <w:t xml:space="preserve"> Russet Burbank, except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0478CB5D" w:rsidR="009F018B" w:rsidRPr="00794D81" w:rsidRDefault="009F018B" w:rsidP="00E072BF">
      <w:pPr>
        <w:pStyle w:val="Body"/>
      </w:pPr>
      <w:r>
        <w:t>For Argentina × Innovator, %N</w:t>
      </w:r>
      <w:r>
        <w:rPr>
          <w:vertAlign w:val="subscript"/>
        </w:rPr>
        <w:t>c</w:t>
      </w:r>
      <w:r>
        <w:t xml:space="preserve"> was significantly lower than for Argentina × Bannock Russet, Argentina × </w:t>
      </w:r>
      <w:proofErr w:type="spellStart"/>
      <w:r>
        <w:t>Markies</w:t>
      </w:r>
      <w:proofErr w:type="spellEnd"/>
      <w:r>
        <w:t xml:space="preserve"> Russet, and Argentina × Umatilla Russet but was not significantly different from Argentina × Gem Russet </w:t>
      </w:r>
      <w:r w:rsidRPr="00DA5F05">
        <w:t>(</w:t>
      </w:r>
      <w:del w:id="1607" w:author="Brian Bohman" w:date="2022-11-10T06:35:00Z">
        <w:r w:rsidR="001A01AF" w:rsidDel="004861F8">
          <w:delText>Figure 7</w:delText>
        </w:r>
      </w:del>
      <w:ins w:id="1608" w:author="Brian Bohman" w:date="2022-11-10T06:35:00Z">
        <w:r w:rsidR="004861F8">
          <w:t>Figure 6</w:t>
        </w:r>
      </w:ins>
      <w:r>
        <w:t>b</w:t>
      </w:r>
      <w:r w:rsidRPr="00DA5F05">
        <w:t>)</w:t>
      </w:r>
      <w:r>
        <w:t>. The %N</w:t>
      </w:r>
      <w:r>
        <w:rPr>
          <w:vertAlign w:val="subscript"/>
        </w:rPr>
        <w:t>c</w:t>
      </w:r>
      <w:r>
        <w:t xml:space="preserve"> </w:t>
      </w:r>
      <w:r w:rsidR="00046D3B">
        <w:t xml:space="preserve">values </w:t>
      </w:r>
      <w:r>
        <w:t xml:space="preserve">for Argentina × Bannock Russet, Argentina × </w:t>
      </w:r>
      <w:proofErr w:type="spellStart"/>
      <w:r>
        <w:t>Markies</w:t>
      </w:r>
      <w:proofErr w:type="spellEnd"/>
      <w:r>
        <w:t xml:space="preserve">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w:t>
      </w:r>
      <w:proofErr w:type="spellStart"/>
      <w:r>
        <w:t>Shepody</w:t>
      </w:r>
      <w:proofErr w:type="spellEnd"/>
      <w:r>
        <w:t xml:space="preserve"> </w:t>
      </w:r>
      <w:r w:rsidRPr="00DA5F05">
        <w:t>(</w:t>
      </w:r>
      <w:del w:id="1609" w:author="Brian Bohman" w:date="2022-11-10T06:35:00Z">
        <w:r w:rsidR="001A01AF" w:rsidDel="004861F8">
          <w:delText>Figure 7</w:delText>
        </w:r>
      </w:del>
      <w:ins w:id="1610" w:author="Brian Bohman" w:date="2022-11-10T06:35:00Z">
        <w:r w:rsidR="004861F8">
          <w:t>Figure 6</w:t>
        </w:r>
      </w:ins>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del w:id="1611" w:author="Brian Bohman" w:date="2022-11-10T06:35:00Z">
        <w:r w:rsidR="001A01AF" w:rsidDel="004861F8">
          <w:delText>Figure 7</w:delText>
        </w:r>
      </w:del>
      <w:ins w:id="1612" w:author="Brian Bohman" w:date="2022-11-10T06:35:00Z">
        <w:r w:rsidR="004861F8">
          <w:t>Figure 6</w:t>
        </w:r>
      </w:ins>
      <w:r>
        <w:t>d</w:t>
      </w:r>
      <w:r w:rsidRPr="00DA5F05">
        <w:t>)</w:t>
      </w:r>
      <w:r>
        <w:t>.</w:t>
      </w:r>
    </w:p>
    <w:p w14:paraId="580A7217" w14:textId="3ADB5A52" w:rsidR="009F018B" w:rsidRPr="002354AA" w:rsidRDefault="009F018B" w:rsidP="00E072BF">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Bintje and Belgium</w:t>
      </w:r>
      <w:r w:rsidR="00046D3B">
        <w:t xml:space="preserve"> × Charlotte</w:t>
      </w:r>
      <w:r>
        <w:t xml:space="preserve">. </w:t>
      </w:r>
      <w:r w:rsidRPr="002354AA">
        <w:t xml:space="preserve"> This finding did not hold </w:t>
      </w:r>
      <w:r w:rsidR="00046D3B">
        <w:t xml:space="preserve">true </w:t>
      </w:r>
      <w:r w:rsidRPr="002354AA">
        <w:t xml:space="preserve">for all varieties within location evaluated, however; </w:t>
      </w:r>
      <w:r w:rsidR="00046D3B">
        <w:t>S</w:t>
      </w:r>
      <w:r>
        <w:t xml:space="preserve">ignificant differences between varieties </w:t>
      </w:r>
      <w:r w:rsidR="00046D3B">
        <w:t xml:space="preserve">were found for </w:t>
      </w:r>
      <w:r>
        <w:t xml:space="preserve">both Argentina and </w:t>
      </w:r>
      <w:r>
        <w:lastRenderedPageBreak/>
        <w:t xml:space="preserve">Canada. </w:t>
      </w:r>
      <w:r w:rsidRPr="00DA5F05">
        <w:t>Seco</w:t>
      </w:r>
      <w:r w:rsidRPr="002354AA">
        <w:t xml:space="preserve">nd, the </w:t>
      </w:r>
      <w:r>
        <w:t>comparison between</w:t>
      </w:r>
      <w:r w:rsidRPr="002354AA">
        <w:t xml:space="preserve"> the Minnesota </w:t>
      </w:r>
      <w:r>
        <w:t>×</w:t>
      </w:r>
      <w:r w:rsidRPr="002354AA">
        <w:t xml:space="preserve"> Russet Burbank 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Heading3"/>
        <w:ind w:left="720" w:hanging="720"/>
      </w:pPr>
      <w:r w:rsidRPr="002354AA">
        <w:t>Differences Related to Statistical Methods</w:t>
      </w:r>
    </w:p>
    <w:p w14:paraId="43122664" w14:textId="7C0C859B" w:rsidR="009F018B" w:rsidRDefault="00046D3B" w:rsidP="00E072BF">
      <w:pPr>
        <w:pStyle w:val="Body"/>
      </w:pPr>
      <w:r>
        <w:t>When c</w:t>
      </w:r>
      <w:r w:rsidR="009F018B" w:rsidRPr="002354AA">
        <w:t xml:space="preserve">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9F018B" w:rsidRPr="00DA5F05">
        <w:t>(</w:t>
      </w:r>
      <w:del w:id="1613" w:author="Brian Bohman" w:date="2022-11-10T06:36:00Z">
        <w:r w:rsidR="001A01AF" w:rsidDel="00962406">
          <w:delText>Figure 8</w:delText>
        </w:r>
      </w:del>
      <w:ins w:id="1614" w:author="Brian Bohman" w:date="2022-11-10T06:36:00Z">
        <w:r w:rsidR="00962406">
          <w:t>Figure 7</w:t>
        </w:r>
      </w:ins>
      <w:r w:rsidR="009F018B" w:rsidRPr="00DA5F05">
        <w:t xml:space="preserve">). </w:t>
      </w:r>
      <w:r w:rsidR="009F018B" w:rsidRPr="002354AA">
        <w:t xml:space="preserve">None of the previous CNDCs fall entirely within </w:t>
      </w:r>
      <w:r w:rsidR="009F018B">
        <w:t xml:space="preserve">the </w:t>
      </w:r>
      <w:r w:rsidR="009F018B" w:rsidRPr="002354AA">
        <w:t>credible region for the respective CNDC</w:t>
      </w:r>
      <w:r w:rsidR="009F018B">
        <w:t>s</w:t>
      </w:r>
      <w:r w:rsidR="009F018B" w:rsidRPr="002354AA">
        <w:t xml:space="preserve"> developed in the present study.</w:t>
      </w:r>
    </w:p>
    <w:p w14:paraId="11FB42CC" w14:textId="77777777" w:rsidR="00224233" w:rsidRDefault="00224233" w:rsidP="002242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914A0F">
        <w:tc>
          <w:tcPr>
            <w:tcW w:w="8630" w:type="dxa"/>
          </w:tcPr>
          <w:p w14:paraId="6F3E522A" w14:textId="77777777" w:rsidR="00224233" w:rsidRDefault="00224233" w:rsidP="00914A0F">
            <w:r>
              <w:rPr>
                <w:noProof/>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914A0F">
        <w:tc>
          <w:tcPr>
            <w:tcW w:w="8630" w:type="dxa"/>
          </w:tcPr>
          <w:p w14:paraId="55C6CCAE" w14:textId="53D507BE" w:rsidR="00224233" w:rsidRPr="000D68BC" w:rsidRDefault="00224233" w:rsidP="00914A0F">
            <w:pPr>
              <w:pStyle w:val="TableCaption"/>
            </w:pPr>
            <w:bookmarkStart w:id="1615" w:name="_Ref78281680"/>
            <w:bookmarkStart w:id="1616" w:name="_Toc78910190"/>
            <w:bookmarkStart w:id="1617" w:name="_Toc80706222"/>
            <w:r>
              <w:t xml:space="preserve">Figure </w:t>
            </w:r>
            <w:del w:id="1618" w:author="Brian Bohman" w:date="2022-11-10T06:36:00Z">
              <w:r w:rsidR="00000000" w:rsidDel="004861F8">
                <w:fldChar w:fldCharType="begin"/>
              </w:r>
              <w:r w:rsidR="00000000" w:rsidDel="004861F8">
                <w:delInstrText xml:space="preserve"> SEQ Figure \* ARABIC \s 1 </w:delInstrText>
              </w:r>
              <w:r w:rsidR="00000000" w:rsidDel="004861F8">
                <w:fldChar w:fldCharType="separate"/>
              </w:r>
              <w:r w:rsidDel="004861F8">
                <w:rPr>
                  <w:noProof/>
                </w:rPr>
                <w:delText>8</w:delText>
              </w:r>
              <w:r w:rsidR="00000000" w:rsidDel="004861F8">
                <w:rPr>
                  <w:noProof/>
                </w:rPr>
                <w:fldChar w:fldCharType="end"/>
              </w:r>
            </w:del>
            <w:bookmarkEnd w:id="1615"/>
            <w:ins w:id="1619" w:author="Brian Bohman" w:date="2022-11-10T06:36:00Z">
              <w:r w:rsidR="004861F8">
                <w:t>7</w:t>
              </w:r>
            </w:ins>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and the hierarchical Bayesian method used in the present study</w:t>
            </w:r>
            <w:del w:id="1620" w:author="Brian Bohman" w:date="2022-11-10T21:23:00Z">
              <w:r w:rsidRPr="000D22D0" w:rsidDel="00922028">
                <w:rPr>
                  <w:b w:val="0"/>
                </w:rPr>
                <w:delText xml:space="preserve"> for each variety within location</w:delText>
              </w:r>
            </w:del>
            <w:r w:rsidRPr="000D22D0">
              <w:rPr>
                <w:b w:val="0"/>
              </w:rPr>
              <w:t xml:space="preserve">. The grey shaded region represents the 90% credible region </w:t>
            </w:r>
            <w:del w:id="1621" w:author="Brian Bohman" w:date="2022-11-10T21:23:00Z">
              <w:r w:rsidRPr="000D22D0" w:rsidDel="00922028">
                <w:rPr>
                  <w:b w:val="0"/>
                </w:rPr>
                <w:delText xml:space="preserve">(lower bound, </w:delText>
              </w:r>
              <w:r w:rsidDel="00922028">
                <w:rPr>
                  <w:b w:val="0"/>
                </w:rPr>
                <w:delText>0.05</w:delText>
              </w:r>
              <w:r w:rsidRPr="000D22D0" w:rsidDel="00922028">
                <w:rPr>
                  <w:b w:val="0"/>
                </w:rPr>
                <w:delText xml:space="preserve"> quantile; upper bound, </w:delText>
              </w:r>
              <w:r w:rsidDel="00922028">
                <w:rPr>
                  <w:b w:val="0"/>
                </w:rPr>
                <w:delText>0.95</w:delText>
              </w:r>
              <w:r w:rsidRPr="000D22D0" w:rsidDel="00922028">
                <w:rPr>
                  <w:b w:val="0"/>
                </w:rPr>
                <w:delText xml:space="preserve"> quantile) </w:delText>
              </w:r>
            </w:del>
            <w:r w:rsidRPr="000D22D0">
              <w:rPr>
                <w:b w:val="0"/>
              </w:rPr>
              <w:t xml:space="preserve">for </w:t>
            </w:r>
            <w:r>
              <w:rPr>
                <w:b w:val="0"/>
              </w:rPr>
              <w:t>critical N concentration [</w:t>
            </w:r>
            <w:r w:rsidRPr="000D22D0">
              <w:rPr>
                <w:b w:val="0"/>
              </w:rPr>
              <w:t>%N</w:t>
            </w:r>
            <w:r w:rsidRPr="005F7D35">
              <w:rPr>
                <w:b w:val="0"/>
                <w:vertAlign w:val="subscript"/>
              </w:rPr>
              <w:t>c</w:t>
            </w:r>
            <w:r>
              <w:rPr>
                <w:b w:val="0"/>
              </w:rPr>
              <w:t>]</w:t>
            </w:r>
            <w:ins w:id="1622" w:author="Brian Bohman" w:date="2022-11-10T21:24:00Z">
              <w:r w:rsidR="00922028">
                <w:rPr>
                  <w:b w:val="0"/>
                </w:rPr>
                <w:t xml:space="preserve"> using the directly modeled method</w:t>
              </w:r>
            </w:ins>
            <w:del w:id="1623" w:author="Brian Bohman" w:date="2022-11-10T21:23:00Z">
              <w:r w:rsidRPr="000D22D0" w:rsidDel="00922028">
                <w:rPr>
                  <w:b w:val="0"/>
                </w:rPr>
                <w:delText xml:space="preserve"> </w:delText>
              </w:r>
              <w:r w:rsidDel="00922028">
                <w:rPr>
                  <w:b w:val="0"/>
                </w:rPr>
                <w:delText>from the hierarchical Bayesian method</w:delText>
              </w:r>
            </w:del>
            <w:r>
              <w:rPr>
                <w:b w:val="0"/>
              </w:rPr>
              <w:t>.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ins w:id="1624" w:author="Brian Bohman" w:date="2022-11-10T21:24:00Z">
              <w:r w:rsidR="00922028">
                <w:rPr>
                  <w:b w:val="0"/>
                </w:rPr>
                <w:t>using</w:t>
              </w:r>
            </w:ins>
            <w:del w:id="1625" w:author="Brian Bohman" w:date="2022-11-10T21:24:00Z">
              <w:r w:rsidDel="00922028">
                <w:rPr>
                  <w:b w:val="0"/>
                </w:rPr>
                <w:delText>from</w:delText>
              </w:r>
            </w:del>
            <w:r>
              <w:rPr>
                <w:b w:val="0"/>
              </w:rPr>
              <w:t xml:space="preserve"> the </w:t>
            </w:r>
            <w:del w:id="1626" w:author="Brian Bohman" w:date="2022-11-10T21:24:00Z">
              <w:r w:rsidDel="00922028">
                <w:rPr>
                  <w:b w:val="0"/>
                </w:rPr>
                <w:delText>hierarchical Bayesian method</w:delText>
              </w:r>
            </w:del>
            <w:ins w:id="1627" w:author="Brian Bohman" w:date="2022-11-10T21:24:00Z">
              <w:r w:rsidR="00922028">
                <w:rPr>
                  <w:b w:val="0"/>
                </w:rPr>
                <w:t>directly modeled method</w:t>
              </w:r>
            </w:ins>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ins w:id="1628" w:author="Brian Bohman" w:date="2022-11-10T21:24:00Z">
              <w:r w:rsidR="00922028">
                <w:rPr>
                  <w:b w:val="0"/>
                </w:rPr>
                <w:t xml:space="preserve"> determined by the directly modeled method</w:t>
              </w:r>
            </w:ins>
            <w:r w:rsidRPr="000D22D0">
              <w:rPr>
                <w:b w:val="0"/>
              </w:rPr>
              <w:t>. The range of biomass values for which ∆%Nc in not significant is given in brackets.</w:t>
            </w:r>
            <w:bookmarkEnd w:id="1616"/>
            <w:bookmarkEnd w:id="1617"/>
          </w:p>
        </w:tc>
      </w:tr>
    </w:tbl>
    <w:p w14:paraId="193B5DC1" w14:textId="77777777" w:rsidR="001B72CC" w:rsidRPr="002354AA" w:rsidRDefault="001B72CC" w:rsidP="001B72CC"/>
    <w:p w14:paraId="2A57ACC9" w14:textId="789DE640" w:rsidR="009F018B" w:rsidRPr="002354AA" w:rsidRDefault="009F018B" w:rsidP="00E072BF">
      <w:pPr>
        <w:pStyle w:val="Body"/>
      </w:pPr>
      <w:r w:rsidRPr="002354AA">
        <w:lastRenderedPageBreak/>
        <w:t>The %N</w:t>
      </w:r>
      <w:r w:rsidRPr="002354AA">
        <w:rPr>
          <w:vertAlign w:val="subscript"/>
        </w:rPr>
        <w:t>c</w:t>
      </w:r>
      <w:r w:rsidRPr="002354AA">
        <w:t xml:space="preserve"> </w:t>
      </w:r>
      <w:r w:rsidR="00046D3B">
        <w:t xml:space="preserve">values </w:t>
      </w:r>
      <w:r w:rsidRPr="002354AA">
        <w:t xml:space="preserve">from the previously developed CNDCs for the Argentina varieties </w:t>
      </w:r>
      <w:r>
        <w:rPr>
          <w:noProof/>
        </w:rPr>
        <w:t>(Giletto &amp; Echeverría, 2015)</w:t>
      </w:r>
      <w:r w:rsidRPr="002354AA">
        <w:t xml:space="preserve"> w</w:t>
      </w:r>
      <w:r w:rsidR="00046D3B">
        <w:t>ere</w:t>
      </w:r>
      <w:r w:rsidRPr="002354AA">
        <w:t xml:space="preserve"> significantly less than that from the present CNDCs across all varieties for biomass levels of greater 5 Mg </w:t>
      </w:r>
      <w:r>
        <w:t>dry wt.</w:t>
      </w:r>
      <w:r w:rsidRPr="002354AA">
        <w:t xml:space="preserve"> ha</w:t>
      </w:r>
      <w:r w:rsidRPr="002354AA">
        <w:rPr>
          <w:vertAlign w:val="superscript"/>
        </w:rPr>
        <w:t>-1</w:t>
      </w:r>
      <w:r w:rsidRPr="002354AA">
        <w:t xml:space="preserve"> </w:t>
      </w:r>
      <w:r w:rsidRPr="00DA5F05">
        <w:t>(</w:t>
      </w:r>
      <w:del w:id="1629" w:author="Brian Bohman" w:date="2022-11-10T06:36:00Z">
        <w:r w:rsidR="001A01AF" w:rsidDel="00962406">
          <w:delText>Figure 8</w:delText>
        </w:r>
      </w:del>
      <w:ins w:id="1630" w:author="Brian Bohman" w:date="2022-11-10T06:36:00Z">
        <w:r w:rsidR="00962406">
          <w:t>Figure 7</w:t>
        </w:r>
      </w:ins>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a</w:t>
      </w:r>
      <w:r w:rsidR="0029650C">
        <w:t>n</w:t>
      </w:r>
      <w:r w:rsidRPr="002354AA">
        <w:t xml:space="preserve"> overrepresentation of N limiting observations in the experimental dataset </w:t>
      </w:r>
      <w:r>
        <w:t>(</w:t>
      </w:r>
      <w:del w:id="1631" w:author="Brian Bohman" w:date="2022-11-10T06:34:00Z">
        <w:r w:rsidR="001A01AF" w:rsidDel="004861F8">
          <w:delText>Figure 5</w:delText>
        </w:r>
      </w:del>
      <w:ins w:id="1632" w:author="Brian Bohman" w:date="2022-11-10T06:34:00Z">
        <w:r w:rsidR="004861F8">
          <w:t>Figure 4</w:t>
        </w:r>
      </w:ins>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77CABD5B" w:rsidR="009F018B" w:rsidRPr="002354AA" w:rsidRDefault="009F018B" w:rsidP="00E072BF">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del w:id="1633" w:author="Brian Bohman" w:date="2022-11-10T06:36:00Z">
        <w:r w:rsidR="001A01AF" w:rsidDel="00962406">
          <w:delText>Figure 8</w:delText>
        </w:r>
      </w:del>
      <w:ins w:id="1634" w:author="Brian Bohman" w:date="2022-11-10T06:36:00Z">
        <w:r w:rsidR="00962406">
          <w:t>Figure 7</w:t>
        </w:r>
      </w:ins>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2ED385D8" w:rsidR="009F018B" w:rsidRPr="002354AA" w:rsidRDefault="009F018B" w:rsidP="00E072BF">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w:t>
      </w:r>
      <w:proofErr w:type="spellStart"/>
      <w:r w:rsidRPr="002354AA">
        <w:t>Shepody</w:t>
      </w:r>
      <w:proofErr w:type="spellEnd"/>
      <w:r w:rsidRPr="002354AA">
        <w:t xml:space="preserve"> than the present CNDCs for biomass levels of less than 3 Mg</w:t>
      </w:r>
      <w:r>
        <w:t xml:space="preserve"> dry </w:t>
      </w:r>
      <w:proofErr w:type="spellStart"/>
      <w:r>
        <w:t>wt</w:t>
      </w:r>
      <w:proofErr w:type="spellEnd"/>
      <w:r w:rsidRPr="002354AA">
        <w:t xml:space="preserve"> ha</w:t>
      </w:r>
      <w:r w:rsidRPr="002354AA">
        <w:rPr>
          <w:vertAlign w:val="superscript"/>
        </w:rPr>
        <w:t>-1</w:t>
      </w:r>
      <w:r w:rsidRPr="002354AA">
        <w:t xml:space="preserve"> and greater than 6 Mg</w:t>
      </w:r>
      <w:r>
        <w:t xml:space="preserve"> dry </w:t>
      </w:r>
      <w:proofErr w:type="spellStart"/>
      <w:r>
        <w:t>wt</w:t>
      </w:r>
      <w:proofErr w:type="spellEnd"/>
      <w:r w:rsidRPr="002354AA">
        <w:t xml:space="preserve"> ha</w:t>
      </w:r>
      <w:r w:rsidRPr="002354AA">
        <w:rPr>
          <w:vertAlign w:val="superscript"/>
        </w:rPr>
        <w:t>-1</w:t>
      </w:r>
      <w:r w:rsidRPr="002354AA">
        <w:t xml:space="preserve">, </w:t>
      </w:r>
      <w:r w:rsidRPr="00DA5F05">
        <w:t>respectively (</w:t>
      </w:r>
      <w:del w:id="1635" w:author="Brian Bohman" w:date="2022-11-10T06:36:00Z">
        <w:r w:rsidR="001A01AF" w:rsidDel="00962406">
          <w:delText>Figure 8</w:delText>
        </w:r>
      </w:del>
      <w:ins w:id="1636" w:author="Brian Bohman" w:date="2022-11-10T06:36:00Z">
        <w:r w:rsidR="00962406">
          <w:t>Figure 7</w:t>
        </w:r>
      </w:ins>
      <w:r w:rsidRPr="00DA5F05">
        <w:t xml:space="preserve">). Relative to the other locations, however, the CNDCs for Canada were the most similar between statistical methods, with </w:t>
      </w:r>
      <w:r w:rsidR="00046D3B">
        <w:t xml:space="preserve">a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w:t>
      </w:r>
      <w:del w:id="1637" w:author="Brian Bohman" w:date="2022-11-10T20:10:00Z">
        <w:r w:rsidRPr="002354AA" w:rsidDel="000B09D6">
          <w:delText xml:space="preserve">minimal </w:delText>
        </w:r>
      </w:del>
      <w:ins w:id="1638" w:author="Brian Bohman" w:date="2022-11-10T20:10:00Z">
        <w:r w:rsidR="000B09D6">
          <w:t xml:space="preserve">lesser </w:t>
        </w:r>
      </w:ins>
      <w:r w:rsidRPr="002354AA">
        <w:t>bias observed in this experimental dataset.</w:t>
      </w:r>
    </w:p>
    <w:p w14:paraId="70DE0FC2" w14:textId="77777777" w:rsidR="009F018B" w:rsidRPr="002354AA" w:rsidRDefault="009F018B" w:rsidP="00E072BF">
      <w:pPr>
        <w:pStyle w:val="Body"/>
      </w:pPr>
      <w:r w:rsidRPr="002354AA">
        <w:lastRenderedPageBreak/>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w:t>
      </w:r>
      <w:proofErr w:type="gramStart"/>
      <w:r w:rsidRPr="002354AA">
        <w:t>similar to</w:t>
      </w:r>
      <w:proofErr w:type="gramEnd"/>
      <w:r w:rsidRPr="002354AA">
        <w:t xml:space="preserve">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Heading1"/>
        <w:ind w:left="432" w:hanging="432"/>
      </w:pPr>
      <w:r w:rsidRPr="00DB66FC">
        <w:t>Discussion</w:t>
      </w:r>
    </w:p>
    <w:p w14:paraId="74F1CF3D" w14:textId="77777777" w:rsidR="009F018B" w:rsidRPr="00DB66FC" w:rsidRDefault="009F018B" w:rsidP="009F018B">
      <w:pPr>
        <w:pStyle w:val="Heading2"/>
        <w:ind w:left="576" w:hanging="576"/>
      </w:pPr>
      <w:r w:rsidRPr="00490731">
        <w:t>Mechanisms</w:t>
      </w:r>
      <w:r>
        <w:t xml:space="preserve"> of Dilution</w:t>
      </w:r>
    </w:p>
    <w:p w14:paraId="7BA8405B" w14:textId="77777777" w:rsidR="009F018B" w:rsidRDefault="009F018B" w:rsidP="003D4DC0">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w:t>
      </w:r>
      <w:proofErr w:type="spellStart"/>
      <w:r>
        <w:t>ontogentic</w:t>
      </w:r>
      <w:proofErr w:type="spellEnd"/>
      <w:r>
        <w:t xml:space="preserve">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241C92">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w:t>
      </w:r>
      <w:proofErr w:type="gramStart"/>
      <w:r>
        <w:t>general</w:t>
      </w:r>
      <w:r w:rsidRPr="00DB66FC">
        <w:t xml:space="preserve">, </w:t>
      </w:r>
      <w:r w:rsidRPr="00F835BE">
        <w:t xml:space="preserve"> </w:t>
      </w:r>
      <w:r w:rsidRPr="00DB66FC">
        <w:t>G</w:t>
      </w:r>
      <w:proofErr w:type="gramEnd"/>
      <w:r w:rsidRPr="00DB66FC">
        <w:t xml:space="preserve">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w:t>
      </w:r>
      <w:r>
        <w:lastRenderedPageBreak/>
        <w:t xml:space="preserve">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Heading3"/>
        <w:ind w:left="720" w:hanging="720"/>
      </w:pPr>
      <w:r>
        <w:t>Timing of Tuber Initiation</w:t>
      </w:r>
    </w:p>
    <w:p w14:paraId="2DDD4A0A" w14:textId="4589DD51" w:rsidR="009F018B" w:rsidRDefault="009F018B">
      <w:pPr>
        <w:pStyle w:val="Body"/>
      </w:pPr>
      <w:r>
        <w:t xml:space="preserve">The timing of tuber initiation is affected primarily by variety maturity class (i.e., G). Potato varieties are classified on a spectrum of growth patterns where early maturing varieties </w:t>
      </w:r>
      <w:proofErr w:type="gramStart"/>
      <w:r>
        <w:t>are considered to be</w:t>
      </w:r>
      <w:proofErr w:type="gramEnd"/>
      <w:r>
        <w:t xml:space="preserve"> determina</w:t>
      </w:r>
      <w:r w:rsidR="00737BDD">
        <w:t>te</w:t>
      </w:r>
      <w:r>
        <w:t xml:space="preserve"> and later maturing varieties are considered to be indetermina</w:t>
      </w:r>
      <w:r w:rsidR="00737BDD">
        <w:t>te</w:t>
      </w:r>
      <w:r>
        <w:t xml:space="preserve"> </w:t>
      </w:r>
      <w:r>
        <w:rPr>
          <w:noProof/>
        </w:rPr>
        <w:t>(Thornton, 2020)</w:t>
      </w:r>
      <w:r>
        <w:t>. Compared to indetermina</w:t>
      </w:r>
      <w:r w:rsidR="00737BDD">
        <w:t>te</w:t>
      </w:r>
      <w:r>
        <w:t xml:space="preserve">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01802504" w:rsidR="009F018B" w:rsidRDefault="009F018B">
      <w:pPr>
        <w:pStyle w:val="Body"/>
        <w:rPr>
          <w:lang w:bidi="en-US"/>
        </w:rPr>
      </w:pPr>
      <w:r>
        <w:rPr>
          <w:lang w:bidi="en-US"/>
        </w:rPr>
        <w:t>In the present study, differences in maturity class between 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w:t>
      </w:r>
      <w:proofErr w:type="spellStart"/>
      <w:r>
        <w:rPr>
          <w:lang w:bidi="en-US"/>
        </w:rPr>
        <w:t>Markies</w:t>
      </w:r>
      <w:proofErr w:type="spellEnd"/>
      <w:r>
        <w:rPr>
          <w:lang w:bidi="en-US"/>
        </w:rPr>
        <w:t xml:space="preserve">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del w:id="1639" w:author="Brian Bohman" w:date="2022-11-10T07:16:00Z">
        <w:r w:rsidR="00E62DC7" w:rsidDel="00AF2AC5">
          <w:rPr>
            <w:lang w:bidi="en-US"/>
          </w:rPr>
          <w:delText xml:space="preserve">Table </w:delText>
        </w:r>
      </w:del>
      <w:ins w:id="1640" w:author="Brian Bohman" w:date="2022-11-10T07:16:00Z">
        <w:r w:rsidR="00AF2AC5">
          <w:rPr>
            <w:lang w:bidi="en-US"/>
          </w:rPr>
          <w:t>Figure S2</w:t>
        </w:r>
      </w:ins>
      <w:del w:id="1641" w:author="Brian Bohman" w:date="2022-11-10T07:04:00Z">
        <w:r w:rsidR="00E62DC7" w:rsidDel="003E7BA7">
          <w:rPr>
            <w:lang w:bidi="en-US"/>
          </w:rPr>
          <w:delText>7</w:delText>
        </w:r>
      </w:del>
      <w:r>
        <w:rPr>
          <w:lang w:bidi="en-US"/>
        </w:rPr>
        <w:t xml:space="preserve">). This finding supports the </w:t>
      </w:r>
      <w:r>
        <w:rPr>
          <w:lang w:bidi="en-US"/>
        </w:rPr>
        <w:lastRenderedPageBreak/>
        <w:t>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77777777" w:rsidR="009F018B" w:rsidRDefault="009F018B" w:rsidP="00582605">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xml:space="preserve">, or when nighttime soil temperature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7C818961" w14:textId="3740C624" w:rsidR="00932100" w:rsidRDefault="009F018B" w:rsidP="00E45DFE">
      <w:pPr>
        <w:pStyle w:val="Body"/>
      </w:pPr>
      <w:r>
        <w:t xml:space="preserve">However, due the limitation of the experimental studies (i.e., the effect of M was not systematically varied across a given G </w:t>
      </w:r>
      <w:ins w:id="1642" w:author="Brian Bohman" w:date="2022-11-06T11:02:00Z">
        <w:r w:rsidR="00932100">
          <w:t>×</w:t>
        </w:r>
      </w:ins>
      <w:del w:id="1643" w:author="Brian Bohman" w:date="2022-11-06T11:02:00Z">
        <w:r w:rsidDel="00932100">
          <w:delText>x</w:delText>
        </w:r>
      </w:del>
      <w:r>
        <w:t xml:space="preserve"> E interaction), it is not possible to directly assess the impact of diurnal temperature difference, solar radiation, or N fertilizer source and timing (</w:t>
      </w:r>
      <w:r w:rsidR="00E62DC7">
        <w:t xml:space="preserve">Table </w:t>
      </w:r>
      <w:ins w:id="1644" w:author="Brian Bohman" w:date="2022-11-10T07:07:00Z">
        <w:r w:rsidR="0023142D">
          <w:t>3</w:t>
        </w:r>
      </w:ins>
      <w:del w:id="1645" w:author="Brian Bohman" w:date="2022-11-10T07:07:00Z">
        <w:r w:rsidR="00E62DC7" w:rsidDel="0023142D">
          <w:delText>5</w:delText>
        </w:r>
      </w:del>
      <w:r>
        <w:t xml:space="preserve">) on the timing of tuber initiation and N dilution distinct from the combined effect of G </w:t>
      </w:r>
      <w:ins w:id="1646" w:author="Brian Bohman" w:date="2022-11-06T11:02:00Z">
        <w:r w:rsidR="00932100">
          <w:t>×</w:t>
        </w:r>
      </w:ins>
      <w:del w:id="1647" w:author="Brian Bohman" w:date="2022-11-06T11:02:00Z">
        <w:r w:rsidDel="00932100">
          <w:delText>x</w:delText>
        </w:r>
      </w:del>
      <w:r>
        <w:t xml:space="preserve"> E </w:t>
      </w:r>
      <w:ins w:id="1648" w:author="Brian Bohman" w:date="2022-11-06T11:02:00Z">
        <w:r w:rsidR="00932100">
          <w:t>×</w:t>
        </w:r>
      </w:ins>
      <w:del w:id="1649" w:author="Brian Bohman" w:date="2022-11-06T11:02:00Z">
        <w:r w:rsidDel="00932100">
          <w:delText>x</w:delText>
        </w:r>
      </w:del>
      <w:r>
        <w:t xml:space="preserve"> M interactions.</w:t>
      </w:r>
    </w:p>
    <w:p w14:paraId="45B72DC6" w14:textId="77777777" w:rsidR="009F018B" w:rsidRDefault="009F018B" w:rsidP="009F018B">
      <w:pPr>
        <w:pStyle w:val="Heading3"/>
        <w:ind w:left="720" w:hanging="720"/>
      </w:pPr>
      <w:r>
        <w:t>Rate of Tuber Bulking</w:t>
      </w:r>
    </w:p>
    <w:p w14:paraId="1F63E8F6" w14:textId="57EFB99F" w:rsidR="009F018B" w:rsidRDefault="009F018B" w:rsidP="00E45DF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w:t>
      </w:r>
      <w:r>
        <w:lastRenderedPageBreak/>
        <w:t xml:space="preserve">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20E92D56" w:rsidR="009F018B" w:rsidRDefault="009F018B" w:rsidP="00E45DF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 xml:space="preserve">Table </w:t>
      </w:r>
      <w:ins w:id="1650" w:author="Brian Bohman" w:date="2022-11-10T07:07:00Z">
        <w:r w:rsidR="00B4499C">
          <w:t>3</w:t>
        </w:r>
      </w:ins>
      <w:del w:id="1651" w:author="Brian Bohman" w:date="2022-11-10T07:07:00Z">
        <w:r w:rsidR="00E62DC7" w:rsidDel="00B4499C">
          <w:delText>5</w:delText>
        </w:r>
      </w:del>
      <w:r>
        <w:t>) on the rate of tuber bulking across G x E x M interactions.</w:t>
      </w:r>
    </w:p>
    <w:p w14:paraId="5A1927AE" w14:textId="1945D9AE"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xml:space="preserve">, therefore reducing N dilution and resulting in </w:t>
      </w:r>
      <w:r w:rsidR="00737BDD">
        <w:t xml:space="preserve">an </w:t>
      </w:r>
      <w:r>
        <w:t>increased %N</w:t>
      </w:r>
      <w:r>
        <w:rPr>
          <w:vertAlign w:val="subscript"/>
        </w:rPr>
        <w:t>c</w:t>
      </w:r>
      <w:r>
        <w:t>.</w:t>
      </w:r>
    </w:p>
    <w:p w14:paraId="12141907" w14:textId="4DE22CBA" w:rsidR="009F018B" w:rsidRDefault="009F018B" w:rsidP="00CB3F3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 xml:space="preserve">Table </w:t>
      </w:r>
      <w:ins w:id="1652" w:author="Brian Bohman" w:date="2022-11-10T07:07:00Z">
        <w:r w:rsidR="009673A7">
          <w:t>3</w:t>
        </w:r>
      </w:ins>
      <w:del w:id="1653" w:author="Brian Bohman" w:date="2022-11-10T07:07:00Z">
        <w:r w:rsidR="00E62DC7" w:rsidDel="009673A7">
          <w:delText>5</w:delText>
        </w:r>
      </w:del>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w:t>
      </w:r>
      <w:proofErr w:type="spellStart"/>
      <w:r>
        <w:t>Shepody</w:t>
      </w:r>
      <w:proofErr w:type="spellEnd"/>
      <w:r>
        <w:t>, which has a</w:t>
      </w:r>
      <w:r w:rsidR="000E5DCD">
        <w:t>n</w:t>
      </w:r>
      <w:r>
        <w:t xml:space="preserve"> early to medium-early </w:t>
      </w:r>
      <w:r>
        <w:lastRenderedPageBreak/>
        <w:t>maturity class and planting density of 44,000 plants ha</w:t>
      </w:r>
      <w:r>
        <w:rPr>
          <w:vertAlign w:val="superscript"/>
        </w:rPr>
        <w:t>-1</w:t>
      </w:r>
      <w:r>
        <w:t xml:space="preserve"> (</w:t>
      </w:r>
      <w:r w:rsidR="00E62DC7">
        <w:t xml:space="preserve">Table </w:t>
      </w:r>
      <w:ins w:id="1654" w:author="Brian Bohman" w:date="2022-11-10T07:07:00Z">
        <w:r w:rsidR="009673A7">
          <w:t>3</w:t>
        </w:r>
      </w:ins>
      <w:del w:id="1655" w:author="Brian Bohman" w:date="2022-11-10T07:07:00Z">
        <w:r w:rsidR="00E62DC7" w:rsidDel="009673A7">
          <w:delText>5</w:delText>
        </w:r>
      </w:del>
      <w:r>
        <w:t xml:space="preserve">, </w:t>
      </w:r>
      <w:del w:id="1656" w:author="Brian Bohman" w:date="2022-11-10T06:35:00Z">
        <w:r w:rsidR="001A01AF" w:rsidDel="004861F8">
          <w:delText>Figure 7</w:delText>
        </w:r>
      </w:del>
      <w:ins w:id="1657" w:author="Brian Bohman" w:date="2022-11-10T06:35:00Z">
        <w:r w:rsidR="004861F8">
          <w:t>Figure 6</w:t>
        </w:r>
      </w:ins>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4C128DEA" w:rsidR="009F018B" w:rsidRDefault="009F018B" w:rsidP="00241C92">
      <w:pPr>
        <w:pStyle w:val="Body"/>
      </w:pPr>
      <w:r>
        <w:t>Because there was only a single level of M (e.g., planting density) within each level of G × E for the experimental trials considered here, additional experiment</w:t>
      </w:r>
      <w:r w:rsidR="00737BDD">
        <w:t>ation</w:t>
      </w:r>
      <w:r>
        <w:t xml:space="preserve">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Heading3"/>
        <w:ind w:left="720" w:hanging="720"/>
      </w:pPr>
      <w:r w:rsidRPr="00DB66FC">
        <w:t>Comparison to Other Crops</w:t>
      </w:r>
    </w:p>
    <w:p w14:paraId="7CF2EE7D" w14:textId="72F016A6" w:rsidR="009F018B" w:rsidRPr="00DB66FC" w:rsidRDefault="009F018B" w:rsidP="00241C92">
      <w:pPr>
        <w:pStyle w:val="Body"/>
      </w:pPr>
      <w:r w:rsidRPr="00DB66FC">
        <w:t xml:space="preserve">These findings contrast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w:t>
      </w:r>
      <w:r w:rsidR="00737BDD">
        <w:t>as</w:t>
      </w:r>
      <w:r>
        <w:t xml:space="preserve"> negligible. </w:t>
      </w:r>
      <w:r w:rsidRPr="00DB66FC">
        <w:t>In any case, the magnitude of the difference in %N</w:t>
      </w:r>
      <w:r w:rsidRPr="00DB66FC">
        <w:rPr>
          <w:vertAlign w:val="subscript"/>
        </w:rPr>
        <w:t>c</w:t>
      </w:r>
      <w:r w:rsidRPr="00DB66FC">
        <w:t xml:space="preserve"> </w:t>
      </w:r>
      <w:r>
        <w:t>across G x E x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915FD8E" w:rsidR="009F018B" w:rsidRDefault="009F018B" w:rsidP="00241C92">
      <w:pPr>
        <w:pStyle w:val="Body"/>
        <w:rPr>
          <w:ins w:id="1658" w:author="Brian Bohman" w:date="2022-11-06T12:00:00Z"/>
        </w:rPr>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w:t>
      </w:r>
      <w:proofErr w:type="gramStart"/>
      <w:r w:rsidRPr="00DB66FC">
        <w:t>potato, but</w:t>
      </w:r>
      <w:proofErr w:type="gramEnd"/>
      <w:r w:rsidRPr="00DB66FC">
        <w:t xml:space="preserve"> is also of </w:t>
      </w:r>
      <w:r>
        <w:t xml:space="preserve">potentially </w:t>
      </w:r>
      <w:r w:rsidR="00737BDD">
        <w:t xml:space="preserve">of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w:t>
      </w:r>
      <w:r>
        <w:lastRenderedPageBreak/>
        <w:t>in the present study</w:t>
      </w:r>
      <w:r w:rsidRPr="00DB66FC">
        <w:t xml:space="preserve"> is relatively </w:t>
      </w:r>
      <w:r>
        <w:t>greater</w:t>
      </w:r>
      <w:r w:rsidRPr="00DB66FC">
        <w:t xml:space="preserve"> for potato</w:t>
      </w:r>
      <w:r>
        <w:t xml:space="preserve"> than other crops; however, further additional experimental data </w:t>
      </w:r>
      <w:r w:rsidR="00737BDD">
        <w:t>are</w:t>
      </w:r>
      <w:r>
        <w:t xml:space="preserve"> needed to confirm that this finding is not an artifact of the statistical methods or limitations of experimental data used in the present study.</w:t>
      </w:r>
    </w:p>
    <w:p w14:paraId="3ECE6F05" w14:textId="11B64638" w:rsidR="00116BCB" w:rsidRPr="00DB66FC" w:rsidRDefault="00116BCB" w:rsidP="00116BCB">
      <w:pPr>
        <w:pStyle w:val="Heading3"/>
        <w:ind w:left="720" w:hanging="720"/>
        <w:rPr>
          <w:ins w:id="1659" w:author="Brian Bohman" w:date="2022-11-06T12:00:00Z"/>
        </w:rPr>
      </w:pPr>
      <w:ins w:id="1660" w:author="Brian Bohman" w:date="2022-11-06T12:00:00Z">
        <w:r>
          <w:t>Limitations of Interpretation</w:t>
        </w:r>
      </w:ins>
    </w:p>
    <w:p w14:paraId="65BE5604" w14:textId="4052D633" w:rsidR="00637D21" w:rsidRDefault="00AC2F10" w:rsidP="005342B3">
      <w:pPr>
        <w:pStyle w:val="Body"/>
      </w:pPr>
      <w:ins w:id="1661" w:author="Brian Bohman" w:date="2022-11-10T21:25:00Z">
        <w:r>
          <w:t>Previous studies</w:t>
        </w:r>
      </w:ins>
      <w:ins w:id="1662" w:author="Brian Bohman" w:date="2022-11-10T21:26:00Z">
        <w:r>
          <w:t>,</w:t>
        </w:r>
      </w:ins>
      <w:ins w:id="1663" w:author="Brian Bohman" w:date="2022-11-10T21:25:00Z">
        <w:r>
          <w:t xml:space="preserve"> including </w:t>
        </w:r>
        <w:proofErr w:type="spellStart"/>
        <w:r>
          <w:t>Giletto</w:t>
        </w:r>
        <w:proofErr w:type="spellEnd"/>
        <w:r>
          <w:t xml:space="preserve"> et al. (2020)</w:t>
        </w:r>
      </w:ins>
      <w:ins w:id="1664" w:author="Brian Bohman" w:date="2022-11-10T21:26:00Z">
        <w:r>
          <w:t>,</w:t>
        </w:r>
      </w:ins>
      <w:ins w:id="1665" w:author="Brian Bohman" w:date="2022-11-10T21:25:00Z">
        <w:r>
          <w:t xml:space="preserve"> have identified that </w:t>
        </w:r>
      </w:ins>
      <w:ins w:id="1666" w:author="Brian Bohman" w:date="2022-11-10T21:26:00Z">
        <w:r>
          <w:t xml:space="preserve">N dilution </w:t>
        </w:r>
      </w:ins>
      <w:ins w:id="1667" w:author="Brian Bohman" w:date="2022-11-10T21:36:00Z">
        <w:r w:rsidR="00E81087">
          <w:t>follows</w:t>
        </w:r>
      </w:ins>
      <w:ins w:id="1668" w:author="Brian Bohman" w:date="2022-11-10T21:26:00Z">
        <w:r>
          <w:t xml:space="preserve"> a two-ste</w:t>
        </w:r>
      </w:ins>
      <w:ins w:id="1669" w:author="Brian Bohman" w:date="2022-11-10T21:27:00Z">
        <w:r>
          <w:t xml:space="preserve">p process where the rate of N dilution </w:t>
        </w:r>
      </w:ins>
      <w:ins w:id="1670" w:author="Brian Bohman" w:date="2022-11-10T21:28:00Z">
        <w:r>
          <w:t>varies betw</w:t>
        </w:r>
      </w:ins>
      <w:ins w:id="1671" w:author="Brian Bohman" w:date="2022-11-10T21:29:00Z">
        <w:r>
          <w:t>een</w:t>
        </w:r>
      </w:ins>
      <w:ins w:id="1672" w:author="Brian Bohman" w:date="2022-11-10T21:27:00Z">
        <w:r>
          <w:t xml:space="preserve"> the vegetative period (i.e., parameter </w:t>
        </w:r>
        <w:r>
          <w:rPr>
            <w:i/>
            <w:iCs/>
          </w:rPr>
          <w:t>b</w:t>
        </w:r>
        <w:r>
          <w:rPr>
            <w:i/>
            <w:iCs/>
            <w:vertAlign w:val="subscript"/>
          </w:rPr>
          <w:t>1</w:t>
        </w:r>
        <w:r>
          <w:t xml:space="preserve">) </w:t>
        </w:r>
      </w:ins>
      <w:ins w:id="1673" w:author="Brian Bohman" w:date="2022-11-10T21:29:00Z">
        <w:r>
          <w:t>and</w:t>
        </w:r>
      </w:ins>
      <w:ins w:id="1674" w:author="Brian Bohman" w:date="2022-11-10T21:27:00Z">
        <w:r>
          <w:t xml:space="preserve"> the period o</w:t>
        </w:r>
      </w:ins>
      <w:ins w:id="1675" w:author="Brian Bohman" w:date="2022-11-10T21:28:00Z">
        <w:r>
          <w:t xml:space="preserve">f storage tissue accumulation (i.e., parameter </w:t>
        </w:r>
        <w:r>
          <w:rPr>
            <w:i/>
            <w:iCs/>
          </w:rPr>
          <w:t>b</w:t>
        </w:r>
        <w:r>
          <w:rPr>
            <w:i/>
            <w:iCs/>
            <w:vertAlign w:val="subscript"/>
          </w:rPr>
          <w:t>2</w:t>
        </w:r>
        <w:r>
          <w:t>). A</w:t>
        </w:r>
        <w:r>
          <w:t xml:space="preserve"> key limitation of the present study is that it does not directly evaluate if </w:t>
        </w:r>
      </w:ins>
      <w:ins w:id="1676" w:author="Brian Bohman" w:date="2022-11-10T21:29:00Z">
        <w:r>
          <w:t xml:space="preserve">the rate of </w:t>
        </w:r>
      </w:ins>
      <w:ins w:id="1677" w:author="Brian Bohman" w:date="2022-11-10T21:28:00Z">
        <w:r>
          <w:t xml:space="preserve">N dilution during the pre-tuber initiation (i.e., vegetative growth) and post-tuber initiation (i.e., accumulation of storage tissue) periods varies due to </w:t>
        </w:r>
        <w:r w:rsidRPr="00DB66FC">
          <w:t xml:space="preserve">G </w:t>
        </w:r>
        <w:r>
          <w:t>×</w:t>
        </w:r>
        <w:r w:rsidRPr="00DB66FC">
          <w:t xml:space="preserve"> E </w:t>
        </w:r>
        <w:r>
          <w:t>× M interactions.</w:t>
        </w:r>
      </w:ins>
      <w:ins w:id="1678" w:author="Brian Bohman" w:date="2022-11-10T21:29:00Z">
        <w:r>
          <w:t xml:space="preserve"> </w:t>
        </w:r>
        <w:r w:rsidR="00D74B79">
          <w:t xml:space="preserve">Variation in </w:t>
        </w:r>
      </w:ins>
      <w:ins w:id="1679" w:author="Brian Bohman" w:date="2022-11-10T21:30:00Z">
        <w:r w:rsidR="00D74B79">
          <w:t xml:space="preserve">parameters </w:t>
        </w:r>
        <w:r w:rsidR="00D74B79">
          <w:rPr>
            <w:i/>
            <w:iCs/>
          </w:rPr>
          <w:t>b</w:t>
        </w:r>
        <w:r w:rsidR="00D74B79">
          <w:rPr>
            <w:i/>
            <w:iCs/>
            <w:vertAlign w:val="subscript"/>
          </w:rPr>
          <w:t>1</w:t>
        </w:r>
        <w:r w:rsidR="00D74B79">
          <w:t xml:space="preserve"> and </w:t>
        </w:r>
        <w:r w:rsidR="00D74B79">
          <w:rPr>
            <w:i/>
            <w:iCs/>
          </w:rPr>
          <w:t>b</w:t>
        </w:r>
        <w:r w:rsidR="00D74B79">
          <w:rPr>
            <w:i/>
            <w:iCs/>
            <w:vertAlign w:val="subscript"/>
          </w:rPr>
          <w:t>2</w:t>
        </w:r>
        <w:r w:rsidR="00D74B79">
          <w:t xml:space="preserve"> across </w:t>
        </w:r>
        <w:r w:rsidR="00D74B79" w:rsidRPr="00DB66FC">
          <w:t xml:space="preserve">G </w:t>
        </w:r>
        <w:r w:rsidR="00D74B79">
          <w:t>×</w:t>
        </w:r>
        <w:r w:rsidR="00D74B79" w:rsidRPr="00DB66FC">
          <w:t xml:space="preserve"> E </w:t>
        </w:r>
        <w:r w:rsidR="00D74B79">
          <w:t>× M</w:t>
        </w:r>
        <w:r w:rsidR="00D74B79">
          <w:t xml:space="preserve"> effects is </w:t>
        </w:r>
      </w:ins>
      <w:ins w:id="1680" w:author="Brian Bohman" w:date="2022-11-06T11:56:00Z">
        <w:r w:rsidR="00116BCB">
          <w:t xml:space="preserve">a plausible physiological </w:t>
        </w:r>
      </w:ins>
      <w:ins w:id="1681" w:author="Brian Bohman" w:date="2022-11-06T12:01:00Z">
        <w:r w:rsidR="00D96179">
          <w:t>mechanism</w:t>
        </w:r>
      </w:ins>
      <w:ins w:id="1682" w:author="Brian Bohman" w:date="2022-11-06T11:56:00Z">
        <w:r w:rsidR="00116BCB">
          <w:t xml:space="preserve"> that </w:t>
        </w:r>
      </w:ins>
      <w:ins w:id="1683" w:author="Brian Bohman" w:date="2022-11-10T21:31:00Z">
        <w:r w:rsidR="00D74B79">
          <w:t>could occur in addition to the non-ontogenetic allometric effects</w:t>
        </w:r>
      </w:ins>
      <w:ins w:id="1684" w:author="Brian Bohman" w:date="2022-11-06T11:53:00Z">
        <w:r w:rsidR="00BD77BD">
          <w:t xml:space="preserve"> </w:t>
        </w:r>
      </w:ins>
      <w:ins w:id="1685" w:author="Brian Bohman" w:date="2022-11-10T21:31:00Z">
        <w:r w:rsidR="00D74B79">
          <w:t>(i.e., timing of tuber initiation, relative rate of tube bulking)</w:t>
        </w:r>
        <w:r w:rsidR="00D74B79">
          <w:t xml:space="preserve"> </w:t>
        </w:r>
      </w:ins>
      <w:ins w:id="1686" w:author="Brian Bohman" w:date="2022-11-06T11:53:00Z">
        <w:r w:rsidR="00BD77BD">
          <w:t>identified in the present study</w:t>
        </w:r>
      </w:ins>
      <w:ins w:id="1687" w:author="Brian Bohman" w:date="2022-11-10T21:34:00Z">
        <w:r w:rsidR="00D74B79">
          <w:t xml:space="preserve"> and used to explain variation in parameter </w:t>
        </w:r>
        <w:r w:rsidR="00D74B79">
          <w:rPr>
            <w:i/>
            <w:iCs/>
          </w:rPr>
          <w:t>b</w:t>
        </w:r>
      </w:ins>
      <w:ins w:id="1688" w:author="Brian Bohman" w:date="2022-11-06T11:53:00Z">
        <w:r w:rsidR="00BD77BD">
          <w:t>.</w:t>
        </w:r>
      </w:ins>
      <w:ins w:id="1689" w:author="Brian Bohman" w:date="2022-11-06T11:57:00Z">
        <w:r w:rsidR="00116BCB">
          <w:t xml:space="preserve"> </w:t>
        </w:r>
      </w:ins>
      <w:ins w:id="1690" w:author="Brian Bohman" w:date="2022-11-10T21:33:00Z">
        <w:r w:rsidR="00D74B79">
          <w:t>T</w:t>
        </w:r>
      </w:ins>
      <w:ins w:id="1691" w:author="Brian Bohman" w:date="2022-11-06T12:01:00Z">
        <w:r w:rsidR="00D96179">
          <w:t xml:space="preserve">his </w:t>
        </w:r>
      </w:ins>
      <w:ins w:id="1692" w:author="Brian Bohman" w:date="2022-11-06T12:02:00Z">
        <w:r w:rsidR="00D96179">
          <w:t>a</w:t>
        </w:r>
      </w:ins>
      <w:ins w:id="1693" w:author="Brian Bohman" w:date="2022-11-10T21:31:00Z">
        <w:r w:rsidR="00D74B79">
          <w:t>lternative</w:t>
        </w:r>
      </w:ins>
      <w:ins w:id="1694" w:author="Brian Bohman" w:date="2022-11-06T12:02:00Z">
        <w:r w:rsidR="00D96179">
          <w:t xml:space="preserve"> </w:t>
        </w:r>
      </w:ins>
      <w:ins w:id="1695" w:author="Brian Bohman" w:date="2022-11-06T12:01:00Z">
        <w:r w:rsidR="00D96179">
          <w:t>hypothesis could be evaluat</w:t>
        </w:r>
      </w:ins>
      <w:ins w:id="1696" w:author="Brian Bohman" w:date="2022-11-06T12:02:00Z">
        <w:r w:rsidR="00D96179">
          <w:t xml:space="preserve">ed by </w:t>
        </w:r>
      </w:ins>
      <w:ins w:id="1697" w:author="Brian Bohman" w:date="2022-11-10T21:32:00Z">
        <w:r w:rsidR="00D74B79">
          <w:t xml:space="preserve">modifying the </w:t>
        </w:r>
      </w:ins>
      <w:ins w:id="1698" w:author="Brian Bohman" w:date="2022-11-10T21:33:00Z">
        <w:r w:rsidR="00D74B79">
          <w:t>Bayesian hierarchical method of the present study</w:t>
        </w:r>
        <w:r w:rsidR="00D74B79">
          <w:t xml:space="preserve"> to include </w:t>
        </w:r>
      </w:ins>
      <w:ins w:id="1699" w:author="Brian Bohman" w:date="2022-11-10T21:34:00Z">
        <w:r w:rsidR="00D74B79">
          <w:t xml:space="preserve">another hierarchical level </w:t>
        </w:r>
      </w:ins>
      <w:ins w:id="1700" w:author="Brian Bohman" w:date="2022-11-06T11:58:00Z">
        <w:r w:rsidR="00116BCB">
          <w:t xml:space="preserve">representing </w:t>
        </w:r>
      </w:ins>
      <w:ins w:id="1701" w:author="Brian Bohman" w:date="2022-11-06T11:57:00Z">
        <w:r w:rsidR="00116BCB">
          <w:t xml:space="preserve">the </w:t>
        </w:r>
        <w:r w:rsidR="00116BCB">
          <w:t>pre- and post-tuber initiation periods</w:t>
        </w:r>
      </w:ins>
      <w:ins w:id="1702" w:author="Brian Bohman" w:date="2022-11-06T11:58:00Z">
        <w:r w:rsidR="00116BCB">
          <w:t xml:space="preserve"> to determine if </w:t>
        </w:r>
      </w:ins>
      <w:ins w:id="1703" w:author="Brian Bohman" w:date="2022-11-10T21:35:00Z">
        <w:r w:rsidR="005342B3">
          <w:t xml:space="preserve">parameter </w:t>
        </w:r>
        <w:r w:rsidR="005342B3">
          <w:rPr>
            <w:i/>
            <w:iCs/>
          </w:rPr>
          <w:t>b</w:t>
        </w:r>
        <w:r w:rsidR="005342B3" w:rsidRPr="005342B3">
          <w:rPr>
            <w:rPrChange w:id="1704" w:author="Brian Bohman" w:date="2022-11-10T21:35:00Z">
              <w:rPr>
                <w:i/>
                <w:iCs/>
              </w:rPr>
            </w:rPrChange>
          </w:rPr>
          <w:t xml:space="preserve"> </w:t>
        </w:r>
      </w:ins>
      <w:ins w:id="1705" w:author="Brian Bohman" w:date="2022-11-06T11:59:00Z">
        <w:r w:rsidR="00116BCB">
          <w:t xml:space="preserve">varies </w:t>
        </w:r>
      </w:ins>
      <w:ins w:id="1706" w:author="Brian Bohman" w:date="2022-11-10T21:36:00Z">
        <w:r w:rsidR="005342B3">
          <w:t xml:space="preserve">within </w:t>
        </w:r>
      </w:ins>
      <w:ins w:id="1707" w:author="Brian Bohman" w:date="2022-11-10T21:35:00Z">
        <w:r w:rsidR="005342B3">
          <w:t xml:space="preserve">these periods </w:t>
        </w:r>
      </w:ins>
      <w:ins w:id="1708" w:author="Brian Bohman" w:date="2022-11-10T21:36:00Z">
        <w:r w:rsidR="005342B3">
          <w:t>across</w:t>
        </w:r>
      </w:ins>
      <w:ins w:id="1709" w:author="Brian Bohman" w:date="2022-11-06T11:59:00Z">
        <w:r w:rsidR="00116BCB">
          <w:t xml:space="preserve"> to </w:t>
        </w:r>
      </w:ins>
      <w:ins w:id="1710" w:author="Brian Bohman" w:date="2022-11-06T11:24:00Z">
        <w:r w:rsidR="00637D21" w:rsidRPr="00DB66FC">
          <w:t xml:space="preserve">G </w:t>
        </w:r>
        <w:r w:rsidR="00637D21">
          <w:t>×</w:t>
        </w:r>
        <w:r w:rsidR="00637D21" w:rsidRPr="00DB66FC">
          <w:t xml:space="preserve"> E </w:t>
        </w:r>
        <w:r w:rsidR="00637D21">
          <w:t xml:space="preserve">× M </w:t>
        </w:r>
        <w:r w:rsidR="00637D21" w:rsidRPr="00DB66FC">
          <w:t>interactions</w:t>
        </w:r>
      </w:ins>
      <w:ins w:id="1711" w:author="Brian Bohman" w:date="2022-11-06T12:01:00Z">
        <w:r w:rsidR="00D96179">
          <w:t>.</w:t>
        </w:r>
      </w:ins>
    </w:p>
    <w:p w14:paraId="2EA72AD3" w14:textId="77777777" w:rsidR="009F018B" w:rsidRPr="00DB66FC" w:rsidRDefault="009F018B" w:rsidP="009F018B">
      <w:pPr>
        <w:pStyle w:val="Heading2"/>
        <w:ind w:left="576" w:hanging="576"/>
      </w:pPr>
      <w:r w:rsidRPr="00DB66FC">
        <w:t xml:space="preserve">Implication of G </w:t>
      </w:r>
      <w:r>
        <w:t>×</w:t>
      </w:r>
      <w:r w:rsidRPr="00DB66FC">
        <w:t xml:space="preserve"> E Variation on N Use Efficiency</w:t>
      </w:r>
    </w:p>
    <w:p w14:paraId="5E22B386" w14:textId="77777777" w:rsidR="009F018B" w:rsidRDefault="009F018B" w:rsidP="00617544">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w:t>
      </w:r>
      <w:r w:rsidRPr="00DB66FC">
        <w:lastRenderedPageBreak/>
        <w:t>[NUtE] is directly related to the parameters of the CNDC through the critical N utilization efficiency curve [</w:t>
      </w:r>
      <w:proofErr w:type="spellStart"/>
      <w:r w:rsidRPr="00DB66FC">
        <w:t>CNUtEC</w:t>
      </w:r>
      <w:proofErr w:type="spellEnd"/>
      <w:r w:rsidRPr="00DB66FC">
        <w:t>] which defines the critical value of NUtE [</w:t>
      </w:r>
      <w:proofErr w:type="spellStart"/>
      <w:r w:rsidRPr="00DB66FC">
        <w:t>NUtE</w:t>
      </w:r>
      <w:r w:rsidRPr="00DB66FC">
        <w:rPr>
          <w:vertAlign w:val="subscript"/>
        </w:rPr>
        <w:t>c</w:t>
      </w:r>
      <w:proofErr w:type="spellEnd"/>
      <w:r w:rsidRPr="00DB66FC">
        <w:t>]:</w:t>
      </w:r>
    </w:p>
    <w:p w14:paraId="744DF178" w14:textId="089D5A40" w:rsidR="009F018B" w:rsidRPr="004E309E" w:rsidRDefault="009F018B" w:rsidP="00617544">
      <w:pPr>
        <w:pStyle w:val="Body"/>
      </w:pPr>
      <w:proofErr w:type="spellStart"/>
      <w:r w:rsidRPr="00DB66FC">
        <w:t>NUtE</w:t>
      </w:r>
      <w:r w:rsidRPr="00DB66FC">
        <w:rPr>
          <w:vertAlign w:val="subscript"/>
        </w:rPr>
        <w:t>c</w:t>
      </w:r>
      <w:proofErr w:type="spellEnd"/>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w:t>
      </w:r>
      <w:ins w:id="1712" w:author="Brian Bohman" w:date="2022-11-10T21:42:00Z">
        <w:r w:rsidR="003468DF">
          <w:t>11</w:t>
        </w:r>
      </w:ins>
      <w:del w:id="1713" w:author="Brian Bohman" w:date="2022-11-10T21:42:00Z">
        <w:r w:rsidDel="003468DF">
          <w:delText>8</w:delText>
        </w:r>
      </w:del>
      <w:r>
        <w:t>]</w:t>
      </w:r>
    </w:p>
    <w:p w14:paraId="6D3587F8" w14:textId="77777777" w:rsidR="009F018B" w:rsidRPr="00DB66FC" w:rsidRDefault="009F018B" w:rsidP="00617544">
      <w:pPr>
        <w:pStyle w:val="Body"/>
      </w:pPr>
      <w:r w:rsidRPr="00DB66FC">
        <w:t xml:space="preserve">where parameters </w:t>
      </w:r>
      <w:r w:rsidRPr="00DB66FC">
        <w:rPr>
          <w:i/>
          <w:iCs/>
        </w:rPr>
        <w:t>a</w:t>
      </w:r>
      <w:r>
        <w:t xml:space="preserve"> and </w:t>
      </w:r>
      <w:r w:rsidRPr="00DB66FC">
        <w:rPr>
          <w:i/>
          <w:iCs/>
        </w:rPr>
        <w:t>b</w:t>
      </w:r>
      <w:r w:rsidRPr="00DB66FC">
        <w:t xml:space="preserve">, and </w:t>
      </w:r>
      <w:proofErr w:type="spellStart"/>
      <w:r w:rsidRPr="00DB66FC">
        <w:t>W</w:t>
      </w:r>
      <w:proofErr w:type="spellEnd"/>
      <w:r w:rsidRPr="00DB66FC">
        <w:t xml:space="preserve"> have the same meaning and units as previously defined in the present study</w:t>
      </w:r>
      <w:r>
        <w:t xml:space="preserve"> and </w:t>
      </w:r>
      <w:proofErr w:type="spellStart"/>
      <w:r>
        <w:t>NUtE</w:t>
      </w:r>
      <w:r>
        <w:rPr>
          <w:vertAlign w:val="subscript"/>
        </w:rPr>
        <w:t>c</w:t>
      </w:r>
      <w:proofErr w:type="spellEnd"/>
      <w:r>
        <w:t xml:space="preserve"> has units of g dry wt. g</w:t>
      </w:r>
      <w:r>
        <w:rPr>
          <w:vertAlign w:val="superscript"/>
        </w:rPr>
        <w:t>-1</w:t>
      </w:r>
      <w:r>
        <w:t xml:space="preserve"> N</w:t>
      </w:r>
      <w:r w:rsidRPr="00DB66FC">
        <w:t xml:space="preserve">. When NUtE is greater than </w:t>
      </w:r>
      <w:proofErr w:type="spellStart"/>
      <w:r w:rsidRPr="00DB66FC">
        <w:t>NUtE</w:t>
      </w:r>
      <w:r w:rsidRPr="00DB66FC">
        <w:rPr>
          <w:vertAlign w:val="subscript"/>
        </w:rPr>
        <w:t>c</w:t>
      </w:r>
      <w:proofErr w:type="spellEnd"/>
      <w:r w:rsidRPr="00DB66FC">
        <w:t xml:space="preserve">, crop N status is deficient (i.e., NNI less than 1); conversely, when NUtE is less than </w:t>
      </w:r>
      <w:proofErr w:type="spellStart"/>
      <w:r w:rsidRPr="00DB66FC">
        <w:t>NUtE</w:t>
      </w:r>
      <w:r w:rsidRPr="00DB66FC">
        <w:rPr>
          <w:vertAlign w:val="subscript"/>
        </w:rPr>
        <w:t>c</w:t>
      </w:r>
      <w:proofErr w:type="spellEnd"/>
      <w:r w:rsidRPr="00DB66FC">
        <w:t>, crop N status is excessive (i.e., NNI greater than 1).</w:t>
      </w:r>
    </w:p>
    <w:p w14:paraId="39AE2D34" w14:textId="77777777" w:rsidR="009F018B" w:rsidRDefault="009F018B" w:rsidP="00241C92">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w:t>
      </w:r>
      <w:proofErr w:type="spellStart"/>
      <w:r w:rsidRPr="00DB66FC">
        <w:t>CNUtEC</w:t>
      </w:r>
      <w:proofErr w:type="spellEnd"/>
      <w:r w:rsidRPr="00DB66FC">
        <w:t xml:space="preserve">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r>
        <w:t xml:space="preserve">x M </w:t>
      </w:r>
      <w:r w:rsidRPr="00DB66FC">
        <w:t xml:space="preserve">on variation of </w:t>
      </w:r>
      <w:proofErr w:type="spellStart"/>
      <w:r w:rsidRPr="00DB66FC">
        <w:t>NUtE</w:t>
      </w:r>
      <w:r w:rsidRPr="00DB66FC">
        <w:rPr>
          <w:vertAlign w:val="subscript"/>
        </w:rPr>
        <w:t>c</w:t>
      </w:r>
      <w:proofErr w:type="spellEnd"/>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w:t>
      </w:r>
      <w:proofErr w:type="spellStart"/>
      <w:r w:rsidRPr="00DB66FC">
        <w:t>CNUtEC</w:t>
      </w:r>
      <w:proofErr w:type="spellEnd"/>
      <w:r w:rsidRPr="00DB66FC">
        <w:t xml:space="preserve"> is therefore critically important to understand the impacts of G </w:t>
      </w:r>
      <w:r>
        <w:t>×</w:t>
      </w:r>
      <w:r w:rsidRPr="00DB66FC">
        <w:t xml:space="preserve"> E</w:t>
      </w:r>
      <w:r>
        <w:t xml:space="preserve"> × M</w:t>
      </w:r>
      <w:r w:rsidRPr="00DB66FC">
        <w:t xml:space="preserve"> interactions 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EA4027">
      <w:pPr>
        <w:pStyle w:val="Body"/>
      </w:pPr>
      <w:r w:rsidRPr="00DB66FC">
        <w:t xml:space="preserve">Following from the above discussion of the </w:t>
      </w:r>
      <w:proofErr w:type="spellStart"/>
      <w:r w:rsidRPr="00DB66FC">
        <w:t>CNUtEC</w:t>
      </w:r>
      <w:proofErr w:type="spellEnd"/>
      <w:r w:rsidRPr="00DB66FC">
        <w:t xml:space="preserve">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w:t>
      </w:r>
      <w:proofErr w:type="spellStart"/>
      <w:r w:rsidRPr="00DB66FC">
        <w:t>NUtE</w:t>
      </w:r>
      <w:r w:rsidRPr="00DB66FC">
        <w:rPr>
          <w:vertAlign w:val="subscript"/>
        </w:rPr>
        <w:t>c</w:t>
      </w:r>
      <w:proofErr w:type="spellEnd"/>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 xml:space="preserve">Tiwari et al. (2018); Jones et al. (2021); Stefaniak et </w:t>
      </w:r>
      <w:r>
        <w:rPr>
          <w:noProof/>
        </w:rPr>
        <w:lastRenderedPageBreak/>
        <w:t>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Heading2"/>
        <w:ind w:left="576" w:hanging="576"/>
      </w:pPr>
      <w:r w:rsidRPr="00DB66FC">
        <w:t>Uncertainty in Critical N Concentration</w:t>
      </w:r>
    </w:p>
    <w:p w14:paraId="17F03A14" w14:textId="77777777" w:rsidR="009F018B" w:rsidRPr="00DB66FC" w:rsidRDefault="009F018B" w:rsidP="009F018B">
      <w:pPr>
        <w:pStyle w:val="Heading3"/>
        <w:ind w:left="720" w:hanging="720"/>
      </w:pPr>
      <w:r w:rsidRPr="00DB66FC">
        <w:t>Communicating Uncertainty in Critical N Concentration</w:t>
      </w:r>
    </w:p>
    <w:p w14:paraId="75F0DA2B" w14:textId="77777777" w:rsidR="009F018B" w:rsidRPr="00DB66FC" w:rsidRDefault="009F018B" w:rsidP="00241C92">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w:t>
      </w:r>
      <w:proofErr w:type="gramStart"/>
      <w:r w:rsidRPr="00DB66FC">
        <w:t>is</w:t>
      </w:r>
      <w:proofErr w:type="gramEnd"/>
      <w:r w:rsidRPr="00DB66FC">
        <w:t xml:space="preserve">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3592F264" w:rsidR="009F018B" w:rsidRPr="00DB66FC" w:rsidRDefault="009F018B" w:rsidP="00241C92">
      <w:pPr>
        <w:pStyle w:val="Body"/>
      </w:pPr>
      <w:r w:rsidRPr="00DB66FC">
        <w:t xml:space="preserve">Our finding that the credible region can be satisfactorily estimated using an equation of the same form as the </w:t>
      </w:r>
      <w:r w:rsidRPr="00DA5F05">
        <w:t>CNDC (</w:t>
      </w:r>
      <w:del w:id="1714" w:author="Brian Bohman" w:date="2022-11-10T06:35:00Z">
        <w:r w:rsidR="001A01AF" w:rsidDel="004861F8">
          <w:delText>Figure 6</w:delText>
        </w:r>
      </w:del>
      <w:ins w:id="1715" w:author="Brian Bohman" w:date="2022-11-10T06:35:00Z">
        <w:r w:rsidR="004861F8">
          <w:t>Figure 5</w:t>
        </w:r>
      </w:ins>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xml:space="preserve">; </w:t>
      </w:r>
      <w:proofErr w:type="spellStart"/>
      <w:r w:rsidRPr="00DB66FC">
        <w:t>CNDC</w:t>
      </w:r>
      <w:r w:rsidRPr="00DB66FC">
        <w:rPr>
          <w:vertAlign w:val="subscript"/>
        </w:rPr>
        <w:t>up</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t>
      </w:r>
      <w:proofErr w:type="spellStart"/>
      <w:r w:rsidRPr="00DB66FC">
        <w:rPr>
          <w:i/>
          <w:iCs/>
        </w:rPr>
        <w:t>b</w:t>
      </w:r>
      <w:r w:rsidRPr="00DB66FC">
        <w:rPr>
          <w:i/>
          <w:iCs/>
          <w:vertAlign w:val="subscript"/>
        </w:rPr>
        <w:t>up</w:t>
      </w:r>
      <w:proofErr w:type="spellEnd"/>
      <w:r w:rsidRPr="00DB66FC">
        <w:t>;</w:t>
      </w:r>
      <w:r>
        <w:t xml:space="preserve"> </w:t>
      </w:r>
      <w:proofErr w:type="spellStart"/>
      <w:r w:rsidRPr="00DB66FC">
        <w:t>CNDC</w:t>
      </w:r>
      <w:r w:rsidRPr="00DB66FC">
        <w:rPr>
          <w:vertAlign w:val="subscript"/>
        </w:rPr>
        <w:t>lo</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t>
      </w:r>
      <w:proofErr w:type="spellStart"/>
      <w:r w:rsidRPr="00DB66FC">
        <w:rPr>
          <w:i/>
          <w:iCs/>
        </w:rPr>
        <w:t>b</w:t>
      </w:r>
      <w:r w:rsidRPr="00DB66FC">
        <w:rPr>
          <w:i/>
          <w:iCs/>
          <w:vertAlign w:val="subscript"/>
        </w:rPr>
        <w:t>lo</w:t>
      </w:r>
      <w:proofErr w:type="spellEnd"/>
      <w:r w:rsidRPr="00DB66FC">
        <w:t xml:space="preserve">) which can be easily communicated and used in subsequent computations </w:t>
      </w:r>
      <w:r w:rsidRPr="00DA5F05">
        <w:t>(</w:t>
      </w:r>
      <w:r w:rsidR="00E62DC7">
        <w:t xml:space="preserve">Table </w:t>
      </w:r>
      <w:ins w:id="1716" w:author="Brian Bohman" w:date="2022-11-10T07:07:00Z">
        <w:r w:rsidR="009B3D71">
          <w:t>5</w:t>
        </w:r>
      </w:ins>
      <w:del w:id="1717" w:author="Brian Bohman" w:date="2022-11-10T07:07:00Z">
        <w:r w:rsidR="00E62DC7" w:rsidDel="009B3D71">
          <w:delText>7</w:delText>
        </w:r>
      </w:del>
      <w:r w:rsidRPr="00DA5F05">
        <w:t>).</w:t>
      </w:r>
      <w:del w:id="1718" w:author="Brian Bohman" w:date="2022-11-10T07:08:00Z">
        <w:r w:rsidRPr="00DB66FC" w:rsidDel="00FE4F89">
          <w:delText xml:space="preserve"> </w:delText>
        </w:r>
      </w:del>
    </w:p>
    <w:p w14:paraId="638B98C8" w14:textId="77777777" w:rsidR="009F018B" w:rsidRPr="00DB66FC" w:rsidRDefault="009F018B" w:rsidP="009F018B">
      <w:pPr>
        <w:pStyle w:val="Heading3"/>
        <w:ind w:left="720" w:hanging="720"/>
      </w:pPr>
      <w:r w:rsidRPr="00DB66FC">
        <w:t>Computing Uncertainty of Derived Parameters</w:t>
      </w:r>
    </w:p>
    <w:p w14:paraId="7D711D4D" w14:textId="25F51C9C" w:rsidR="009F018B" w:rsidRPr="00DB66FC" w:rsidRDefault="009F018B" w:rsidP="00241C92">
      <w:pPr>
        <w:pStyle w:val="Body"/>
      </w:pPr>
      <w:r w:rsidRPr="00DB66FC">
        <w:t xml:space="preserve">Critical N concentration and the associated CNDC parameters are commonly used to derive and calculate other related parameters. For example, the calculation of NNI depends on both </w:t>
      </w:r>
      <w:r>
        <w:t>%</w:t>
      </w:r>
      <w:proofErr w:type="spellStart"/>
      <w:r>
        <w:t>N</w:t>
      </w:r>
      <w:r>
        <w:rPr>
          <w:vertAlign w:val="subscript"/>
        </w:rPr>
        <w:t>Plant</w:t>
      </w:r>
      <w:proofErr w:type="spellEnd"/>
      <w:r>
        <w:t xml:space="preserve"> </w:t>
      </w:r>
      <w:r w:rsidRPr="00DB66FC">
        <w:lastRenderedPageBreak/>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w:t>
      </w:r>
      <w:proofErr w:type="spellStart"/>
      <w:proofErr w:type="gramStart"/>
      <w:r w:rsidRPr="00DB66FC">
        <w:t>N</w:t>
      </w:r>
      <w:r w:rsidRPr="00DB66FC">
        <w:rPr>
          <w:vertAlign w:val="subscript"/>
        </w:rPr>
        <w:t>c,up</w:t>
      </w:r>
      <w:proofErr w:type="spellEnd"/>
      <w:proofErr w:type="gramEnd"/>
      <w:r w:rsidRPr="00DB66FC">
        <w:t>] and lower [%</w:t>
      </w:r>
      <w:proofErr w:type="spellStart"/>
      <w:r w:rsidRPr="00DB66FC">
        <w:t>N</w:t>
      </w:r>
      <w:r w:rsidRPr="00DB66FC">
        <w:rPr>
          <w:vertAlign w:val="subscript"/>
        </w:rPr>
        <w:t>c,lo</w:t>
      </w:r>
      <w:proofErr w:type="spellEnd"/>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w:t>
      </w:r>
      <w:proofErr w:type="spellStart"/>
      <w:r w:rsidRPr="00DB66FC">
        <w:t>NNI</w:t>
      </w:r>
      <w:r w:rsidRPr="00DB66FC">
        <w:rPr>
          <w:vertAlign w:val="subscript"/>
        </w:rPr>
        <w:t>up</w:t>
      </w:r>
      <w:proofErr w:type="spellEnd"/>
      <w:r w:rsidRPr="00DB66FC">
        <w:t>] and lower [</w:t>
      </w:r>
      <w:proofErr w:type="spellStart"/>
      <w:r w:rsidRPr="00DB66FC">
        <w:t>NNI</w:t>
      </w:r>
      <w:r w:rsidRPr="00DB66FC">
        <w:rPr>
          <w:vertAlign w:val="subscript"/>
        </w:rPr>
        <w:t>lo</w:t>
      </w:r>
      <w:proofErr w:type="spellEnd"/>
      <w:r w:rsidRPr="00DB66FC">
        <w:t>] bounds of</w:t>
      </w:r>
      <w:r w:rsidR="00FF7A6E">
        <w:t xml:space="preserve"> the credible interval for</w:t>
      </w:r>
      <w:r w:rsidRPr="00DB66FC">
        <w:t xml:space="preserve"> NNI, where %</w:t>
      </w:r>
      <w:proofErr w:type="spellStart"/>
      <w:r w:rsidRPr="00DB66FC">
        <w:t>N</w:t>
      </w:r>
      <w:r w:rsidRPr="00DB66FC">
        <w:rPr>
          <w:vertAlign w:val="subscript"/>
        </w:rPr>
        <w:t>c,up</w:t>
      </w:r>
      <w:proofErr w:type="spellEnd"/>
      <w:r w:rsidRPr="00DB66FC">
        <w:t xml:space="preserve"> and %</w:t>
      </w:r>
      <w:proofErr w:type="spellStart"/>
      <w:r w:rsidRPr="00DB66FC">
        <w:t>N</w:t>
      </w:r>
      <w:r w:rsidRPr="00DB66FC">
        <w:rPr>
          <w:vertAlign w:val="subscript"/>
        </w:rPr>
        <w:t>c,lo</w:t>
      </w:r>
      <w:proofErr w:type="spellEnd"/>
      <w:r w:rsidRPr="00DB66FC">
        <w:t xml:space="preserve"> are calculated using the </w:t>
      </w:r>
      <w:proofErr w:type="spellStart"/>
      <w:r w:rsidRPr="00DB66FC">
        <w:t>CNDC</w:t>
      </w:r>
      <w:r w:rsidRPr="00DB66FC">
        <w:rPr>
          <w:vertAlign w:val="subscript"/>
        </w:rPr>
        <w:t>up</w:t>
      </w:r>
      <w:proofErr w:type="spellEnd"/>
      <w:r w:rsidRPr="00DB66FC">
        <w:t xml:space="preserve"> and </w:t>
      </w:r>
      <w:proofErr w:type="spellStart"/>
      <w:r w:rsidRPr="00DB66FC">
        <w:t>CNDC</w:t>
      </w:r>
      <w:r w:rsidRPr="00DB66FC">
        <w:rPr>
          <w:vertAlign w:val="subscript"/>
        </w:rPr>
        <w:t>lo</w:t>
      </w:r>
      <w:proofErr w:type="spellEnd"/>
      <w:r w:rsidRPr="00DB66FC">
        <w:t>, respectively:</w:t>
      </w:r>
    </w:p>
    <w:p w14:paraId="777DFB58" w14:textId="6037B4F7" w:rsidR="009F018B" w:rsidRDefault="009F018B" w:rsidP="00241C92">
      <w:pPr>
        <w:pStyle w:val="Body"/>
      </w:pPr>
      <w:proofErr w:type="spellStart"/>
      <w:r w:rsidRPr="00DB66FC">
        <w:t>NNI</w:t>
      </w:r>
      <w:r w:rsidRPr="00DB66FC">
        <w:rPr>
          <w:vertAlign w:val="subscript"/>
        </w:rPr>
        <w:t>up</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c,up</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up</w:t>
      </w:r>
      <w:proofErr w:type="spellEnd"/>
      <w:r w:rsidRPr="00DB66FC">
        <w:t>)</w:t>
      </w:r>
      <w:r>
        <w:tab/>
        <w:t>[</w:t>
      </w:r>
      <w:ins w:id="1719" w:author="Brian Bohman" w:date="2022-11-10T21:43:00Z">
        <w:r w:rsidR="003468DF">
          <w:t>12</w:t>
        </w:r>
      </w:ins>
      <w:del w:id="1720" w:author="Brian Bohman" w:date="2022-11-10T21:43:00Z">
        <w:r w:rsidDel="003468DF">
          <w:delText>9</w:delText>
        </w:r>
      </w:del>
      <w:r>
        <w:t>]</w:t>
      </w:r>
    </w:p>
    <w:p w14:paraId="37206039" w14:textId="54EDA113" w:rsidR="009F018B" w:rsidRPr="00DB66FC" w:rsidRDefault="009F018B" w:rsidP="00241C92">
      <w:pPr>
        <w:pStyle w:val="Body"/>
      </w:pPr>
      <w:proofErr w:type="spellStart"/>
      <w:r w:rsidRPr="00DB66FC">
        <w:t>NNI</w:t>
      </w:r>
      <w:r w:rsidRPr="00DB66FC">
        <w:rPr>
          <w:vertAlign w:val="subscript"/>
        </w:rPr>
        <w:t>lo</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c,lo</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lo</w:t>
      </w:r>
      <w:proofErr w:type="spellEnd"/>
      <w:r w:rsidRPr="00DB66FC">
        <w:t>)</w:t>
      </w:r>
      <w:r>
        <w:tab/>
        <w:t>[</w:t>
      </w:r>
      <w:del w:id="1721" w:author="Brian Bohman" w:date="2022-11-10T21:43:00Z">
        <w:r w:rsidR="00000000" w:rsidDel="003468DF">
          <w:fldChar w:fldCharType="begin"/>
        </w:r>
        <w:r w:rsidR="00000000" w:rsidDel="003468DF">
          <w:delInstrText xml:space="preserve"> SEQ Equation \* ARABIC </w:delInstrText>
        </w:r>
        <w:r w:rsidR="00000000" w:rsidDel="003468DF">
          <w:fldChar w:fldCharType="separate"/>
        </w:r>
        <w:r w:rsidDel="003468DF">
          <w:rPr>
            <w:noProof/>
          </w:rPr>
          <w:delText>1</w:delText>
        </w:r>
        <w:r w:rsidR="00000000" w:rsidDel="003468DF">
          <w:rPr>
            <w:noProof/>
          </w:rPr>
          <w:fldChar w:fldCharType="end"/>
        </w:r>
      </w:del>
      <w:ins w:id="1722" w:author="Brian Bohman" w:date="2022-11-10T21:43:00Z">
        <w:r w:rsidR="003468DF">
          <w:t>13</w:t>
        </w:r>
      </w:ins>
      <w:del w:id="1723" w:author="Brian Bohman" w:date="2022-11-10T21:43:00Z">
        <w:r w:rsidDel="003468DF">
          <w:rPr>
            <w:noProof/>
          </w:rPr>
          <w:delText>0</w:delText>
        </w:r>
      </w:del>
      <w:r>
        <w:t>]</w:t>
      </w:r>
    </w:p>
    <w:p w14:paraId="70182AEB" w14:textId="4F069EFB" w:rsidR="009F018B" w:rsidRPr="00DB66FC" w:rsidRDefault="009F018B" w:rsidP="00241C92">
      <w:pPr>
        <w:pStyle w:val="Body"/>
      </w:pPr>
      <w:r w:rsidRPr="00DB66FC">
        <w:t xml:space="preserve">This has important practical implications for interpreting NNI values. For example, in a case where NNI is less than 1 but </w:t>
      </w:r>
      <w:proofErr w:type="spellStart"/>
      <w:r w:rsidRPr="00DB66FC">
        <w:t>NNI</w:t>
      </w:r>
      <w:r w:rsidRPr="00DB66FC">
        <w:rPr>
          <w:vertAlign w:val="subscript"/>
        </w:rPr>
        <w:t>up</w:t>
      </w:r>
      <w:proofErr w:type="spellEnd"/>
      <w:r w:rsidRPr="00DB66FC">
        <w:t xml:space="preserve"> is greater than 1, it follows that crop N status would not be considered deficient (i.e., NNI is not significantly different from 1). In contrast, when both NNI and </w:t>
      </w:r>
      <w:proofErr w:type="spellStart"/>
      <w:r w:rsidRPr="00DB66FC">
        <w:t>NNI</w:t>
      </w:r>
      <w:r w:rsidRPr="00DB66FC">
        <w:rPr>
          <w:vertAlign w:val="subscript"/>
        </w:rPr>
        <w:t>lo</w:t>
      </w:r>
      <w:proofErr w:type="spellEnd"/>
      <w:r w:rsidRPr="00DB66FC">
        <w:t xml:space="preserve"> are greater than 1, it follows that crop N status would be considered surplus (i.e., NNI is significantly greater than 1). </w:t>
      </w:r>
      <w:r>
        <w:t>However, the threshold for considering significant differences in NNI will necessarily depend upon the threshold used for calculating %</w:t>
      </w:r>
      <w:proofErr w:type="spellStart"/>
      <w:proofErr w:type="gramStart"/>
      <w:r>
        <w:t>N</w:t>
      </w:r>
      <w:r>
        <w:rPr>
          <w:vertAlign w:val="subscript"/>
        </w:rPr>
        <w:t>c,lo</w:t>
      </w:r>
      <w:proofErr w:type="spellEnd"/>
      <w:proofErr w:type="gramEnd"/>
      <w:r>
        <w:t xml:space="preserve"> and %</w:t>
      </w:r>
      <w:proofErr w:type="spellStart"/>
      <w:r>
        <w:t>N</w:t>
      </w:r>
      <w:r>
        <w:rPr>
          <w:vertAlign w:val="subscript"/>
        </w:rPr>
        <w:t>c,up</w:t>
      </w:r>
      <w:proofErr w:type="spellEnd"/>
      <w:r>
        <w:t xml:space="preserve"> (e.g., 90% confidence region). </w:t>
      </w:r>
      <w:r w:rsidR="00737BDD">
        <w:t>For example, t</w:t>
      </w:r>
      <w:r w:rsidRPr="00DB66FC">
        <w:t xml:space="preserve">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r w:rsidR="00D8677E">
        <w:t xml:space="preserve"> (e.g., N treatments were or were not limiting)</w:t>
      </w:r>
      <w:r w:rsidRPr="00DB66FC">
        <w:t>.</w:t>
      </w:r>
    </w:p>
    <w:p w14:paraId="6A336CC2" w14:textId="77777777" w:rsidR="009F018B" w:rsidRPr="00DB66FC" w:rsidRDefault="009F018B" w:rsidP="00241C92">
      <w:pPr>
        <w:pStyle w:val="Body"/>
      </w:pPr>
      <w:r w:rsidRPr="00DB66FC">
        <w:t xml:space="preserve">Additionally, the parameters of the CNDC (i.e., </w:t>
      </w:r>
      <w:r w:rsidRPr="00DB66FC">
        <w:rPr>
          <w:i/>
          <w:iCs/>
        </w:rPr>
        <w:t>a</w:t>
      </w:r>
      <w:r w:rsidRPr="00DB66FC">
        <w:t xml:space="preserve">, </w:t>
      </w:r>
      <w:r w:rsidRPr="00DB66FC">
        <w:rPr>
          <w:i/>
          <w:iCs/>
        </w:rPr>
        <w:t>b</w:t>
      </w:r>
      <w:r w:rsidRPr="00DB66FC">
        <w:t>) are also used to parameterize other related curves such as the critical N uptake curve [CNUC] or the critical N utilization efficiency curve [</w:t>
      </w:r>
      <w:proofErr w:type="spellStart"/>
      <w:r w:rsidRPr="00DB66FC">
        <w:t>CNUtEC</w:t>
      </w:r>
      <w:proofErr w:type="spellEnd"/>
      <w:r w:rsidRPr="00DB66FC">
        <w:t xml:space="preserve">] </w:t>
      </w:r>
      <w:r>
        <w:rPr>
          <w:noProof/>
        </w:rPr>
        <w:t>(Bohman et al., 2021)</w:t>
      </w:r>
      <w:r w:rsidRPr="00DB66FC">
        <w:t>. When computing the critical N uptake [N</w:t>
      </w:r>
      <w:r w:rsidRPr="00DB66FC">
        <w:rPr>
          <w:vertAlign w:val="subscript"/>
        </w:rPr>
        <w:t>c</w:t>
      </w:r>
      <w:r w:rsidRPr="00DB66FC">
        <w:t>] or critical N utilization efficiency [</w:t>
      </w:r>
      <w:proofErr w:type="spellStart"/>
      <w:r w:rsidRPr="00DB66FC">
        <w:t>NUtE</w:t>
      </w:r>
      <w:r w:rsidRPr="00DB66FC">
        <w:rPr>
          <w:vertAlign w:val="subscript"/>
        </w:rPr>
        <w:t>c</w:t>
      </w:r>
      <w:proofErr w:type="spellEnd"/>
      <w:r w:rsidRPr="00DB66FC">
        <w:t xml:space="preserve">] values defined by these curves, respectively, the parameters from the </w:t>
      </w:r>
      <w:proofErr w:type="spellStart"/>
      <w:r w:rsidRPr="00DB66FC">
        <w:t>CNDC</w:t>
      </w:r>
      <w:r w:rsidRPr="00DB66FC">
        <w:rPr>
          <w:vertAlign w:val="subscript"/>
        </w:rPr>
        <w:t>lo</w:t>
      </w:r>
      <w:proofErr w:type="spellEnd"/>
      <w:r w:rsidRPr="00DB66FC">
        <w:t xml:space="preserve"> (i.e., </w:t>
      </w:r>
      <w:proofErr w:type="spellStart"/>
      <w:r w:rsidRPr="00DB66FC">
        <w:rPr>
          <w:i/>
          <w:iCs/>
        </w:rPr>
        <w:t>a</w:t>
      </w:r>
      <w:r w:rsidRPr="00DB66FC">
        <w:rPr>
          <w:i/>
          <w:iCs/>
          <w:vertAlign w:val="subscript"/>
        </w:rPr>
        <w:t>lo</w:t>
      </w:r>
      <w:proofErr w:type="spellEnd"/>
      <w:r w:rsidRPr="00DB66FC">
        <w:rPr>
          <w:i/>
          <w:iCs/>
        </w:rPr>
        <w:t xml:space="preserve">, </w:t>
      </w:r>
      <w:proofErr w:type="spellStart"/>
      <w:r w:rsidRPr="00DB66FC">
        <w:rPr>
          <w:i/>
          <w:iCs/>
        </w:rPr>
        <w:t>b</w:t>
      </w:r>
      <w:r w:rsidRPr="00DB66FC">
        <w:rPr>
          <w:i/>
          <w:iCs/>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(i.e., </w:t>
      </w:r>
      <w:proofErr w:type="spellStart"/>
      <w:r w:rsidRPr="00DB66FC">
        <w:rPr>
          <w:i/>
          <w:iCs/>
        </w:rPr>
        <w:t>a</w:t>
      </w:r>
      <w:r w:rsidRPr="00DB66FC">
        <w:rPr>
          <w:i/>
          <w:iCs/>
          <w:vertAlign w:val="subscript"/>
        </w:rPr>
        <w:t>up</w:t>
      </w:r>
      <w:proofErr w:type="spellEnd"/>
      <w:r w:rsidRPr="00DB66FC">
        <w:rPr>
          <w:i/>
          <w:iCs/>
        </w:rPr>
        <w:t xml:space="preserve">, </w:t>
      </w:r>
      <w:proofErr w:type="spellStart"/>
      <w:r w:rsidRPr="00DB66FC">
        <w:rPr>
          <w:i/>
          <w:iCs/>
        </w:rPr>
        <w:t>b</w:t>
      </w:r>
      <w:r w:rsidRPr="00DB66FC">
        <w:rPr>
          <w:i/>
          <w:iCs/>
          <w:vertAlign w:val="subscript"/>
        </w:rPr>
        <w:t>up</w:t>
      </w:r>
      <w:proofErr w:type="spellEnd"/>
      <w:r w:rsidRPr="00DB66FC">
        <w:t xml:space="preserve">) should be used to calculate the upper and </w:t>
      </w:r>
      <w:r w:rsidRPr="00DB66FC">
        <w:lastRenderedPageBreak/>
        <w:t>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Heading2"/>
        <w:ind w:left="576" w:hanging="576"/>
      </w:pPr>
      <w:r w:rsidRPr="00DB66FC">
        <w:t>Evaluating Differences between Statistical Methods</w:t>
      </w:r>
    </w:p>
    <w:p w14:paraId="31329AEF" w14:textId="5E5D96BA" w:rsidR="00D8677E" w:rsidRDefault="009F018B" w:rsidP="00241C92">
      <w:pPr>
        <w:pStyle w:val="Body"/>
      </w:pPr>
      <w:r w:rsidRPr="00DB66FC">
        <w:t>While the occurrence of difference</w:t>
      </w:r>
      <w:r w:rsidR="00D8677E">
        <w:t>s between</w:t>
      </w:r>
      <w:r w:rsidRPr="00DB66FC">
        <w:t xml:space="preserve"> CNDCs derived using the Bayesian hierarchical model compared to the conventional statistical </w:t>
      </w:r>
      <w:r w:rsidRPr="00DA5F05">
        <w:t>methods (</w:t>
      </w:r>
      <w:del w:id="1724" w:author="Brian Bohman" w:date="2022-11-10T06:35:00Z">
        <w:r w:rsidR="001A01AF" w:rsidDel="004861F8">
          <w:delText>Figure 7</w:delText>
        </w:r>
      </w:del>
      <w:ins w:id="1725" w:author="Brian Bohman" w:date="2022-11-10T06:35:00Z">
        <w:r w:rsidR="004861F8">
          <w:t>Figure 6</w:t>
        </w:r>
      </w:ins>
      <w:r w:rsidRPr="00DA5F05">
        <w:t>) is</w:t>
      </w:r>
      <w:r w:rsidRPr="00DB66FC">
        <w:t xml:space="preserve"> itself notable, the magnitude of the differences found in the present study</w:t>
      </w:r>
      <w:r w:rsidR="00D8677E">
        <w:t xml:space="preserve"> </w:t>
      </w:r>
      <w:r w:rsidRPr="00DB66FC">
        <w:t>is especially remarkable</w:t>
      </w:r>
      <w:r w:rsidR="00A55245">
        <w:t xml:space="preserve"> for the following reasons</w:t>
      </w:r>
      <w:r w:rsidRPr="00DB66FC">
        <w:t>.</w:t>
      </w:r>
    </w:p>
    <w:p w14:paraId="7828BF8A" w14:textId="77777777" w:rsidR="00225993" w:rsidRDefault="009F018B" w:rsidP="00241C92">
      <w:pPr>
        <w:pStyle w:val="Body"/>
      </w:pPr>
      <w:r w:rsidRPr="00DB66FC">
        <w:t>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However, the findings of the present study strongly suggest that this conception of the NNI framework must be qualified within a particular application by the statistical methods used to derive the CNDC for a given experimental dataset.</w:t>
      </w:r>
    </w:p>
    <w:p w14:paraId="0458E0CD" w14:textId="77777777" w:rsidR="009F018B" w:rsidRPr="00DB66FC" w:rsidRDefault="009F018B" w:rsidP="00241C92">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54AFFD0A" w:rsidR="009F018B" w:rsidRDefault="009F018B" w:rsidP="00241C92">
      <w:pPr>
        <w:pStyle w:val="Body"/>
      </w:pPr>
      <w:r w:rsidRPr="00DB66FC">
        <w:lastRenderedPageBreak/>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66071F76" w:rsidR="009F018B" w:rsidRDefault="009F018B" w:rsidP="00241C92">
      <w:pPr>
        <w:pStyle w:val="Body"/>
      </w:pPr>
      <w:r w:rsidRPr="00DB66FC">
        <w:t xml:space="preserve">Additionally, with further development </w:t>
      </w:r>
      <w:r>
        <w:t>of</w:t>
      </w:r>
      <w:r w:rsidRPr="00DB66FC">
        <w:t xml:space="preserve"> </w:t>
      </w:r>
      <w:r w:rsidR="009005E8">
        <w:t>standardized</w:t>
      </w:r>
      <w:r w:rsidRPr="00DB66FC">
        <w:t xml:space="preserve"> tools for this scientific computing task, the implementation of the</w:t>
      </w:r>
      <w:r w:rsidR="009005E8">
        <w:t xml:space="preserve"> </w:t>
      </w:r>
      <w:proofErr w:type="gramStart"/>
      <w:r w:rsidR="009005E8">
        <w:t>partially-pooled</w:t>
      </w:r>
      <w:proofErr w:type="gramEnd"/>
      <w:r w:rsidRPr="00DB66FC">
        <w:t xml:space="preserve"> Bayesian hierarchical framework for deriving the CNDC can be made trivial and may enable the development of CNDCs from existing but unutilized experimental datasets. Therefore, the development of a dedicated software library to implement the </w:t>
      </w:r>
      <w:proofErr w:type="gramStart"/>
      <w:r w:rsidR="009005E8">
        <w:t>partially-pooled</w:t>
      </w:r>
      <w:proofErr w:type="gramEnd"/>
      <w:r w:rsidR="009005E8">
        <w:t xml:space="preserve"> </w:t>
      </w:r>
      <w:r w:rsidRPr="00DB66FC">
        <w:t>Bayesian hierarchical method</w:t>
      </w:r>
      <w:r w:rsidR="009005E8">
        <w:t xml:space="preserve"> developed in the present study</w:t>
      </w:r>
      <w:r w:rsidRPr="00DB66FC">
        <w:t xml:space="preserve"> is a priority for future research efforts</w:t>
      </w:r>
      <w:r w:rsidR="009005E8">
        <w:t xml:space="preserve"> because it </w:t>
      </w:r>
      <w:r>
        <w:t xml:space="preserve">will enable </w:t>
      </w:r>
      <w:r w:rsidR="009005E8">
        <w:t xml:space="preserve">other researchers to </w:t>
      </w:r>
      <w:r>
        <w:t xml:space="preserve">implement this preferred method </w:t>
      </w:r>
      <w:r w:rsidR="009005E8">
        <w:t>of</w:t>
      </w:r>
      <w:r>
        <w:t xml:space="preserve"> deriv</w:t>
      </w:r>
      <w:r w:rsidR="009005E8">
        <w:t>ing</w:t>
      </w:r>
      <w:r>
        <w:t xml:space="preserve"> CNDCs.</w:t>
      </w:r>
      <w:ins w:id="1726" w:author="Brian Bohman" w:date="2022-11-10T20:49:00Z">
        <w:r w:rsidR="00383ADD">
          <w:t xml:space="preserve"> This is </w:t>
        </w:r>
      </w:ins>
      <w:ins w:id="1727" w:author="Brian Bohman" w:date="2022-11-10T20:50:00Z">
        <w:r w:rsidR="00383ADD">
          <w:t>of timely</w:t>
        </w:r>
      </w:ins>
      <w:ins w:id="1728" w:author="Brian Bohman" w:date="2022-11-10T20:49:00Z">
        <w:r w:rsidR="00383ADD">
          <w:t xml:space="preserve"> importan</w:t>
        </w:r>
      </w:ins>
      <w:ins w:id="1729" w:author="Brian Bohman" w:date="2022-11-10T20:50:00Z">
        <w:r w:rsidR="00383ADD">
          <w:t>ce</w:t>
        </w:r>
      </w:ins>
      <w:ins w:id="1730" w:author="Brian Bohman" w:date="2022-11-10T20:49:00Z">
        <w:r w:rsidR="00383ADD">
          <w:t xml:space="preserve"> given the increased availability of </w:t>
        </w:r>
      </w:ins>
      <w:ins w:id="1731" w:author="Brian Bohman" w:date="2022-11-10T20:58:00Z">
        <w:r w:rsidR="00973619">
          <w:t xml:space="preserve">high-quality, consolidated </w:t>
        </w:r>
      </w:ins>
      <w:ins w:id="1732" w:author="Brian Bohman" w:date="2022-11-10T20:50:00Z">
        <w:r w:rsidR="00383ADD">
          <w:t xml:space="preserve">datasets suitable for fitting CNDCs across </w:t>
        </w:r>
      </w:ins>
      <w:ins w:id="1733" w:author="Brian Bohman" w:date="2022-11-10T20:51:00Z">
        <w:r w:rsidR="00383ADD" w:rsidRPr="00AF0E94">
          <w:t xml:space="preserve">G </w:t>
        </w:r>
        <w:r w:rsidR="00383ADD">
          <w:t>×</w:t>
        </w:r>
        <w:r w:rsidR="00383ADD" w:rsidRPr="00AF0E94">
          <w:t xml:space="preserve"> E </w:t>
        </w:r>
        <w:r w:rsidR="00383ADD">
          <w:t>× M</w:t>
        </w:r>
        <w:r w:rsidR="00383ADD">
          <w:t xml:space="preserve"> effects</w:t>
        </w:r>
      </w:ins>
      <w:ins w:id="1734" w:author="Brian Bohman" w:date="2022-11-10T21:00:00Z">
        <w:r w:rsidR="00973619">
          <w:t xml:space="preserve"> </w:t>
        </w:r>
        <w:r w:rsidR="00973619">
          <w:t>(</w:t>
        </w:r>
        <w:proofErr w:type="spellStart"/>
        <w:r w:rsidR="00973619">
          <w:t>Ciampitti</w:t>
        </w:r>
        <w:proofErr w:type="spellEnd"/>
        <w:r w:rsidR="00973619">
          <w:t>, et al., 2022)</w:t>
        </w:r>
        <w:r w:rsidR="00973619">
          <w:t xml:space="preserve">. </w:t>
        </w:r>
      </w:ins>
      <w:ins w:id="1735" w:author="Brian Bohman" w:date="2022-11-10T21:01:00Z">
        <w:r w:rsidR="00973619">
          <w:t xml:space="preserve">Given the increased availability of data, future research should expand </w:t>
        </w:r>
      </w:ins>
      <w:ins w:id="1736" w:author="Brian Bohman" w:date="2022-11-10T21:00:00Z">
        <w:r w:rsidR="00973619">
          <w:t xml:space="preserve">the </w:t>
        </w:r>
        <w:proofErr w:type="gramStart"/>
        <w:r w:rsidR="00973619">
          <w:t>partially-pooled</w:t>
        </w:r>
        <w:proofErr w:type="gramEnd"/>
        <w:r w:rsidR="00973619">
          <w:t xml:space="preserve"> </w:t>
        </w:r>
        <w:r w:rsidR="00973619" w:rsidRPr="00DB66FC">
          <w:t>Bayesian hierarchical method</w:t>
        </w:r>
      </w:ins>
      <w:ins w:id="1737" w:author="Brian Bohman" w:date="2022-11-10T21:01:00Z">
        <w:r w:rsidR="00973619">
          <w:t xml:space="preserve"> to</w:t>
        </w:r>
      </w:ins>
      <w:ins w:id="1738" w:author="Brian Bohman" w:date="2022-11-10T21:02:00Z">
        <w:r w:rsidR="00973619">
          <w:t xml:space="preserve"> fit models </w:t>
        </w:r>
      </w:ins>
      <w:ins w:id="1739" w:author="Brian Bohman" w:date="2022-11-10T21:03:00Z">
        <w:r w:rsidR="00973619">
          <w:t xml:space="preserve">simultaneously </w:t>
        </w:r>
      </w:ins>
      <w:ins w:id="1740" w:author="Brian Bohman" w:date="2022-11-10T21:02:00Z">
        <w:r w:rsidR="00973619">
          <w:t>using data</w:t>
        </w:r>
      </w:ins>
      <w:ins w:id="1741" w:author="Brian Bohman" w:date="2022-11-10T20:59:00Z">
        <w:r w:rsidR="00973619">
          <w:t xml:space="preserve"> </w:t>
        </w:r>
      </w:ins>
      <w:ins w:id="1742" w:author="Brian Bohman" w:date="2022-11-10T21:02:00Z">
        <w:r w:rsidR="00973619">
          <w:t>from</w:t>
        </w:r>
      </w:ins>
      <w:ins w:id="1743" w:author="Brian Bohman" w:date="2022-11-10T20:58:00Z">
        <w:r w:rsidR="00973619">
          <w:t xml:space="preserve"> </w:t>
        </w:r>
      </w:ins>
      <w:ins w:id="1744" w:author="Brian Bohman" w:date="2022-11-10T21:03:00Z">
        <w:r w:rsidR="00973619">
          <w:t xml:space="preserve">multiple </w:t>
        </w:r>
      </w:ins>
      <w:ins w:id="1745" w:author="Brian Bohman" w:date="2022-11-10T20:59:00Z">
        <w:r w:rsidR="00973619">
          <w:t xml:space="preserve">crop </w:t>
        </w:r>
      </w:ins>
      <w:ins w:id="1746" w:author="Brian Bohman" w:date="2022-11-10T20:58:00Z">
        <w:r w:rsidR="00973619">
          <w:t>specie</w:t>
        </w:r>
      </w:ins>
      <w:ins w:id="1747" w:author="Brian Bohman" w:date="2022-11-10T21:02:00Z">
        <w:r w:rsidR="00973619">
          <w:t>s</w:t>
        </w:r>
      </w:ins>
      <w:ins w:id="1748" w:author="Brian Bohman" w:date="2022-11-10T20:51:00Z">
        <w:r w:rsidR="00383ADD">
          <w:t>.</w:t>
        </w:r>
      </w:ins>
    </w:p>
    <w:p w14:paraId="3F0314CB" w14:textId="7F08E1AC" w:rsidR="00DC2BA3" w:rsidRPr="00DB66FC" w:rsidRDefault="00EC66E0" w:rsidP="00DC2BA3">
      <w:pPr>
        <w:pStyle w:val="Body"/>
      </w:pPr>
      <w:r>
        <w:t xml:space="preserve">Finally, having sufficient quantity and quality of experimental data remains an </w:t>
      </w:r>
      <w:proofErr w:type="gramStart"/>
      <w:r>
        <w:t>essential criteria</w:t>
      </w:r>
      <w:proofErr w:type="gramEnd"/>
      <w:r>
        <w:t xml:space="preserve"> to consider when deriving a CNDC </w:t>
      </w:r>
      <w:r w:rsidR="00EC6569">
        <w:t xml:space="preserve">independent of the statistical method used </w:t>
      </w:r>
      <w:r>
        <w:rPr>
          <w:noProof/>
        </w:rPr>
        <w:t>(Fernández et al., 2021; Fernández et al., 2022)</w:t>
      </w:r>
      <w:r w:rsidR="00623F79">
        <w:rPr>
          <w:noProof/>
        </w:rPr>
        <w:t xml:space="preserve">. Even </w:t>
      </w:r>
      <w:r w:rsidR="005C5E18">
        <w:rPr>
          <w:noProof/>
        </w:rPr>
        <w:t>with</w:t>
      </w:r>
      <w:r w:rsidR="00623F79">
        <w:rPr>
          <w:noProof/>
        </w:rPr>
        <w:t xml:space="preserve"> the </w:t>
      </w:r>
      <w:r w:rsidR="00EC6569">
        <w:rPr>
          <w:noProof/>
        </w:rPr>
        <w:t xml:space="preserve">advantages of the </w:t>
      </w:r>
      <w:proofErr w:type="gramStart"/>
      <w:r w:rsidR="0029650C">
        <w:t>partially-pooled</w:t>
      </w:r>
      <w:proofErr w:type="gramEnd"/>
      <w:r w:rsidR="0029650C">
        <w:t xml:space="preserve"> Bayesian hierarchical </w:t>
      </w:r>
      <w:r w:rsidR="00623F79">
        <w:t xml:space="preserve">method, </w:t>
      </w:r>
      <w:r w:rsidR="005C5E18">
        <w:t xml:space="preserve">insufficient </w:t>
      </w:r>
      <w:r w:rsidR="00623F79">
        <w:t xml:space="preserve">experimental data quality and quantity </w:t>
      </w:r>
      <w:r w:rsidR="00EC6569">
        <w:t>may still</w:t>
      </w:r>
      <w:r w:rsidR="00623F79">
        <w:t xml:space="preserve"> result in inferential bias </w:t>
      </w:r>
      <w:r w:rsidR="00876A63">
        <w:t>of</w:t>
      </w:r>
      <w:r w:rsidR="00623F79">
        <w:t xml:space="preserve"> the </w:t>
      </w:r>
      <w:r w:rsidR="005C5E18">
        <w:t xml:space="preserve">CNDC </w:t>
      </w:r>
      <w:r w:rsidR="00876A63">
        <w:t>for</w:t>
      </w:r>
      <w:r w:rsidR="005C5E18">
        <w:t xml:space="preserve"> an </w:t>
      </w:r>
      <w:r w:rsidR="00623F79">
        <w:t xml:space="preserve">individual </w:t>
      </w:r>
      <w:r w:rsidR="00623F79" w:rsidRPr="00AF0E94">
        <w:t xml:space="preserve">G </w:t>
      </w:r>
      <w:r w:rsidR="00623F79">
        <w:t>×</w:t>
      </w:r>
      <w:r w:rsidR="00623F79" w:rsidRPr="00AF0E94">
        <w:t xml:space="preserve"> E </w:t>
      </w:r>
      <w:r w:rsidR="00623F79">
        <w:t>× M</w:t>
      </w:r>
      <w:r w:rsidR="005C5E18">
        <w:t xml:space="preserve"> </w:t>
      </w:r>
      <w:r w:rsidR="00876A63">
        <w:t>interaction level</w:t>
      </w:r>
      <w:r w:rsidR="00623F79">
        <w:t>.</w:t>
      </w:r>
      <w:r w:rsidR="005C5E18">
        <w:t xml:space="preserve"> Given the limitations of the quantity and quality of experimental data used in this study (i.e., bias towards N limiting conditions for Argentina, bias towards non-N limiting conditions for Belgium and Minnesota), it is </w:t>
      </w:r>
      <w:r w:rsidR="00876A63">
        <w:t>plausible</w:t>
      </w:r>
      <w:r w:rsidR="005C5E18">
        <w:t xml:space="preserve"> that estimates</w:t>
      </w:r>
      <w:r w:rsidR="00DC2BA3">
        <w:t xml:space="preserve"> </w:t>
      </w:r>
      <w:r w:rsidR="00876A63">
        <w:t xml:space="preserve">of CNDCs from this study </w:t>
      </w:r>
      <w:r w:rsidR="00DC2BA3">
        <w:t xml:space="preserve">are biased relative to estimates </w:t>
      </w:r>
      <w:r w:rsidR="00876A63">
        <w:t xml:space="preserve">of CNDCs </w:t>
      </w:r>
      <w:r w:rsidR="00DC2BA3">
        <w:t xml:space="preserve">derived </w:t>
      </w:r>
      <w:r w:rsidR="00876A63">
        <w:t>using</w:t>
      </w:r>
      <w:r w:rsidR="00DC2BA3">
        <w:t xml:space="preserve"> an </w:t>
      </w:r>
      <w:r w:rsidR="00EC6569">
        <w:t>“</w:t>
      </w:r>
      <w:r w:rsidR="00876A63">
        <w:t>ideal</w:t>
      </w:r>
      <w:r w:rsidR="00EC6569">
        <w:t>”</w:t>
      </w:r>
      <w:r w:rsidR="00876A63">
        <w:t xml:space="preserve"> </w:t>
      </w:r>
      <w:r w:rsidR="00DC2BA3">
        <w:t>experimental dataset</w:t>
      </w:r>
      <w:r w:rsidR="00876A63">
        <w:t xml:space="preserve"> and identical statistical methods</w:t>
      </w:r>
      <w:r w:rsidR="00DC2BA3">
        <w:t xml:space="preserve">. Therefore, future </w:t>
      </w:r>
      <w:r w:rsidR="00DC2BA3">
        <w:lastRenderedPageBreak/>
        <w:t xml:space="preserve">studies utilizing the </w:t>
      </w:r>
      <w:proofErr w:type="gramStart"/>
      <w:r w:rsidR="00DC2BA3">
        <w:t>partially-pooled</w:t>
      </w:r>
      <w:proofErr w:type="gramEnd"/>
      <w:r w:rsidR="00DC2BA3">
        <w:t xml:space="preserve"> Bayesian hierarchical method should </w:t>
      </w:r>
      <w:r w:rsidR="00C63C67">
        <w:t>ensure</w:t>
      </w:r>
      <w:r w:rsidR="00DC2BA3">
        <w:t xml:space="preserve"> that </w:t>
      </w:r>
      <w:r w:rsidR="00C63C67">
        <w:t xml:space="preserve">the </w:t>
      </w:r>
      <w:r w:rsidR="00DC2BA3">
        <w:t>experimental data</w:t>
      </w:r>
      <w:r w:rsidR="00C63C67">
        <w:t>set</w:t>
      </w:r>
      <w:r w:rsidR="00DC2BA3">
        <w:t xml:space="preserve"> for each </w:t>
      </w:r>
      <w:r w:rsidR="00DC2BA3" w:rsidRPr="00AF0E94">
        <w:t xml:space="preserve">G </w:t>
      </w:r>
      <w:r w:rsidR="00DC2BA3">
        <w:t>×</w:t>
      </w:r>
      <w:r w:rsidR="00DC2BA3" w:rsidRPr="00AF0E94">
        <w:t xml:space="preserve"> E </w:t>
      </w:r>
      <w:r w:rsidR="00DC2BA3">
        <w:t xml:space="preserve">× M </w:t>
      </w:r>
      <w:r w:rsidR="00876A63">
        <w:t>interaction</w:t>
      </w:r>
      <w:r w:rsidR="00DC2BA3">
        <w:t xml:space="preserve"> level meets the </w:t>
      </w:r>
      <w:r w:rsidR="00C63C67">
        <w:t xml:space="preserve">sufficiency </w:t>
      </w:r>
      <w:r w:rsidR="00DC2BA3">
        <w:t xml:space="preserve">criteria </w:t>
      </w:r>
      <w:r w:rsidR="00876A63">
        <w:t>identified by</w:t>
      </w:r>
      <w:r w:rsidR="00DC2BA3">
        <w:t xml:space="preserve"> Fernández et al. (2022) (i.e., at least eight experimental trials containing at least three N treatments and at least three sampling dates)</w:t>
      </w:r>
      <w:r w:rsidR="00C63C67">
        <w:t>.</w:t>
      </w:r>
    </w:p>
    <w:p w14:paraId="7423FD30" w14:textId="77777777" w:rsidR="009F018B" w:rsidRPr="00AF0E94" w:rsidRDefault="009F018B" w:rsidP="009F018B">
      <w:pPr>
        <w:pStyle w:val="Heading1"/>
        <w:ind w:left="432" w:hanging="432"/>
      </w:pPr>
      <w:r w:rsidRPr="00AF0E94">
        <w:t>Conclusions</w:t>
      </w:r>
    </w:p>
    <w:p w14:paraId="720BC284" w14:textId="1DDB79D2" w:rsidR="009F018B" w:rsidRDefault="009F018B" w:rsidP="00241C92">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xml:space="preserve">), </w:t>
      </w:r>
      <w:proofErr w:type="spellStart"/>
      <w:r w:rsidRPr="00AF0E94">
        <w:t>CNDC</w:t>
      </w:r>
      <w:r w:rsidRPr="00AF0E94">
        <w:rPr>
          <w:vertAlign w:val="subscript"/>
        </w:rPr>
        <w:t>lo</w:t>
      </w:r>
      <w:proofErr w:type="spellEnd"/>
      <w:r w:rsidRPr="00AF0E94">
        <w:t xml:space="preserve"> (i.e., </w:t>
      </w:r>
      <w:proofErr w:type="spellStart"/>
      <w:r w:rsidRPr="00AF0E94">
        <w:rPr>
          <w:i/>
          <w:iCs/>
        </w:rPr>
        <w:t>a</w:t>
      </w:r>
      <w:r w:rsidRPr="00AF0E94">
        <w:rPr>
          <w:i/>
          <w:iCs/>
          <w:vertAlign w:val="subscript"/>
        </w:rPr>
        <w:t>lo</w:t>
      </w:r>
      <w:proofErr w:type="spellEnd"/>
      <w:r w:rsidRPr="00AF0E94">
        <w:t xml:space="preserve">, </w:t>
      </w:r>
      <w:proofErr w:type="spellStart"/>
      <w:r w:rsidRPr="00AF0E94">
        <w:rPr>
          <w:i/>
          <w:iCs/>
        </w:rPr>
        <w:t>b</w:t>
      </w:r>
      <w:r w:rsidRPr="00AF0E94">
        <w:rPr>
          <w:i/>
          <w:iCs/>
          <w:vertAlign w:val="subscript"/>
        </w:rPr>
        <w:t>lo</w:t>
      </w:r>
      <w:proofErr w:type="spellEnd"/>
      <w:r w:rsidRPr="00AF0E94">
        <w:t xml:space="preserve">), and </w:t>
      </w:r>
      <w:proofErr w:type="spellStart"/>
      <w:r w:rsidRPr="00AF0E94">
        <w:t>CNDC</w:t>
      </w:r>
      <w:r w:rsidRPr="00AF0E94">
        <w:rPr>
          <w:vertAlign w:val="subscript"/>
        </w:rPr>
        <w:t>up</w:t>
      </w:r>
      <w:proofErr w:type="spellEnd"/>
      <w:r w:rsidRPr="00AF0E94">
        <w:t xml:space="preserve"> (i.e., </w:t>
      </w:r>
      <w:proofErr w:type="spellStart"/>
      <w:r w:rsidRPr="00AF0E94">
        <w:rPr>
          <w:i/>
          <w:iCs/>
        </w:rPr>
        <w:t>a</w:t>
      </w:r>
      <w:r w:rsidRPr="00AF0E94">
        <w:rPr>
          <w:i/>
          <w:iCs/>
          <w:vertAlign w:val="subscript"/>
        </w:rPr>
        <w:t>up</w:t>
      </w:r>
      <w:proofErr w:type="spellEnd"/>
      <w:r w:rsidRPr="00AF0E94">
        <w:t xml:space="preserve">, </w:t>
      </w:r>
      <w:proofErr w:type="spellStart"/>
      <w:r w:rsidRPr="00AF0E94">
        <w:rPr>
          <w:i/>
          <w:iCs/>
        </w:rPr>
        <w:t>b</w:t>
      </w:r>
      <w:r w:rsidRPr="00AF0E94">
        <w:rPr>
          <w:i/>
          <w:iCs/>
          <w:vertAlign w:val="subscript"/>
        </w:rPr>
        <w:t>up</w:t>
      </w:r>
      <w:proofErr w:type="spellEnd"/>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proofErr w:type="gramStart"/>
      <w:r>
        <w:t>partially-pooled</w:t>
      </w:r>
      <w:proofErr w:type="gramEnd"/>
      <w:r>
        <w:t xml:space="preserve"> </w:t>
      </w:r>
      <w:r w:rsidRPr="00AF0E94">
        <w:t xml:space="preserve">hierarchical Bayesian framework is less susceptible to bias due to </w:t>
      </w:r>
      <w:r w:rsidR="004D503B">
        <w:t>insufficient quantity and quality of</w:t>
      </w:r>
      <w:r w:rsidRPr="00AF0E94">
        <w:t xml:space="preserve"> experimental data than the conventional statistical methods</w:t>
      </w:r>
      <w:r w:rsidR="00C63C67">
        <w:t>.</w:t>
      </w:r>
      <w:r w:rsidRPr="00AF0E94">
        <w:t xml:space="preserve"> Therefore, future efforts to derive CNDCs should utilize the </w:t>
      </w:r>
      <w:proofErr w:type="gramStart"/>
      <w:r>
        <w:t>partially-pooled</w:t>
      </w:r>
      <w:proofErr w:type="gramEnd"/>
      <w:r>
        <w:t xml:space="preserve"> </w:t>
      </w:r>
      <w:r w:rsidRPr="00AF0E94">
        <w:t>hierarchical Bayesian framework whenever possible.</w:t>
      </w:r>
      <w:r w:rsidR="00C63C67">
        <w:t xml:space="preserve"> </w:t>
      </w:r>
      <w:r w:rsidRPr="00AF0E94">
        <w:t>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w:t>
      </w:r>
      <w:proofErr w:type="spellStart"/>
      <w:r w:rsidRPr="00AF0E94">
        <w:t>CNUtEC</w:t>
      </w:r>
      <w:proofErr w:type="spellEnd"/>
      <w:r w:rsidRPr="00AF0E94">
        <w:t xml:space="preserve">.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372AF9">
      <w:r>
        <w:br w:type="page"/>
      </w:r>
    </w:p>
    <w:p w14:paraId="6C8A5F8F" w14:textId="797988F6" w:rsidR="00946278" w:rsidRDefault="00946278" w:rsidP="00946278">
      <w:pPr>
        <w:pStyle w:val="Heading1"/>
        <w:ind w:left="432" w:hanging="432"/>
      </w:pPr>
      <w:r>
        <w:lastRenderedPageBreak/>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Heading1"/>
        <w:ind w:left="432" w:hanging="432"/>
      </w:pPr>
      <w:r>
        <w:lastRenderedPageBreak/>
        <w:t>References</w:t>
      </w:r>
    </w:p>
    <w:p w14:paraId="3DA7E0D5" w14:textId="77777777" w:rsidR="009F018B" w:rsidRPr="00750F93" w:rsidRDefault="009F018B" w:rsidP="00750F93">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750F93">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750F93" w:rsidRDefault="009F018B" w:rsidP="00750F93">
      <w:pPr>
        <w:pStyle w:val="EndNoteBibliography"/>
        <w:spacing w:after="0"/>
        <w:ind w:left="720" w:hanging="720"/>
        <w:rPr>
          <w:noProof/>
        </w:rPr>
      </w:pPr>
      <w:r w:rsidRPr="00750F93">
        <w:rPr>
          <w:noProof/>
        </w:rPr>
        <w:t xml:space="preserve">Barraclough, P.B., J.R. Howarth, J. Jones, R. Lopez-Bellido, S. Parmar, C.E. Shepherd, and M.J. Hawkesford. (2010). Nitrogen Efficiency of Wheat: Genotypic and Environmental Variation and Prospects for Improvement. </w:t>
      </w:r>
      <w:r w:rsidRPr="00750F93">
        <w:rPr>
          <w:i/>
          <w:noProof/>
        </w:rPr>
        <w:t>Eur. J. Agron., 33</w:t>
      </w:r>
      <w:r w:rsidRPr="00750F93">
        <w:rPr>
          <w:noProof/>
        </w:rPr>
        <w:t xml:space="preserve">(1), 1-11. </w:t>
      </w:r>
      <w:r w:rsidRPr="009F018B">
        <w:rPr>
          <w:noProof/>
        </w:rPr>
        <w:t>https://doi.org/10.1016/j.eja.2010.01.005</w:t>
      </w:r>
      <w:r w:rsidRPr="00750F93">
        <w:rPr>
          <w:noProof/>
        </w:rPr>
        <w:t>.</w:t>
      </w:r>
    </w:p>
    <w:p w14:paraId="59F8A167" w14:textId="77777777" w:rsidR="009F018B" w:rsidRPr="00750F93" w:rsidRDefault="009F018B" w:rsidP="00750F93">
      <w:pPr>
        <w:pStyle w:val="EndNoteBibliography"/>
        <w:spacing w:after="0"/>
        <w:ind w:left="720" w:hanging="720"/>
        <w:rPr>
          <w:noProof/>
        </w:rPr>
      </w:pPr>
      <w:r w:rsidRPr="00750F93">
        <w:rPr>
          <w:noProof/>
        </w:rPr>
        <w:t xml:space="preserve">Bates, D.M. (2010). </w:t>
      </w:r>
      <w:r w:rsidRPr="00750F93">
        <w:rPr>
          <w:i/>
          <w:noProof/>
        </w:rPr>
        <w:t>Lme4: Mixed-Effects Modeling with R</w:t>
      </w:r>
      <w:r w:rsidRPr="00750F93">
        <w:rPr>
          <w:noProof/>
        </w:rPr>
        <w:t>.</w:t>
      </w:r>
    </w:p>
    <w:p w14:paraId="3254CA3B"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750F93">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750F93">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750F93">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750F93">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750F93">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750F93">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750F93">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750F93">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750F93">
      <w:pPr>
        <w:pStyle w:val="EndNoteBibliography"/>
        <w:spacing w:after="0"/>
        <w:ind w:left="720" w:hanging="720"/>
        <w:rPr>
          <w:noProof/>
        </w:rPr>
      </w:pPr>
      <w:r w:rsidRPr="00750F93">
        <w:rPr>
          <w:noProof/>
        </w:rPr>
        <w:lastRenderedPageBreak/>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750F93">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750F93">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0785BE5E" w:rsidR="009F018B" w:rsidRDefault="009F018B" w:rsidP="00750F93">
      <w:pPr>
        <w:pStyle w:val="EndNoteBibliography"/>
        <w:spacing w:after="0"/>
        <w:ind w:left="720" w:hanging="720"/>
        <w:rPr>
          <w:ins w:id="1749" w:author="Brian Bohman" w:date="2022-11-10T20:52:00Z"/>
          <w:noProof/>
        </w:rPr>
      </w:pPr>
      <w:r w:rsidRPr="00750F93">
        <w:rPr>
          <w:noProof/>
        </w:rPr>
        <w:t xml:space="preserve">Ciampitti, I.A., J. Fernandez, S. Tamagno, B. Zhao, G. Lemaire, and D. Makowski. (2021). Does the Critical N Dilution Curve for Maize Crop Vary across Genotype X Environment X Management Scenarios? - a Bayesian Analysis. </w:t>
      </w:r>
      <w:r w:rsidRPr="00750F93">
        <w:rPr>
          <w:i/>
          <w:noProof/>
        </w:rPr>
        <w:t>Eur. J. Agron., 123</w:t>
      </w:r>
      <w:r w:rsidRPr="00750F93">
        <w:rPr>
          <w:noProof/>
        </w:rPr>
        <w:t xml:space="preserve">, 126202. </w:t>
      </w:r>
      <w:ins w:id="1750" w:author="Brian Bohman" w:date="2022-11-10T20:52:00Z">
        <w:r w:rsidR="00383ADD">
          <w:rPr>
            <w:noProof/>
          </w:rPr>
          <w:fldChar w:fldCharType="begin"/>
        </w:r>
        <w:r w:rsidR="00383ADD">
          <w:rPr>
            <w:noProof/>
          </w:rPr>
          <w:instrText xml:space="preserve"> HYPERLINK "</w:instrText>
        </w:r>
      </w:ins>
      <w:r w:rsidR="00383ADD" w:rsidRPr="009F018B">
        <w:rPr>
          <w:noProof/>
        </w:rPr>
        <w:instrText>https://doi.org/10.1016/j.eja.2020.126202</w:instrText>
      </w:r>
      <w:ins w:id="1751" w:author="Brian Bohman" w:date="2022-11-10T20:52:00Z">
        <w:r w:rsidR="00383ADD">
          <w:rPr>
            <w:noProof/>
          </w:rPr>
          <w:instrText xml:space="preserve">" </w:instrText>
        </w:r>
        <w:r w:rsidR="00383ADD">
          <w:rPr>
            <w:noProof/>
          </w:rPr>
          <w:fldChar w:fldCharType="separate"/>
        </w:r>
      </w:ins>
      <w:r w:rsidR="00383ADD" w:rsidRPr="0065131F">
        <w:rPr>
          <w:rStyle w:val="Hyperlink"/>
          <w:noProof/>
        </w:rPr>
        <w:t>https://doi.org/10.1016/j.eja.2020.126202</w:t>
      </w:r>
      <w:ins w:id="1752" w:author="Brian Bohman" w:date="2022-11-10T20:52:00Z">
        <w:r w:rsidR="00383ADD">
          <w:rPr>
            <w:noProof/>
          </w:rPr>
          <w:fldChar w:fldCharType="end"/>
        </w:r>
      </w:ins>
      <w:r w:rsidRPr="00750F93">
        <w:rPr>
          <w:noProof/>
        </w:rPr>
        <w:t>.</w:t>
      </w:r>
    </w:p>
    <w:p w14:paraId="1FBEB90E" w14:textId="7BB0175A" w:rsidR="00383ADD" w:rsidRPr="00750F93" w:rsidRDefault="00383ADD" w:rsidP="00750F93">
      <w:pPr>
        <w:pStyle w:val="EndNoteBibliography"/>
        <w:spacing w:after="0"/>
        <w:ind w:left="720" w:hanging="720"/>
        <w:rPr>
          <w:noProof/>
        </w:rPr>
      </w:pPr>
      <w:ins w:id="1753" w:author="Brian Bohman" w:date="2022-11-10T20:52:00Z">
        <w:r w:rsidRPr="00383ADD">
          <w:rPr>
            <w:noProof/>
          </w:rPr>
          <w:t xml:space="preserve">Ciampitti, I., E. van Versendaal, J.F. Rybecky, J. Lacasa, J. Fernandez, D. Makowski, and G. Lemaire. (2022). A Global Dataset to Parametrize Critical Nitrogen Dilution Curves for Major Crop Species. </w:t>
        </w:r>
        <w:r w:rsidRPr="00383ADD">
          <w:rPr>
            <w:i/>
            <w:iCs/>
            <w:noProof/>
            <w:rPrChange w:id="1754" w:author="Brian Bohman" w:date="2022-11-10T20:52:00Z">
              <w:rPr>
                <w:noProof/>
              </w:rPr>
            </w:rPrChange>
          </w:rPr>
          <w:t>Sci</w:t>
        </w:r>
        <w:r>
          <w:rPr>
            <w:i/>
            <w:iCs/>
            <w:noProof/>
          </w:rPr>
          <w:t>.</w:t>
        </w:r>
        <w:r w:rsidRPr="00383ADD">
          <w:rPr>
            <w:i/>
            <w:iCs/>
            <w:noProof/>
            <w:rPrChange w:id="1755" w:author="Brian Bohman" w:date="2022-11-10T20:52:00Z">
              <w:rPr>
                <w:noProof/>
              </w:rPr>
            </w:rPrChange>
          </w:rPr>
          <w:t xml:space="preserve"> Data</w:t>
        </w:r>
        <w:r w:rsidRPr="00383ADD">
          <w:rPr>
            <w:noProof/>
          </w:rPr>
          <w:t>, 9(1), 277. https://doi.org/10.1038/s41597-022-01395-2.</w:t>
        </w:r>
      </w:ins>
    </w:p>
    <w:p w14:paraId="43062DE0" w14:textId="77777777" w:rsidR="009F018B" w:rsidRPr="00750F93" w:rsidRDefault="009F018B" w:rsidP="00750F93">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750F93">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750F93">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750F93">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750F93">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5B3BE6E1" w:rsidR="009F018B" w:rsidRDefault="009F018B" w:rsidP="00750F93">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hyperlink r:id="rId21" w:history="1">
        <w:r w:rsidR="004D5DFF" w:rsidRPr="00651617">
          <w:rPr>
            <w:rStyle w:val="Hyperlink"/>
            <w:noProof/>
          </w:rPr>
          <w:t>https://doi.org/10.1016/j.eja.2021.126380</w:t>
        </w:r>
      </w:hyperlink>
      <w:r w:rsidRPr="00750F93">
        <w:rPr>
          <w:noProof/>
        </w:rPr>
        <w:t>.</w:t>
      </w:r>
    </w:p>
    <w:p w14:paraId="23100B17" w14:textId="41796813" w:rsidR="004D5DFF" w:rsidRPr="00750F93" w:rsidRDefault="004D5DFF" w:rsidP="00750F93">
      <w:pPr>
        <w:pStyle w:val="EndNoteBibliography"/>
        <w:spacing w:after="0"/>
        <w:ind w:left="720" w:hanging="720"/>
        <w:rPr>
          <w:noProof/>
        </w:rPr>
      </w:pPr>
      <w:r w:rsidRPr="004D5DFF">
        <w:rPr>
          <w:noProof/>
          <w:lang w:bidi="en-US"/>
        </w:rPr>
        <w:t xml:space="preserve">Fernandez, J.A., E. van Versendaal, J. Lacasa, D. Makowski, G. Lemaire, and I.A. Ciampitti. (2022). Dataset Characteristics for the Determination of Critical Nitrogen Dilution Curves: From Past to New Guidelines. </w:t>
      </w:r>
      <w:r w:rsidRPr="004D5DFF">
        <w:rPr>
          <w:i/>
          <w:iCs/>
          <w:noProof/>
          <w:lang w:bidi="en-US"/>
        </w:rPr>
        <w:t>Eur. J. Agron., 139</w:t>
      </w:r>
      <w:r w:rsidRPr="004D5DFF">
        <w:rPr>
          <w:noProof/>
          <w:lang w:bidi="en-US"/>
        </w:rPr>
        <w:t xml:space="preserve">, 126568. </w:t>
      </w:r>
      <w:hyperlink r:id="rId22" w:history="1">
        <w:r w:rsidRPr="004D5DFF">
          <w:rPr>
            <w:rStyle w:val="Hyperlink"/>
            <w:noProof/>
            <w:lang w:bidi="en-US"/>
          </w:rPr>
          <w:t>https://doi.org/10.1016/j.eja.2022.126568.</w:t>
        </w:r>
      </w:hyperlink>
    </w:p>
    <w:p w14:paraId="0F871F7D" w14:textId="77777777" w:rsidR="009F018B" w:rsidRPr="00750F93" w:rsidRDefault="009F018B" w:rsidP="00750F93">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750F93">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750F93">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w:t>
      </w:r>
      <w:r w:rsidRPr="00750F93">
        <w:rPr>
          <w:noProof/>
        </w:rPr>
        <w:lastRenderedPageBreak/>
        <w:t xml:space="preserve">J.E. Nielsen, G. Partyka, S. Pawson, W. Putman, M. Rienecker, S.D. Schubert, M. Sienkiewicz, and B. Zhao. (2017). The Modern-Era Retrospective Analysis for Research 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750F93">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750F93">
      <w:pPr>
        <w:pStyle w:val="EndNoteBibliography"/>
        <w:spacing w:after="0"/>
        <w:ind w:left="720" w:hanging="720"/>
        <w:rPr>
          <w:noProof/>
        </w:rPr>
      </w:pPr>
      <w:r w:rsidRPr="00750F93">
        <w:rPr>
          <w:noProof/>
        </w:rPr>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750F93">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750F93">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750F93">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750F93">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750F93">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750F93">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750F93">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750F93">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750F93">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750F93">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750F93">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750F93">
      <w:pPr>
        <w:pStyle w:val="EndNoteBibliography"/>
        <w:spacing w:after="0"/>
        <w:ind w:left="720" w:hanging="720"/>
        <w:rPr>
          <w:noProof/>
        </w:rPr>
      </w:pPr>
      <w:r w:rsidRPr="00750F93">
        <w:rPr>
          <w:noProof/>
        </w:rPr>
        <w:lastRenderedPageBreak/>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750F93">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750F93">
      <w:pPr>
        <w:pStyle w:val="EndNoteBibliography"/>
        <w:spacing w:after="0"/>
        <w:ind w:left="720" w:hanging="720"/>
        <w:rPr>
          <w:noProof/>
        </w:rPr>
      </w:pPr>
      <w:r w:rsidRPr="00750F93">
        <w:rPr>
          <w:noProof/>
        </w:rPr>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750F93">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750F93">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750F93">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750F93">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750F93">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750F93">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750F93" w:rsidRDefault="009F018B" w:rsidP="00750F93">
      <w:pPr>
        <w:pStyle w:val="EndNoteBibliography"/>
        <w:spacing w:after="0"/>
        <w:ind w:left="720" w:hanging="720"/>
        <w:rPr>
          <w:noProof/>
        </w:rPr>
      </w:pPr>
      <w:r w:rsidRPr="00750F93">
        <w:rPr>
          <w:noProof/>
        </w:rPr>
        <w:t xml:space="preserve">Makowski, D., B. Zhao, S.T. Ata-Ul-Karim, and G. Lemaire. (2020). Analyzing Uncertainty in Critical Nitrogen Dilution Curves. </w:t>
      </w:r>
      <w:r w:rsidRPr="00750F93">
        <w:rPr>
          <w:i/>
          <w:noProof/>
        </w:rPr>
        <w:t>Eur. J. Agron., 118</w:t>
      </w:r>
      <w:r w:rsidRPr="00750F93">
        <w:rPr>
          <w:noProof/>
        </w:rPr>
        <w:t xml:space="preserve">. </w:t>
      </w:r>
      <w:r w:rsidRPr="009F018B">
        <w:rPr>
          <w:noProof/>
        </w:rPr>
        <w:t>https://doi.org/10.1016/j.eja.2020.126076</w:t>
      </w:r>
      <w:r w:rsidRPr="00750F93">
        <w:rPr>
          <w:noProof/>
        </w:rPr>
        <w:t>.</w:t>
      </w:r>
    </w:p>
    <w:p w14:paraId="239B24B0" w14:textId="77777777" w:rsidR="009F018B" w:rsidRPr="00750F93" w:rsidRDefault="009F018B" w:rsidP="00750F93">
      <w:pPr>
        <w:pStyle w:val="EndNoteBibliography"/>
        <w:spacing w:after="0"/>
        <w:ind w:left="720" w:hanging="720"/>
        <w:rPr>
          <w:noProof/>
        </w:rPr>
      </w:pPr>
      <w:r w:rsidRPr="00750F93">
        <w:rPr>
          <w:noProof/>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750F93">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750F93">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750F93">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750F93">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554C7D34" w14:textId="77777777" w:rsidR="009F018B" w:rsidRPr="00750F93" w:rsidRDefault="009F018B" w:rsidP="00750F93">
      <w:pPr>
        <w:pStyle w:val="EndNoteBibliography"/>
        <w:spacing w:after="0"/>
        <w:ind w:left="720" w:hanging="720"/>
        <w:rPr>
          <w:noProof/>
        </w:rPr>
      </w:pPr>
      <w:r w:rsidRPr="00750F93">
        <w:rPr>
          <w:noProof/>
        </w:rPr>
        <w:lastRenderedPageBreak/>
        <w:t xml:space="preserve">Nigon, T.J., C. Yang, D.J. Mulla, and D.E. Kaiser. (2019). Computing Uncertainty in the Optimum Nitrogen Rate Using a Generalized Cost Function. </w:t>
      </w:r>
      <w:r w:rsidRPr="00750F93">
        <w:rPr>
          <w:i/>
          <w:noProof/>
        </w:rPr>
        <w:t>Comput. Electron. Agric., 167</w:t>
      </w:r>
      <w:r w:rsidRPr="00750F93">
        <w:rPr>
          <w:noProof/>
        </w:rPr>
        <w:t xml:space="preserve">, 105030. </w:t>
      </w:r>
      <w:r w:rsidRPr="009F018B">
        <w:rPr>
          <w:noProof/>
        </w:rPr>
        <w:t>https://doi.org/10.1016/j.compag.2019.105030</w:t>
      </w:r>
      <w:r w:rsidRPr="00750F93">
        <w:rPr>
          <w:noProof/>
        </w:rPr>
        <w:t>.</w:t>
      </w:r>
    </w:p>
    <w:p w14:paraId="726C179E" w14:textId="77777777" w:rsidR="009F018B" w:rsidRPr="00750F93" w:rsidRDefault="009F018B" w:rsidP="00750F93">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t>https://seedcert.oregonstate.edu/sites/seedcert.oregonstate.edu/files/potato_varietyratingkey.pdf</w:t>
      </w:r>
    </w:p>
    <w:p w14:paraId="37D2FF89" w14:textId="77777777" w:rsidR="009F018B" w:rsidRPr="00750F93" w:rsidRDefault="009F018B" w:rsidP="00750F93">
      <w:pPr>
        <w:pStyle w:val="EndNoteBibliography"/>
        <w:spacing w:after="0"/>
        <w:ind w:left="720" w:hanging="720"/>
        <w:rPr>
          <w:noProof/>
        </w:rPr>
      </w:pPr>
      <w:r w:rsidRPr="00750F93">
        <w:rPr>
          <w:noProof/>
        </w:rPr>
        <w:t xml:space="preserve">Plénet, D., and G. Lemaire. (2000).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750F93">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750F93">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750F93">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750F93">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750F93">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750F93">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750F93">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750F93">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750F93">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750F93">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750F93">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750F93">
      <w:pPr>
        <w:pStyle w:val="EndNoteBibliography"/>
        <w:spacing w:after="0"/>
        <w:ind w:left="720" w:hanging="720"/>
        <w:rPr>
          <w:noProof/>
        </w:rPr>
      </w:pPr>
      <w:r w:rsidRPr="00750F93">
        <w:rPr>
          <w:noProof/>
        </w:rPr>
        <w:lastRenderedPageBreak/>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750F93">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750F93">
      <w:pPr>
        <w:pStyle w:val="EndNoteBibliography"/>
        <w:spacing w:after="0"/>
        <w:ind w:left="720" w:hanging="720"/>
        <w:rPr>
          <w:noProof/>
        </w:rPr>
      </w:pPr>
      <w:r w:rsidRPr="00750F93">
        <w:rPr>
          <w:noProof/>
        </w:rPr>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750F93">
      <w:pPr>
        <w:pStyle w:val="EndNoteBibliography"/>
        <w:spacing w:after="0"/>
        <w:ind w:left="720" w:hanging="720"/>
        <w:rPr>
          <w:noProof/>
        </w:rPr>
      </w:pPr>
      <w:r w:rsidRPr="00750F93">
        <w:rPr>
          <w:noProof/>
        </w:rPr>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750F93">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750F93">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750F93">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750F93">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750F93">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750F93">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750F93">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750F93">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23B6E9F1" w:rsidR="009F018B" w:rsidRDefault="009F018B" w:rsidP="00750F93">
      <w:pPr>
        <w:pStyle w:val="EndNoteBibliography"/>
        <w:spacing w:after="0"/>
        <w:ind w:left="720" w:hanging="720"/>
        <w:rPr>
          <w:ins w:id="1756" w:author="Brian Bohman" w:date="2022-11-10T19:22:00Z"/>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ins w:id="1757" w:author="Brian Bohman" w:date="2022-11-10T19:22:00Z">
        <w:r w:rsidR="00885E46">
          <w:rPr>
            <w:noProof/>
          </w:rPr>
          <w:fldChar w:fldCharType="begin"/>
        </w:r>
        <w:r w:rsidR="00885E46">
          <w:rPr>
            <w:noProof/>
          </w:rPr>
          <w:instrText xml:space="preserve"> HYPERLINK "</w:instrText>
        </w:r>
      </w:ins>
      <w:r w:rsidR="00885E46" w:rsidRPr="009F018B">
        <w:rPr>
          <w:noProof/>
        </w:rPr>
        <w:instrText>https://doi.org/10.1007/BF02359305</w:instrText>
      </w:r>
      <w:ins w:id="1758" w:author="Brian Bohman" w:date="2022-11-10T19:22:00Z">
        <w:r w:rsidR="00885E46">
          <w:rPr>
            <w:noProof/>
          </w:rPr>
          <w:instrText xml:space="preserve">" </w:instrText>
        </w:r>
        <w:r w:rsidR="00885E46">
          <w:rPr>
            <w:noProof/>
          </w:rPr>
          <w:fldChar w:fldCharType="separate"/>
        </w:r>
      </w:ins>
      <w:r w:rsidR="00885E46" w:rsidRPr="0065131F">
        <w:rPr>
          <w:rStyle w:val="Hyperlink"/>
          <w:noProof/>
        </w:rPr>
        <w:t>https://doi.org/10.1007/BF02359305</w:t>
      </w:r>
      <w:ins w:id="1759" w:author="Brian Bohman" w:date="2022-11-10T19:22:00Z">
        <w:r w:rsidR="00885E46">
          <w:rPr>
            <w:noProof/>
          </w:rPr>
          <w:fldChar w:fldCharType="end"/>
        </w:r>
      </w:ins>
      <w:r w:rsidRPr="00750F93">
        <w:rPr>
          <w:noProof/>
        </w:rPr>
        <w:t>.</w:t>
      </w:r>
    </w:p>
    <w:p w14:paraId="649CFCD8" w14:textId="5A4A00DC" w:rsidR="00885E46" w:rsidRPr="00750F93" w:rsidRDefault="00885E46" w:rsidP="00750F93">
      <w:pPr>
        <w:pStyle w:val="EndNoteBibliography"/>
        <w:spacing w:after="0"/>
        <w:ind w:left="720" w:hanging="720"/>
        <w:rPr>
          <w:noProof/>
        </w:rPr>
      </w:pPr>
      <w:ins w:id="1760" w:author="Brian Bohman" w:date="2022-11-10T19:22:00Z">
        <w:r w:rsidRPr="00885E46">
          <w:rPr>
            <w:noProof/>
            <w:lang w:bidi="en-US"/>
          </w:rPr>
          <w:t>Vehtari, A., A. Gelman, D. Simpson, B. Carpenter, and P.-C. Bürkner. (2021). Rank-Normalization, Folding, and Localization: An Improved R-Hat for Assessing Convergence of M</w:t>
        </w:r>
        <w:r>
          <w:rPr>
            <w:noProof/>
            <w:lang w:bidi="en-US"/>
          </w:rPr>
          <w:t>CMC</w:t>
        </w:r>
        <w:r w:rsidRPr="00885E46">
          <w:rPr>
            <w:noProof/>
            <w:lang w:bidi="en-US"/>
          </w:rPr>
          <w:t xml:space="preserve"> (with Discussion). </w:t>
        </w:r>
        <w:r w:rsidRPr="00885E46">
          <w:rPr>
            <w:i/>
            <w:iCs/>
            <w:noProof/>
            <w:lang w:bidi="en-US"/>
          </w:rPr>
          <w:t>Bayesian Anal., 16</w:t>
        </w:r>
        <w:r w:rsidRPr="00885E46">
          <w:rPr>
            <w:noProof/>
            <w:lang w:bidi="en-US"/>
          </w:rPr>
          <w:t xml:space="preserve">(2), 667-718. </w:t>
        </w:r>
        <w:r w:rsidRPr="00885E46">
          <w:rPr>
            <w:noProof/>
            <w:lang w:bidi="en-US"/>
          </w:rPr>
          <w:fldChar w:fldCharType="begin"/>
        </w:r>
        <w:r w:rsidRPr="00885E46">
          <w:rPr>
            <w:noProof/>
            <w:lang w:bidi="en-US"/>
          </w:rPr>
          <w:instrText>HYPERLINK "https://doi.org/10.1214/20-BA1221."</w:instrText>
        </w:r>
        <w:r w:rsidRPr="00885E46">
          <w:rPr>
            <w:noProof/>
            <w:lang w:bidi="en-US"/>
          </w:rPr>
        </w:r>
        <w:r w:rsidRPr="00885E46">
          <w:rPr>
            <w:noProof/>
            <w:lang w:bidi="en-US"/>
          </w:rPr>
          <w:fldChar w:fldCharType="separate"/>
        </w:r>
        <w:r w:rsidRPr="00885E46">
          <w:rPr>
            <w:rStyle w:val="Hyperlink"/>
            <w:noProof/>
            <w:lang w:bidi="en-US"/>
          </w:rPr>
          <w:t>https://doi.org/10.1214/20-BA1221.</w:t>
        </w:r>
        <w:r w:rsidRPr="00885E46">
          <w:rPr>
            <w:noProof/>
          </w:rPr>
          <w:fldChar w:fldCharType="end"/>
        </w:r>
      </w:ins>
    </w:p>
    <w:p w14:paraId="1B52BDB1" w14:textId="77777777" w:rsidR="009F018B" w:rsidRPr="00750F93" w:rsidRDefault="009F018B" w:rsidP="00750F93">
      <w:pPr>
        <w:pStyle w:val="EndNoteBibliography"/>
        <w:spacing w:after="0"/>
        <w:ind w:left="720" w:hanging="720"/>
        <w:rPr>
          <w:noProof/>
        </w:rPr>
      </w:pPr>
      <w:r w:rsidRPr="00750F93">
        <w:rPr>
          <w:noProof/>
        </w:rPr>
        <w:lastRenderedPageBreak/>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750F93">
      <w:pPr>
        <w:pStyle w:val="EndNoteBibliography"/>
        <w:spacing w:after="0"/>
        <w:ind w:left="720" w:hanging="720"/>
        <w:rPr>
          <w:noProof/>
        </w:rPr>
      </w:pPr>
      <w:r w:rsidRPr="00750F93">
        <w:rPr>
          <w:noProof/>
        </w:rPr>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750F93">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066A29" w:rsidRDefault="00000000"/>
    <w:sectPr w:rsidR="00066A29" w:rsidSect="008970F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52593" w14:textId="77777777" w:rsidR="00D615E7" w:rsidRDefault="00D615E7">
      <w:r>
        <w:separator/>
      </w:r>
    </w:p>
  </w:endnote>
  <w:endnote w:type="continuationSeparator" w:id="0">
    <w:p w14:paraId="21AD2C9B" w14:textId="77777777" w:rsidR="00D615E7" w:rsidRDefault="00D61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46581B"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3562D" w14:textId="77777777" w:rsidR="00D615E7" w:rsidRDefault="00D615E7">
      <w:r>
        <w:separator/>
      </w:r>
    </w:p>
  </w:footnote>
  <w:footnote w:type="continuationSeparator" w:id="0">
    <w:p w14:paraId="7B32B904" w14:textId="77777777" w:rsidR="00D615E7" w:rsidRDefault="00D615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34860326">
    <w:abstractNumId w:val="10"/>
  </w:num>
  <w:num w:numId="2" w16cid:durableId="181018267">
    <w:abstractNumId w:val="14"/>
  </w:num>
  <w:num w:numId="3" w16cid:durableId="1110004302">
    <w:abstractNumId w:val="18"/>
  </w:num>
  <w:num w:numId="4" w16cid:durableId="780295541">
    <w:abstractNumId w:val="32"/>
  </w:num>
  <w:num w:numId="5" w16cid:durableId="1479031446">
    <w:abstractNumId w:val="27"/>
  </w:num>
  <w:num w:numId="6" w16cid:durableId="712460468">
    <w:abstractNumId w:val="15"/>
  </w:num>
  <w:num w:numId="7" w16cid:durableId="2370599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9461424">
    <w:abstractNumId w:val="35"/>
  </w:num>
  <w:num w:numId="9" w16cid:durableId="1336224113">
    <w:abstractNumId w:val="23"/>
  </w:num>
  <w:num w:numId="10" w16cid:durableId="888345467">
    <w:abstractNumId w:val="21"/>
  </w:num>
  <w:num w:numId="11" w16cid:durableId="1441292049">
    <w:abstractNumId w:val="30"/>
  </w:num>
  <w:num w:numId="12" w16cid:durableId="2058161396">
    <w:abstractNumId w:val="36"/>
  </w:num>
  <w:num w:numId="13" w16cid:durableId="649402470">
    <w:abstractNumId w:val="17"/>
  </w:num>
  <w:num w:numId="14" w16cid:durableId="1574003644">
    <w:abstractNumId w:val="28"/>
  </w:num>
  <w:num w:numId="15" w16cid:durableId="1191718930">
    <w:abstractNumId w:val="11"/>
  </w:num>
  <w:num w:numId="16" w16cid:durableId="2104915542">
    <w:abstractNumId w:val="34"/>
  </w:num>
  <w:num w:numId="17" w16cid:durableId="1981038067">
    <w:abstractNumId w:val="25"/>
  </w:num>
  <w:num w:numId="18" w16cid:durableId="1032194131">
    <w:abstractNumId w:val="16"/>
  </w:num>
  <w:num w:numId="19" w16cid:durableId="274555831">
    <w:abstractNumId w:val="24"/>
  </w:num>
  <w:num w:numId="20" w16cid:durableId="1227835877">
    <w:abstractNumId w:val="22"/>
  </w:num>
  <w:num w:numId="21" w16cid:durableId="211696388">
    <w:abstractNumId w:val="37"/>
  </w:num>
  <w:num w:numId="22" w16cid:durableId="700205492">
    <w:abstractNumId w:val="26"/>
  </w:num>
  <w:num w:numId="23" w16cid:durableId="1753428160">
    <w:abstractNumId w:val="13"/>
  </w:num>
  <w:num w:numId="24" w16cid:durableId="625157820">
    <w:abstractNumId w:val="0"/>
  </w:num>
  <w:num w:numId="25" w16cid:durableId="1324360113">
    <w:abstractNumId w:val="1"/>
  </w:num>
  <w:num w:numId="26" w16cid:durableId="1383017559">
    <w:abstractNumId w:val="2"/>
  </w:num>
  <w:num w:numId="27" w16cid:durableId="719745088">
    <w:abstractNumId w:val="3"/>
  </w:num>
  <w:num w:numId="28" w16cid:durableId="1468283393">
    <w:abstractNumId w:val="8"/>
  </w:num>
  <w:num w:numId="29" w16cid:durableId="1097288459">
    <w:abstractNumId w:val="4"/>
  </w:num>
  <w:num w:numId="30" w16cid:durableId="426779348">
    <w:abstractNumId w:val="5"/>
  </w:num>
  <w:num w:numId="31" w16cid:durableId="1471821892">
    <w:abstractNumId w:val="6"/>
  </w:num>
  <w:num w:numId="32" w16cid:durableId="1695812295">
    <w:abstractNumId w:val="7"/>
  </w:num>
  <w:num w:numId="33" w16cid:durableId="1050766720">
    <w:abstractNumId w:val="9"/>
  </w:num>
  <w:num w:numId="34" w16cid:durableId="1029721839">
    <w:abstractNumId w:val="33"/>
  </w:num>
  <w:num w:numId="35" w16cid:durableId="778914228">
    <w:abstractNumId w:val="31"/>
  </w:num>
  <w:num w:numId="36" w16cid:durableId="1092431111">
    <w:abstractNumId w:val="20"/>
  </w:num>
  <w:num w:numId="37" w16cid:durableId="706948002">
    <w:abstractNumId w:val="19"/>
  </w:num>
  <w:num w:numId="38" w16cid:durableId="545214771">
    <w:abstractNumId w:val="12"/>
  </w:num>
  <w:num w:numId="39" w16cid:durableId="207338460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Bohman">
    <w15:presenceInfo w15:providerId="Windows Live" w15:userId="2ec9490cdff18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46D3B"/>
    <w:rsid w:val="00061F79"/>
    <w:rsid w:val="00064433"/>
    <w:rsid w:val="00066CB4"/>
    <w:rsid w:val="000718FB"/>
    <w:rsid w:val="0007704D"/>
    <w:rsid w:val="00081C9A"/>
    <w:rsid w:val="0008378E"/>
    <w:rsid w:val="000974F1"/>
    <w:rsid w:val="0009771D"/>
    <w:rsid w:val="000A0899"/>
    <w:rsid w:val="000A5762"/>
    <w:rsid w:val="000A5CA6"/>
    <w:rsid w:val="000B09D6"/>
    <w:rsid w:val="000B1230"/>
    <w:rsid w:val="000B6500"/>
    <w:rsid w:val="000C19A9"/>
    <w:rsid w:val="000C5251"/>
    <w:rsid w:val="000C7056"/>
    <w:rsid w:val="000D581D"/>
    <w:rsid w:val="000E47C8"/>
    <w:rsid w:val="000E4A0E"/>
    <w:rsid w:val="000E5DCD"/>
    <w:rsid w:val="000E6490"/>
    <w:rsid w:val="000E7293"/>
    <w:rsid w:val="000F6620"/>
    <w:rsid w:val="00105151"/>
    <w:rsid w:val="00111407"/>
    <w:rsid w:val="00112DAC"/>
    <w:rsid w:val="0011672D"/>
    <w:rsid w:val="00116BCB"/>
    <w:rsid w:val="00120AF8"/>
    <w:rsid w:val="00125B23"/>
    <w:rsid w:val="0013514B"/>
    <w:rsid w:val="00144F82"/>
    <w:rsid w:val="00153674"/>
    <w:rsid w:val="0017417F"/>
    <w:rsid w:val="00181134"/>
    <w:rsid w:val="0018328D"/>
    <w:rsid w:val="00184852"/>
    <w:rsid w:val="00191D13"/>
    <w:rsid w:val="001A01AF"/>
    <w:rsid w:val="001B6350"/>
    <w:rsid w:val="001B72CC"/>
    <w:rsid w:val="001C0596"/>
    <w:rsid w:val="001C7871"/>
    <w:rsid w:val="001D6288"/>
    <w:rsid w:val="001E013C"/>
    <w:rsid w:val="001F012B"/>
    <w:rsid w:val="001F587F"/>
    <w:rsid w:val="0020590A"/>
    <w:rsid w:val="00212D4B"/>
    <w:rsid w:val="00216D38"/>
    <w:rsid w:val="00222A87"/>
    <w:rsid w:val="00223DC0"/>
    <w:rsid w:val="00223E63"/>
    <w:rsid w:val="00224233"/>
    <w:rsid w:val="00225993"/>
    <w:rsid w:val="0023142D"/>
    <w:rsid w:val="002414C4"/>
    <w:rsid w:val="002515EB"/>
    <w:rsid w:val="00252E56"/>
    <w:rsid w:val="00280D1F"/>
    <w:rsid w:val="00286115"/>
    <w:rsid w:val="0029650C"/>
    <w:rsid w:val="002966A1"/>
    <w:rsid w:val="00296C1E"/>
    <w:rsid w:val="002A32F1"/>
    <w:rsid w:val="002A3C65"/>
    <w:rsid w:val="002B5C12"/>
    <w:rsid w:val="002C3F48"/>
    <w:rsid w:val="002C3F97"/>
    <w:rsid w:val="002D23D3"/>
    <w:rsid w:val="002D426F"/>
    <w:rsid w:val="002E2D4C"/>
    <w:rsid w:val="002E537C"/>
    <w:rsid w:val="002E56C0"/>
    <w:rsid w:val="002F0DAD"/>
    <w:rsid w:val="00303446"/>
    <w:rsid w:val="00306F86"/>
    <w:rsid w:val="00321782"/>
    <w:rsid w:val="00324896"/>
    <w:rsid w:val="00326461"/>
    <w:rsid w:val="00330914"/>
    <w:rsid w:val="00343064"/>
    <w:rsid w:val="003432FE"/>
    <w:rsid w:val="003468DF"/>
    <w:rsid w:val="00350421"/>
    <w:rsid w:val="00353B04"/>
    <w:rsid w:val="00383ADD"/>
    <w:rsid w:val="00385299"/>
    <w:rsid w:val="0039496A"/>
    <w:rsid w:val="003967C2"/>
    <w:rsid w:val="003A5D1B"/>
    <w:rsid w:val="003B7504"/>
    <w:rsid w:val="003D37BF"/>
    <w:rsid w:val="003E1303"/>
    <w:rsid w:val="003E7BA7"/>
    <w:rsid w:val="003F1C56"/>
    <w:rsid w:val="003F407D"/>
    <w:rsid w:val="003F4A28"/>
    <w:rsid w:val="003F5A79"/>
    <w:rsid w:val="0040027D"/>
    <w:rsid w:val="00400A19"/>
    <w:rsid w:val="004016DB"/>
    <w:rsid w:val="00410B64"/>
    <w:rsid w:val="00412617"/>
    <w:rsid w:val="00423B7D"/>
    <w:rsid w:val="00424535"/>
    <w:rsid w:val="00436410"/>
    <w:rsid w:val="00444EE4"/>
    <w:rsid w:val="00457D24"/>
    <w:rsid w:val="0046581B"/>
    <w:rsid w:val="00472FF6"/>
    <w:rsid w:val="004825EC"/>
    <w:rsid w:val="004828B1"/>
    <w:rsid w:val="004861F8"/>
    <w:rsid w:val="004A6704"/>
    <w:rsid w:val="004A7CE2"/>
    <w:rsid w:val="004B1FB1"/>
    <w:rsid w:val="004B6F99"/>
    <w:rsid w:val="004C0BA2"/>
    <w:rsid w:val="004C1B1B"/>
    <w:rsid w:val="004C59E7"/>
    <w:rsid w:val="004D19C6"/>
    <w:rsid w:val="004D451E"/>
    <w:rsid w:val="004D503B"/>
    <w:rsid w:val="004D5DFF"/>
    <w:rsid w:val="004D7628"/>
    <w:rsid w:val="004D7813"/>
    <w:rsid w:val="004E2159"/>
    <w:rsid w:val="004F0A3F"/>
    <w:rsid w:val="004F6C95"/>
    <w:rsid w:val="0050094D"/>
    <w:rsid w:val="005018D7"/>
    <w:rsid w:val="005041BB"/>
    <w:rsid w:val="00505B92"/>
    <w:rsid w:val="00507D05"/>
    <w:rsid w:val="00507E2A"/>
    <w:rsid w:val="0051248F"/>
    <w:rsid w:val="00514B68"/>
    <w:rsid w:val="00517D47"/>
    <w:rsid w:val="00525F4C"/>
    <w:rsid w:val="005342B3"/>
    <w:rsid w:val="005351A2"/>
    <w:rsid w:val="00536E50"/>
    <w:rsid w:val="00542FF1"/>
    <w:rsid w:val="00543A63"/>
    <w:rsid w:val="00544173"/>
    <w:rsid w:val="00545BE6"/>
    <w:rsid w:val="005505A2"/>
    <w:rsid w:val="005748BA"/>
    <w:rsid w:val="00577892"/>
    <w:rsid w:val="00585017"/>
    <w:rsid w:val="00585A99"/>
    <w:rsid w:val="00587F3F"/>
    <w:rsid w:val="00590B44"/>
    <w:rsid w:val="0059237E"/>
    <w:rsid w:val="005A2040"/>
    <w:rsid w:val="005A6F4B"/>
    <w:rsid w:val="005A7595"/>
    <w:rsid w:val="005B4F1C"/>
    <w:rsid w:val="005C4DAD"/>
    <w:rsid w:val="005C5E18"/>
    <w:rsid w:val="005D640C"/>
    <w:rsid w:val="005D6D0B"/>
    <w:rsid w:val="005E2CC3"/>
    <w:rsid w:val="005E456B"/>
    <w:rsid w:val="005F2952"/>
    <w:rsid w:val="005F32EF"/>
    <w:rsid w:val="005F3646"/>
    <w:rsid w:val="00602B8E"/>
    <w:rsid w:val="006046C4"/>
    <w:rsid w:val="006049AC"/>
    <w:rsid w:val="0060609A"/>
    <w:rsid w:val="006119FE"/>
    <w:rsid w:val="006127E6"/>
    <w:rsid w:val="00623F79"/>
    <w:rsid w:val="00624264"/>
    <w:rsid w:val="0063398E"/>
    <w:rsid w:val="00637D21"/>
    <w:rsid w:val="006459A7"/>
    <w:rsid w:val="00654202"/>
    <w:rsid w:val="00654B19"/>
    <w:rsid w:val="00663697"/>
    <w:rsid w:val="00663AB8"/>
    <w:rsid w:val="00665A4E"/>
    <w:rsid w:val="0067128A"/>
    <w:rsid w:val="0067658D"/>
    <w:rsid w:val="006847D3"/>
    <w:rsid w:val="006938CD"/>
    <w:rsid w:val="00695159"/>
    <w:rsid w:val="00695FD9"/>
    <w:rsid w:val="00697EFE"/>
    <w:rsid w:val="006B20A6"/>
    <w:rsid w:val="006B446A"/>
    <w:rsid w:val="006B46C9"/>
    <w:rsid w:val="006B5AEB"/>
    <w:rsid w:val="006D2EEB"/>
    <w:rsid w:val="006E3DD3"/>
    <w:rsid w:val="006F0C13"/>
    <w:rsid w:val="006F4ADF"/>
    <w:rsid w:val="007005B6"/>
    <w:rsid w:val="00702D2A"/>
    <w:rsid w:val="00703016"/>
    <w:rsid w:val="00706E27"/>
    <w:rsid w:val="007169A2"/>
    <w:rsid w:val="0072323B"/>
    <w:rsid w:val="0073688C"/>
    <w:rsid w:val="00737BDD"/>
    <w:rsid w:val="0074157F"/>
    <w:rsid w:val="00742854"/>
    <w:rsid w:val="007443D0"/>
    <w:rsid w:val="007443D5"/>
    <w:rsid w:val="00746030"/>
    <w:rsid w:val="00753F2F"/>
    <w:rsid w:val="0076339F"/>
    <w:rsid w:val="00774DBB"/>
    <w:rsid w:val="00776D7D"/>
    <w:rsid w:val="00784705"/>
    <w:rsid w:val="00784ECC"/>
    <w:rsid w:val="007908E8"/>
    <w:rsid w:val="00790E2D"/>
    <w:rsid w:val="00792B55"/>
    <w:rsid w:val="00795419"/>
    <w:rsid w:val="00797554"/>
    <w:rsid w:val="007A16E1"/>
    <w:rsid w:val="007A2B6A"/>
    <w:rsid w:val="007A4470"/>
    <w:rsid w:val="007B63E7"/>
    <w:rsid w:val="007B6BAE"/>
    <w:rsid w:val="007B760E"/>
    <w:rsid w:val="007C35C7"/>
    <w:rsid w:val="007C69DD"/>
    <w:rsid w:val="007D1126"/>
    <w:rsid w:val="007E342B"/>
    <w:rsid w:val="007E7D9A"/>
    <w:rsid w:val="007F0D6C"/>
    <w:rsid w:val="007F1CBE"/>
    <w:rsid w:val="00804580"/>
    <w:rsid w:val="00806273"/>
    <w:rsid w:val="0080630B"/>
    <w:rsid w:val="00811B55"/>
    <w:rsid w:val="00812606"/>
    <w:rsid w:val="00815473"/>
    <w:rsid w:val="00820D0C"/>
    <w:rsid w:val="00823E8B"/>
    <w:rsid w:val="00833C2F"/>
    <w:rsid w:val="00850470"/>
    <w:rsid w:val="00852CBA"/>
    <w:rsid w:val="00852CBB"/>
    <w:rsid w:val="00852D1F"/>
    <w:rsid w:val="00862BC0"/>
    <w:rsid w:val="008743A9"/>
    <w:rsid w:val="00876A63"/>
    <w:rsid w:val="008811F4"/>
    <w:rsid w:val="00881F82"/>
    <w:rsid w:val="00885E46"/>
    <w:rsid w:val="008865E7"/>
    <w:rsid w:val="008A7333"/>
    <w:rsid w:val="008B3BDF"/>
    <w:rsid w:val="008B41A6"/>
    <w:rsid w:val="008C3CEA"/>
    <w:rsid w:val="008D49FC"/>
    <w:rsid w:val="008E21E7"/>
    <w:rsid w:val="009005E8"/>
    <w:rsid w:val="00901AFD"/>
    <w:rsid w:val="009027CE"/>
    <w:rsid w:val="009110E9"/>
    <w:rsid w:val="009132B4"/>
    <w:rsid w:val="00920E2F"/>
    <w:rsid w:val="00922028"/>
    <w:rsid w:val="00924D20"/>
    <w:rsid w:val="00927E63"/>
    <w:rsid w:val="0093066E"/>
    <w:rsid w:val="00932100"/>
    <w:rsid w:val="00934C34"/>
    <w:rsid w:val="00937716"/>
    <w:rsid w:val="00940DC4"/>
    <w:rsid w:val="009429D0"/>
    <w:rsid w:val="00945FF4"/>
    <w:rsid w:val="00946278"/>
    <w:rsid w:val="00950190"/>
    <w:rsid w:val="00954D7D"/>
    <w:rsid w:val="009551E3"/>
    <w:rsid w:val="0095688A"/>
    <w:rsid w:val="009569C7"/>
    <w:rsid w:val="00962406"/>
    <w:rsid w:val="00963568"/>
    <w:rsid w:val="009643F5"/>
    <w:rsid w:val="00965A4F"/>
    <w:rsid w:val="00965F52"/>
    <w:rsid w:val="009673A7"/>
    <w:rsid w:val="009679A6"/>
    <w:rsid w:val="00973619"/>
    <w:rsid w:val="009753E1"/>
    <w:rsid w:val="009835AF"/>
    <w:rsid w:val="0098471C"/>
    <w:rsid w:val="009853AD"/>
    <w:rsid w:val="0099515F"/>
    <w:rsid w:val="009B3D71"/>
    <w:rsid w:val="009B5B80"/>
    <w:rsid w:val="009C1AFB"/>
    <w:rsid w:val="009C2CB1"/>
    <w:rsid w:val="009C3EDE"/>
    <w:rsid w:val="009C7D9C"/>
    <w:rsid w:val="009E2E87"/>
    <w:rsid w:val="009F018B"/>
    <w:rsid w:val="009F5779"/>
    <w:rsid w:val="009F58DA"/>
    <w:rsid w:val="009F7C45"/>
    <w:rsid w:val="00A0029C"/>
    <w:rsid w:val="00A01551"/>
    <w:rsid w:val="00A03BBE"/>
    <w:rsid w:val="00A03FEB"/>
    <w:rsid w:val="00A06B52"/>
    <w:rsid w:val="00A1208E"/>
    <w:rsid w:val="00A122D8"/>
    <w:rsid w:val="00A13272"/>
    <w:rsid w:val="00A20465"/>
    <w:rsid w:val="00A21DED"/>
    <w:rsid w:val="00A31288"/>
    <w:rsid w:val="00A32D20"/>
    <w:rsid w:val="00A53E70"/>
    <w:rsid w:val="00A55245"/>
    <w:rsid w:val="00A65238"/>
    <w:rsid w:val="00A74381"/>
    <w:rsid w:val="00A83287"/>
    <w:rsid w:val="00AA6069"/>
    <w:rsid w:val="00AB0308"/>
    <w:rsid w:val="00AB1016"/>
    <w:rsid w:val="00AC2F10"/>
    <w:rsid w:val="00AC60F5"/>
    <w:rsid w:val="00AD0A30"/>
    <w:rsid w:val="00AD10AC"/>
    <w:rsid w:val="00AD2BE9"/>
    <w:rsid w:val="00AE1B45"/>
    <w:rsid w:val="00AE2D3D"/>
    <w:rsid w:val="00AE2E1E"/>
    <w:rsid w:val="00AE7076"/>
    <w:rsid w:val="00AF05EE"/>
    <w:rsid w:val="00AF0CB0"/>
    <w:rsid w:val="00AF2AC5"/>
    <w:rsid w:val="00AF4C52"/>
    <w:rsid w:val="00B0002D"/>
    <w:rsid w:val="00B12FDF"/>
    <w:rsid w:val="00B133CD"/>
    <w:rsid w:val="00B242EB"/>
    <w:rsid w:val="00B31100"/>
    <w:rsid w:val="00B31E08"/>
    <w:rsid w:val="00B3565E"/>
    <w:rsid w:val="00B374B0"/>
    <w:rsid w:val="00B42A13"/>
    <w:rsid w:val="00B4499C"/>
    <w:rsid w:val="00B5738C"/>
    <w:rsid w:val="00B6544A"/>
    <w:rsid w:val="00B7082B"/>
    <w:rsid w:val="00B70EDE"/>
    <w:rsid w:val="00B853DC"/>
    <w:rsid w:val="00B86DCB"/>
    <w:rsid w:val="00B900BE"/>
    <w:rsid w:val="00B955FA"/>
    <w:rsid w:val="00B977DA"/>
    <w:rsid w:val="00BA5E3F"/>
    <w:rsid w:val="00BA6A07"/>
    <w:rsid w:val="00BB169A"/>
    <w:rsid w:val="00BB4582"/>
    <w:rsid w:val="00BB6C07"/>
    <w:rsid w:val="00BB6CA0"/>
    <w:rsid w:val="00BC25EE"/>
    <w:rsid w:val="00BC431D"/>
    <w:rsid w:val="00BC5FB5"/>
    <w:rsid w:val="00BD77BD"/>
    <w:rsid w:val="00C21332"/>
    <w:rsid w:val="00C3586D"/>
    <w:rsid w:val="00C374AD"/>
    <w:rsid w:val="00C419D5"/>
    <w:rsid w:val="00C510A6"/>
    <w:rsid w:val="00C513D0"/>
    <w:rsid w:val="00C63C67"/>
    <w:rsid w:val="00C81696"/>
    <w:rsid w:val="00C83BF2"/>
    <w:rsid w:val="00C8596A"/>
    <w:rsid w:val="00C95E13"/>
    <w:rsid w:val="00C9603A"/>
    <w:rsid w:val="00C970FE"/>
    <w:rsid w:val="00CA3884"/>
    <w:rsid w:val="00CA3EA1"/>
    <w:rsid w:val="00CB34D7"/>
    <w:rsid w:val="00CC25F9"/>
    <w:rsid w:val="00CC7D91"/>
    <w:rsid w:val="00CE63B9"/>
    <w:rsid w:val="00CE7E87"/>
    <w:rsid w:val="00CF1726"/>
    <w:rsid w:val="00CF2DB4"/>
    <w:rsid w:val="00D0560E"/>
    <w:rsid w:val="00D162B8"/>
    <w:rsid w:val="00D17380"/>
    <w:rsid w:val="00D432EA"/>
    <w:rsid w:val="00D541AD"/>
    <w:rsid w:val="00D6124D"/>
    <w:rsid w:val="00D615E7"/>
    <w:rsid w:val="00D67B68"/>
    <w:rsid w:val="00D71FE9"/>
    <w:rsid w:val="00D7213F"/>
    <w:rsid w:val="00D74B79"/>
    <w:rsid w:val="00D754A2"/>
    <w:rsid w:val="00D76856"/>
    <w:rsid w:val="00D8677E"/>
    <w:rsid w:val="00D9278B"/>
    <w:rsid w:val="00D96179"/>
    <w:rsid w:val="00DA1A37"/>
    <w:rsid w:val="00DA3D38"/>
    <w:rsid w:val="00DB54D0"/>
    <w:rsid w:val="00DC0D4F"/>
    <w:rsid w:val="00DC2BA3"/>
    <w:rsid w:val="00DC3874"/>
    <w:rsid w:val="00DC3D5E"/>
    <w:rsid w:val="00DC4A95"/>
    <w:rsid w:val="00DC6A22"/>
    <w:rsid w:val="00DC704C"/>
    <w:rsid w:val="00DD4AAF"/>
    <w:rsid w:val="00DD544B"/>
    <w:rsid w:val="00DE0BD0"/>
    <w:rsid w:val="00DE1161"/>
    <w:rsid w:val="00DE5EF6"/>
    <w:rsid w:val="00DE787C"/>
    <w:rsid w:val="00DF46FF"/>
    <w:rsid w:val="00E0073C"/>
    <w:rsid w:val="00E016DD"/>
    <w:rsid w:val="00E02848"/>
    <w:rsid w:val="00E114A9"/>
    <w:rsid w:val="00E171CE"/>
    <w:rsid w:val="00E249A2"/>
    <w:rsid w:val="00E5347B"/>
    <w:rsid w:val="00E546CB"/>
    <w:rsid w:val="00E55815"/>
    <w:rsid w:val="00E564F7"/>
    <w:rsid w:val="00E62DC7"/>
    <w:rsid w:val="00E64D65"/>
    <w:rsid w:val="00E65C61"/>
    <w:rsid w:val="00E667BA"/>
    <w:rsid w:val="00E75632"/>
    <w:rsid w:val="00E75E6D"/>
    <w:rsid w:val="00E81087"/>
    <w:rsid w:val="00E82763"/>
    <w:rsid w:val="00E86B89"/>
    <w:rsid w:val="00E90CAF"/>
    <w:rsid w:val="00E9310B"/>
    <w:rsid w:val="00E94100"/>
    <w:rsid w:val="00EB0462"/>
    <w:rsid w:val="00EC1C49"/>
    <w:rsid w:val="00EC5D18"/>
    <w:rsid w:val="00EC6569"/>
    <w:rsid w:val="00EC66E0"/>
    <w:rsid w:val="00EE0FE9"/>
    <w:rsid w:val="00EE1EC0"/>
    <w:rsid w:val="00EE6035"/>
    <w:rsid w:val="00EF5EEC"/>
    <w:rsid w:val="00F03AB2"/>
    <w:rsid w:val="00F04D5B"/>
    <w:rsid w:val="00F06D63"/>
    <w:rsid w:val="00F07A1E"/>
    <w:rsid w:val="00F10CDB"/>
    <w:rsid w:val="00F12AE1"/>
    <w:rsid w:val="00F25858"/>
    <w:rsid w:val="00F32E63"/>
    <w:rsid w:val="00F34562"/>
    <w:rsid w:val="00F34AAD"/>
    <w:rsid w:val="00F374E0"/>
    <w:rsid w:val="00F51F34"/>
    <w:rsid w:val="00F52731"/>
    <w:rsid w:val="00F52C09"/>
    <w:rsid w:val="00F608C5"/>
    <w:rsid w:val="00F6285A"/>
    <w:rsid w:val="00F67F21"/>
    <w:rsid w:val="00F76DEF"/>
    <w:rsid w:val="00F9246B"/>
    <w:rsid w:val="00F93247"/>
    <w:rsid w:val="00F946E4"/>
    <w:rsid w:val="00F96FC4"/>
    <w:rsid w:val="00FB72B0"/>
    <w:rsid w:val="00FE4F89"/>
    <w:rsid w:val="00FF51C0"/>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i.org/10.1016/j.eja.2021.12638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bayesian-cndc-potato"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16/j.eja.2022.1265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C411-FC53-B34C-85C4-A2F2359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54</Pages>
  <Words>17194</Words>
  <Characters>98012</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166</cp:revision>
  <dcterms:created xsi:type="dcterms:W3CDTF">2021-12-19T16:25:00Z</dcterms:created>
  <dcterms:modified xsi:type="dcterms:W3CDTF">2022-11-11T03:43:00Z</dcterms:modified>
</cp:coreProperties>
</file>