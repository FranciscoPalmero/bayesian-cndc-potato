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1E8E7971"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9D6823">
        <w:t xml:space="preserve"> </w:t>
      </w:r>
      <w:r w:rsidR="003E4170">
        <w:rPr>
          <w:vertAlign w:val="superscript"/>
        </w:rPr>
        <w:t>3</w:t>
      </w:r>
      <w:r w:rsidR="003E4170">
        <w:t>,</w:t>
      </w:r>
      <w:r>
        <w:t xml:space="preserve"> </w:t>
      </w:r>
      <w:r w:rsidR="00F25C2C">
        <w:t xml:space="preserve">Fabian Fernandez </w:t>
      </w:r>
      <w:r w:rsidR="00F25C2C">
        <w:rPr>
          <w:vertAlign w:val="superscript"/>
        </w:rPr>
        <w:t>1</w:t>
      </w:r>
      <w:r w:rsidR="00F25C2C">
        <w:t xml:space="preserve">, </w:t>
      </w:r>
      <w:proofErr w:type="spellStart"/>
      <w:r w:rsidR="00F25C2C">
        <w:t>Yuxin</w:t>
      </w:r>
      <w:proofErr w:type="spellEnd"/>
      <w:r w:rsidR="00F25C2C">
        <w:t xml:space="preserve"> Miao </w:t>
      </w:r>
      <w:r w:rsidR="00F25C2C">
        <w:rPr>
          <w:vertAlign w:val="superscript"/>
        </w:rPr>
        <w:t>1</w:t>
      </w:r>
      <w:r w:rsidR="00F25C2C">
        <w:t xml:space="preserve">, </w:t>
      </w:r>
      <w:r>
        <w:t>David J. Mulla</w:t>
      </w:r>
      <w:r w:rsidR="009D6823">
        <w:t xml:space="preserve"> </w:t>
      </w:r>
      <w:r>
        <w:rPr>
          <w:vertAlign w:val="superscript"/>
        </w:rPr>
        <w:t>1</w:t>
      </w:r>
      <w:r w:rsidR="005342C2">
        <w:t>, and Carl J. Rosen</w:t>
      </w:r>
      <w:r w:rsidR="009D6823">
        <w:t xml:space="preserve"> </w:t>
      </w:r>
      <w:proofErr w:type="gramStart"/>
      <w:r w:rsidR="005342C2">
        <w:rPr>
          <w:vertAlign w:val="superscript"/>
        </w:rPr>
        <w:t>1</w:t>
      </w:r>
      <w:r w:rsidR="009D6823">
        <w:rPr>
          <w:vertAlign w:val="superscript"/>
        </w:rPr>
        <w:t>,</w:t>
      </w:r>
      <w:r w:rsidR="005342C2" w:rsidRPr="00203D21">
        <w:t>*</w:t>
      </w:r>
      <w:proofErr w:type="gramEnd"/>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3325A4DA"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w:t>
      </w:r>
      <w:ins w:id="0" w:author="D J Mulla" w:date="2021-07-21T16:42:00Z">
        <w:r w:rsidR="00982CFE">
          <w:rPr>
            <w:szCs w:val="18"/>
          </w:rPr>
          <w:t>s</w:t>
        </w:r>
      </w:ins>
      <w:r w:rsidR="008221CD">
        <w:rPr>
          <w:szCs w:val="18"/>
        </w:rPr>
        <w:t xml:space="preserv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ins w:id="1" w:author="D J Mulla" w:date="2021-07-21T16:42:00Z">
        <w:r w:rsidR="00982CFE">
          <w:rPr>
            <w:szCs w:val="18"/>
          </w:rPr>
          <w:t>s</w:t>
        </w:r>
      </w:ins>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w:t>
      </w:r>
      <w:ins w:id="2" w:author="D J Mulla" w:date="2021-07-21T16:42:00Z">
        <w:r w:rsidR="00982CFE">
          <w:rPr>
            <w:szCs w:val="18"/>
          </w:rPr>
          <w:t>,</w:t>
        </w:r>
      </w:ins>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 xml:space="preserve">the boundary values for the credible </w:t>
      </w:r>
      <w:commentRangeStart w:id="3"/>
      <w:r w:rsidR="00F505C8">
        <w:rPr>
          <w:szCs w:val="18"/>
        </w:rPr>
        <w:t>region</w:t>
      </w:r>
      <w:commentRangeEnd w:id="3"/>
      <w:r w:rsidR="00982CFE">
        <w:rPr>
          <w:rStyle w:val="CommentReference"/>
          <w:rFonts w:eastAsia="SimSun"/>
          <w:noProof/>
          <w:lang w:eastAsia="zh-CN" w:bidi="ar-SA"/>
        </w:rPr>
        <w:commentReference w:id="3"/>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should be used in subsequent calculations (e.g., N nutrition index) to propagate and account for</w:t>
      </w:r>
      <w:r w:rsidR="00480EAA">
        <w:rPr>
          <w:szCs w:val="18"/>
        </w:rPr>
        <w:t xml:space="preserve"> </w:t>
      </w:r>
      <w:r w:rsidR="00E65B5D">
        <w:rPr>
          <w:szCs w:val="18"/>
        </w:rPr>
        <w:t>uncertainty</w:t>
      </w:r>
      <w:r w:rsidR="002F1F43" w:rsidRPr="00982CFE">
        <w:rPr>
          <w:strike/>
          <w:szCs w:val="18"/>
          <w:rPrChange w:id="4" w:author="D J Mulla" w:date="2021-07-21T16:43:00Z">
            <w:rPr>
              <w:szCs w:val="18"/>
            </w:rPr>
          </w:rPrChange>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 xml:space="preserve">is subject to greater inferential </w:t>
      </w:r>
      <w:commentRangeStart w:id="5"/>
      <w:r w:rsidR="00F505C8">
        <w:rPr>
          <w:szCs w:val="18"/>
        </w:rPr>
        <w:t>bias</w:t>
      </w:r>
      <w:commentRangeEnd w:id="5"/>
      <w:r w:rsidR="00982CFE">
        <w:rPr>
          <w:rStyle w:val="CommentReference"/>
          <w:rFonts w:eastAsia="SimSun"/>
          <w:noProof/>
          <w:lang w:eastAsia="zh-CN" w:bidi="ar-SA"/>
        </w:rPr>
        <w:commentReference w:id="5"/>
      </w:r>
      <w:r w:rsidR="00F505C8">
        <w:rPr>
          <w:szCs w:val="18"/>
        </w:rPr>
        <w:t xml:space="preserve"> resulting from biased experimental datasets (i.e., unbalanced distribution of N limiting and non-N limiting observations) than the Bayesian hierarchical method. Overall, this study provide</w:t>
      </w:r>
      <w:r w:rsidR="008D3914">
        <w:rPr>
          <w:szCs w:val="18"/>
        </w:rPr>
        <w:t>s</w:t>
      </w:r>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w:t>
      </w:r>
      <w:commentRangeStart w:id="6"/>
      <w:r w:rsidR="002F1F43">
        <w:rPr>
          <w:szCs w:val="18"/>
        </w:rPr>
        <w:t>interactions</w:t>
      </w:r>
      <w:commentRangeEnd w:id="6"/>
      <w:r w:rsidR="00982CFE">
        <w:rPr>
          <w:rStyle w:val="CommentReference"/>
          <w:rFonts w:eastAsia="SimSun"/>
          <w:noProof/>
          <w:lang w:eastAsia="zh-CN" w:bidi="ar-SA"/>
        </w:rPr>
        <w:commentReference w:id="6"/>
      </w:r>
      <w:r w:rsidR="002F1F43">
        <w:rPr>
          <w:szCs w:val="18"/>
        </w:rPr>
        <w:t>.</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r>
        <w:t xml:space="preserve">Identifying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determine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commentRangeStart w:id="7"/>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commentRangeEnd w:id="7"/>
      <w:r w:rsidR="009713D9">
        <w:rPr>
          <w:rStyle w:val="CommentReference"/>
          <w:rFonts w:eastAsia="SimSun"/>
          <w:noProof/>
          <w:snapToGrid/>
          <w:lang w:eastAsia="zh-CN" w:bidi="ar-SA"/>
        </w:rPr>
        <w:commentReference w:id="7"/>
      </w:r>
      <w:r>
        <w:t>.</w:t>
      </w:r>
    </w:p>
    <w:p w14:paraId="73768126" w14:textId="16370564" w:rsidR="000B720A" w:rsidRDefault="00203D21" w:rsidP="00C35D39">
      <w:pPr>
        <w:pStyle w:val="MDPI31text"/>
      </w:pPr>
      <w:r>
        <w:t>The NNI approach is defined based on the allometric relationship of declining N concentration with increasing biomass, referred to as the critical N dilution curve [CNDC]</w:t>
      </w:r>
      <w:r w:rsidR="00686D0E">
        <w:t xml:space="preserve">, </w:t>
      </w:r>
      <w:r>
        <w:t xml:space="preserve">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 xml:space="preserve">below which relative growth rate </w:t>
      </w:r>
      <w:commentRangeStart w:id="8"/>
      <w:r>
        <w:t>is</w:t>
      </w:r>
      <w:commentRangeEnd w:id="8"/>
      <w:r w:rsidR="00737658">
        <w:rPr>
          <w:rStyle w:val="CommentReference"/>
          <w:rFonts w:eastAsia="SimSun"/>
          <w:noProof/>
          <w:snapToGrid/>
          <w:lang w:eastAsia="zh-CN" w:bidi="ar-SA"/>
        </w:rPr>
        <w:commentReference w:id="8"/>
      </w:r>
      <w:r>
        <w:t xml:space="preserve">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rsidR="00686D0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B720A" w14:paraId="60F76086" w14:textId="77777777" w:rsidTr="00343F4B">
        <w:tc>
          <w:tcPr>
            <w:tcW w:w="7428" w:type="dxa"/>
            <w:hideMark/>
          </w:tcPr>
          <w:p w14:paraId="257CE0A9" w14:textId="254A7221" w:rsidR="000B720A" w:rsidRPr="00A3029D" w:rsidRDefault="000B720A" w:rsidP="00343F4B">
            <w:pPr>
              <w:pStyle w:val="MDPI39equation"/>
            </w:pPr>
            <w:r>
              <w:t>%N</w:t>
            </w:r>
            <w:r>
              <w:rPr>
                <w:vertAlign w:val="subscript"/>
              </w:rPr>
              <w:t>c</w:t>
            </w:r>
            <w:r>
              <w:t xml:space="preserve"> = a W</w:t>
            </w:r>
            <w:r w:rsidRPr="00A33A19">
              <w:rPr>
                <w:vertAlign w:val="superscript"/>
              </w:rPr>
              <w:t>–b</w:t>
            </w:r>
          </w:p>
        </w:tc>
        <w:tc>
          <w:tcPr>
            <w:tcW w:w="431" w:type="dxa"/>
            <w:vAlign w:val="center"/>
            <w:hideMark/>
          </w:tcPr>
          <w:p w14:paraId="42C37F4C" w14:textId="3B98B0C0" w:rsidR="000B720A" w:rsidRDefault="000B720A" w:rsidP="00343F4B">
            <w:pPr>
              <w:pStyle w:val="MDPI3aequationnumber"/>
              <w:spacing w:line="260" w:lineRule="atLeast"/>
            </w:pPr>
            <w:r>
              <w:t>(</w:t>
            </w:r>
            <w:r w:rsidR="00686D0E">
              <w:t>1</w:t>
            </w:r>
            <w:r>
              <w:t>)</w:t>
            </w:r>
          </w:p>
        </w:tc>
      </w:tr>
    </w:tbl>
    <w:p w14:paraId="7526E80A" w14:textId="07EEEEC7" w:rsidR="00203D21" w:rsidRDefault="00203D21" w:rsidP="00C35D39">
      <w:pPr>
        <w:pStyle w:val="MDPI31text"/>
      </w:pPr>
      <w:r>
        <w:t>A robust theoretical framework has been developed to explain decline in N concentration as biomass increases, but the application of this theory is</w:t>
      </w:r>
      <w:r w:rsidR="000A2011">
        <w:t xml:space="preserve"> </w:t>
      </w:r>
      <w:proofErr w:type="gramStart"/>
      <w:r w:rsidR="00C5585E">
        <w:t xml:space="preserve">most </w:t>
      </w:r>
      <w:r w:rsidR="000A2011">
        <w:t>commonly</w:t>
      </w:r>
      <w:r>
        <w:t xml:space="preserve"> restricted</w:t>
      </w:r>
      <w:proofErr w:type="gramEnd"/>
      <w:r>
        <w:t xml:space="preserve">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w:t>
      </w:r>
      <w:r>
        <w:lastRenderedPageBreak/>
        <w:t xml:space="preserve">Dilution of N in vegetative tissue occurs in relationship to an increasing proportion </w:t>
      </w:r>
      <w:ins w:id="9" w:author="D J Mulla" w:date="2021-07-21T16:47:00Z">
        <w:r w:rsidR="00885EA5">
          <w:t xml:space="preserve">of </w:t>
        </w:r>
      </w:ins>
      <w:r>
        <w:t>structural biomass, with low N concentration, relative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4C5269F1" w:rsidR="009F4200" w:rsidRPr="009F4200" w:rsidRDefault="009436F2" w:rsidP="00C35D39">
      <w:pPr>
        <w:pStyle w:val="MDPI31text"/>
        <w:rPr>
          <w:strike/>
        </w:rPr>
      </w:pPr>
      <w:r>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observed that as an increasing proportion of biomass accumulates in tubers (i.e.</w:t>
      </w:r>
      <w:r w:rsidR="00686D0E">
        <w:t>,</w:t>
      </w:r>
      <w:r w:rsidR="00203D21">
        <w:t xml:space="preserve"> as harvest index increases), the rate of N decline with increasing biomass is also </w:t>
      </w:r>
      <w:commentRangeStart w:id="10"/>
      <w:r w:rsidR="00203D21">
        <w:t>increased</w:t>
      </w:r>
      <w:commentRangeEnd w:id="10"/>
      <w:r w:rsidR="00885EA5">
        <w:rPr>
          <w:rStyle w:val="CommentReference"/>
          <w:rFonts w:eastAsia="SimSun"/>
          <w:noProof/>
          <w:snapToGrid/>
          <w:lang w:eastAsia="zh-CN" w:bidi="ar-SA"/>
        </w:rPr>
        <w:commentReference w:id="10"/>
      </w:r>
      <w:r w:rsidR="00203D21">
        <w:t xml:space="preserve">.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w:t>
      </w:r>
      <w:r w:rsidR="009F4200" w:rsidRPr="00885EA5">
        <w:rPr>
          <w:strike/>
          <w:rPrChange w:id="11" w:author="D J Mulla" w:date="2021-07-21T16:49:00Z">
            <w:rPr/>
          </w:rPrChange>
        </w:rPr>
        <w:t xml:space="preserve">of </w:t>
      </w:r>
      <w:r w:rsidR="009F4200" w:rsidRPr="009F4200">
        <w:t xml:space="preserve">variation in CNDC observed between cultivars and geographies </w:t>
      </w:r>
      <w:r w:rsidR="00CD652D">
        <w:t xml:space="preserve">has been </w:t>
      </w:r>
      <w:r w:rsidR="009F4200" w:rsidRPr="009F4200">
        <w:t>challenging.</w:t>
      </w:r>
    </w:p>
    <w:p w14:paraId="0DB0BD61" w14:textId="1E758FE1"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w:t>
      </w:r>
      <w:commentRangeStart w:id="12"/>
      <w:r w:rsidR="009F4200">
        <w:t>identified</w:t>
      </w:r>
      <w:commentRangeEnd w:id="12"/>
      <w:r w:rsidR="00885EA5">
        <w:rPr>
          <w:rStyle w:val="CommentReference"/>
          <w:rFonts w:eastAsia="SimSun"/>
          <w:noProof/>
          <w:snapToGrid/>
          <w:lang w:eastAsia="zh-CN" w:bidi="ar-SA"/>
        </w:rPr>
        <w:commentReference w:id="12"/>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w:t>
      </w:r>
      <w:r w:rsidR="00D531F9">
        <w:t>based on</w:t>
      </w:r>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r w:rsidR="002D6C2D">
        <w:t>observed</w:t>
      </w:r>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0AB61C30"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D531F9">
        <w:t>expect</w:t>
      </w:r>
      <w:r>
        <w:t xml:space="preserve"> that variation in CNDC across environments [E] (e.g., climate, geography, etc.) and genotypes [G] (e.g., </w:t>
      </w:r>
      <w:r w:rsidR="00D11D6A">
        <w:t>variety</w:t>
      </w:r>
      <w:r>
        <w:t>) would</w:t>
      </w:r>
      <w:r w:rsidR="00D531F9">
        <w:t xml:space="preserve"> occur</w:t>
      </w:r>
      <w:r>
        <w:t xml:space="preserve">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CC3B3DA"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ascertain whether observed differences in CNDCs result from underlying G</w:t>
      </w:r>
      <w:r w:rsidR="003819FD">
        <w:t xml:space="preserve"> </w:t>
      </w:r>
      <w:r>
        <w:t>x</w:t>
      </w:r>
      <w:r w:rsidR="003819FD">
        <w:t xml:space="preserve"> </w:t>
      </w:r>
      <w:r>
        <w:t xml:space="preserve">E effects or </w:t>
      </w:r>
      <w:r w:rsidR="00686D0E">
        <w:t xml:space="preserve">are </w:t>
      </w:r>
      <w:r w:rsidR="007D2859">
        <w:t>confounded by the limitations of the statistical approach.</w:t>
      </w:r>
    </w:p>
    <w:p w14:paraId="74F5D5CF" w14:textId="2B5E17FD" w:rsidR="004E423F" w:rsidRDefault="004E423F" w:rsidP="004E423F">
      <w:pPr>
        <w:pStyle w:val="MDPI31text"/>
      </w:pPr>
      <w:r>
        <w:t>The conventional approach to fit a CNDC, consists of a two-step process: first, the critical points are selected using statistical criteria;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This approach is rigorous and requires sufficient empirical data such that a linear-plateau curve can be identified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w:t>
      </w:r>
      <w:commentRangeStart w:id="13"/>
      <w:r w:rsidR="00164E86">
        <w:t>limiting</w:t>
      </w:r>
      <w:commentRangeEnd w:id="13"/>
      <w:r w:rsidR="006D72CA">
        <w:rPr>
          <w:rStyle w:val="CommentReference"/>
          <w:rFonts w:eastAsia="SimSun"/>
          <w:noProof/>
          <w:snapToGrid/>
          <w:lang w:eastAsia="zh-CN" w:bidi="ar-SA"/>
        </w:rPr>
        <w:commentReference w:id="13"/>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to identify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to identify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lastRenderedPageBreak/>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environmental conditions) that the linear-plateau method was designed to discriminate against. Therefore, the critical points selected using the simplified method may be </w:t>
      </w:r>
      <w:commentRangeStart w:id="14"/>
      <w:r w:rsidR="00B715B6">
        <w:t>biased</w:t>
      </w:r>
      <w:commentRangeEnd w:id="14"/>
      <w:r w:rsidR="009713D9">
        <w:rPr>
          <w:rStyle w:val="CommentReference"/>
          <w:rFonts w:eastAsia="SimSun"/>
          <w:noProof/>
          <w:snapToGrid/>
          <w:lang w:eastAsia="zh-CN" w:bidi="ar-SA"/>
        </w:rPr>
        <w:commentReference w:id="14"/>
      </w:r>
      <w:r w:rsidR="00B715B6">
        <w:t xml:space="preserve">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w:t>
      </w:r>
      <w:commentRangeStart w:id="15"/>
      <w:r>
        <w:t>The</w:t>
      </w:r>
      <w:commentRangeEnd w:id="15"/>
      <w:r w:rsidR="00C43767">
        <w:rPr>
          <w:rStyle w:val="CommentReference"/>
          <w:rFonts w:eastAsia="SimSun"/>
          <w:noProof/>
          <w:snapToGrid/>
          <w:lang w:eastAsia="zh-CN" w:bidi="ar-SA"/>
        </w:rPr>
        <w:commentReference w:id="15"/>
      </w:r>
      <w:r>
        <w:t xml:space="preserve"> advantage of this method is that it fits the CNDC from the </w:t>
      </w:r>
      <w:r w:rsidR="00377A0B">
        <w:t>entire</w:t>
      </w:r>
      <w:r>
        <w:t xml:space="preserve"> set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4A8E5B6D"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w:t>
      </w:r>
      <w:commentRangeStart w:id="16"/>
      <w:r w:rsidR="00D11D6A">
        <w:t>2</w:t>
      </w:r>
      <w:commentRangeEnd w:id="16"/>
      <w:r w:rsidR="00737658">
        <w:rPr>
          <w:rStyle w:val="CommentReference"/>
          <w:rFonts w:eastAsia="SimSun"/>
          <w:noProof/>
          <w:snapToGrid/>
          <w:lang w:eastAsia="zh-CN" w:bidi="ar-SA"/>
        </w:rPr>
        <w:commentReference w:id="16"/>
      </w:r>
      <w:r w:rsidR="00D11D6A">
        <w:t xml:space="preserve">)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1E1D9C">
        <w:t xml:space="preserve"> (i.e., variety, location)</w:t>
      </w:r>
      <w:r w:rsidR="0044779F">
        <w:t xml:space="preserve"> based on the uncertainty in </w:t>
      </w:r>
      <w:r w:rsidR="00116F87">
        <w:rPr>
          <w:szCs w:val="18"/>
        </w:rPr>
        <w:t>%N</w:t>
      </w:r>
      <w:r w:rsidR="00116F87">
        <w:rPr>
          <w:szCs w:val="18"/>
          <w:vertAlign w:val="subscript"/>
        </w:rPr>
        <w:t>c</w:t>
      </w:r>
      <w:r w:rsidR="0044779F">
        <w:t xml:space="preserve"> and curve parameters</w:t>
      </w:r>
      <w:ins w:id="17" w:author="D J Mulla" w:date="2021-07-21T18:18:00Z">
        <w:r w:rsidR="00982D4E">
          <w:t xml:space="preserve"> a and b</w:t>
        </w:r>
      </w:ins>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2B49B4">
      <w:pPr>
        <w:pStyle w:val="MDPI23heading3"/>
      </w:pPr>
      <w:r>
        <w:t>2</w:t>
      </w:r>
      <w:r w:rsidR="00DA5043">
        <w:t>.1.</w:t>
      </w:r>
      <w:r w:rsidR="00753765">
        <w:t>1</w:t>
      </w:r>
      <w:r w:rsidR="00DA5043" w:rsidRPr="007D08B2">
        <w:t xml:space="preserve">. </w:t>
      </w:r>
      <w:r w:rsidR="00DA5043">
        <w:t>Critical N Dilution Curve Parameter Fit and Uncertainty</w:t>
      </w:r>
    </w:p>
    <w:p w14:paraId="52AB2949" w14:textId="00BD5D88"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w:t>
      </w:r>
      <w:commentRangeStart w:id="18"/>
      <w:r>
        <w:t>are</w:t>
      </w:r>
      <w:commentRangeEnd w:id="18"/>
      <w:r w:rsidR="00737658">
        <w:rPr>
          <w:rStyle w:val="CommentReference"/>
          <w:rFonts w:eastAsia="SimSun"/>
          <w:noProof/>
          <w:snapToGrid/>
          <w:lang w:eastAsia="zh-CN" w:bidi="ar-SA"/>
        </w:rPr>
        <w:commentReference w:id="18"/>
      </w:r>
      <w:r>
        <w:t xml:space="preserve"> presented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w:t>
      </w:r>
      <w:r w:rsidR="002D32DD" w:rsidRPr="00840960">
        <w:t>location</w:t>
      </w:r>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proofErr w:type="gramStart"/>
      <w:r w:rsidR="002D32DD">
        <w:rPr>
          <w:i/>
          <w:iCs/>
        </w:rPr>
        <w:t>a</w:t>
      </w:r>
      <w:r w:rsidR="002D32DD">
        <w:t xml:space="preserve"> </w:t>
      </w:r>
      <w:r w:rsidR="00840960">
        <w:t>for</w:t>
      </w:r>
      <w:proofErr w:type="gramEnd"/>
      <w:r w:rsidR="002D32DD">
        <w:t xml:space="preserve"> </w:t>
      </w:r>
      <w:r w:rsidR="00695778">
        <w:t xml:space="preserve">the </w:t>
      </w:r>
      <w:r w:rsidR="00840960">
        <w:t xml:space="preserve">variety within location </w:t>
      </w:r>
      <w:r w:rsidR="00695778">
        <w:t xml:space="preserve">effect </w:t>
      </w:r>
      <w:r w:rsidR="002D32DD">
        <w:t>is negligible</w:t>
      </w:r>
      <w:r w:rsidR="00695778">
        <w:t xml:space="preserve"> and not statistically significant (Figure 1a)</w:t>
      </w:r>
      <w:r w:rsidR="002D32DD">
        <w:t>.</w:t>
      </w:r>
    </w:p>
    <w:p w14:paraId="641A857C" w14:textId="782D13FB" w:rsidR="006537E9" w:rsidRDefault="002D32DD" w:rsidP="00176C5B">
      <w:pPr>
        <w:pStyle w:val="MDPI31text"/>
      </w:pPr>
      <w:r>
        <w:t xml:space="preserve">For parameter </w:t>
      </w:r>
      <w:r>
        <w:rPr>
          <w:i/>
          <w:iCs/>
        </w:rPr>
        <w:t>b</w:t>
      </w:r>
      <w:r>
        <w:t xml:space="preserve">, there were significant differences </w:t>
      </w:r>
      <w:r w:rsidR="008F37F7">
        <w:t>for</w:t>
      </w:r>
      <w:r>
        <w:t xml:space="preserve"> both </w:t>
      </w:r>
      <w:r w:rsidR="00695778">
        <w:t xml:space="preserve">the effect of </w:t>
      </w:r>
      <w:r w:rsidRPr="008F37F7">
        <w:t>location</w:t>
      </w:r>
      <w:r>
        <w:t xml:space="preserve"> and </w:t>
      </w:r>
      <w:r w:rsidR="008F37F7">
        <w:t xml:space="preserve">variety within location </w:t>
      </w:r>
      <w:r>
        <w:t>at 90% credible interval threshold (</w:t>
      </w:r>
      <w:r w:rsidR="00157166">
        <w:t>Figure 1</w:t>
      </w:r>
      <w:r>
        <w:t xml:space="preserve">b). </w:t>
      </w:r>
      <w:commentRangeStart w:id="19"/>
      <w:r>
        <w:t>For</w:t>
      </w:r>
      <w:commentRangeEnd w:id="19"/>
      <w:r w:rsidR="00A16F9E">
        <w:rPr>
          <w:rStyle w:val="CommentReference"/>
          <w:rFonts w:eastAsia="SimSun"/>
          <w:noProof/>
          <w:snapToGrid/>
          <w:lang w:eastAsia="zh-CN" w:bidi="ar-SA"/>
        </w:rPr>
        <w:commentReference w:id="19"/>
      </w:r>
      <w:r>
        <w:t xml:space="preserve"> </w:t>
      </w:r>
      <w:r w:rsidRPr="00ED0D82">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w:t>
      </w:r>
      <w:r w:rsidR="00695778">
        <w:t xml:space="preserve">the </w:t>
      </w:r>
      <w:r w:rsidR="00ED0D82">
        <w:t>variety within location</w:t>
      </w:r>
      <w:r w:rsidR="00695778">
        <w:t xml:space="preserve"> effect</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w:t>
      </w:r>
      <w:r w:rsidR="009062BE">
        <w:t>higher</w:t>
      </w:r>
      <w:r>
        <w:t xml:space="preserve"> value for parameter </w:t>
      </w:r>
      <w:r w:rsidRPr="002F1112">
        <w:rPr>
          <w:i/>
          <w:iCs/>
        </w:rPr>
        <w:t>b</w:t>
      </w:r>
      <w:r>
        <w:t xml:space="preserve"> (0.489) than </w:t>
      </w:r>
      <w:proofErr w:type="spellStart"/>
      <w:r>
        <w:t>Shepody</w:t>
      </w:r>
      <w:proofErr w:type="spellEnd"/>
      <w:r>
        <w:t xml:space="preserve"> (0.</w:t>
      </w:r>
      <w:commentRangeStart w:id="20"/>
      <w:r>
        <w:t>412</w:t>
      </w:r>
      <w:commentRangeEnd w:id="20"/>
      <w:r w:rsidR="00737658">
        <w:rPr>
          <w:rStyle w:val="CommentReference"/>
          <w:rFonts w:eastAsia="SimSun"/>
          <w:noProof/>
          <w:snapToGrid/>
          <w:lang w:eastAsia="zh-CN" w:bidi="ar-SA"/>
        </w:rPr>
        <w:commentReference w:id="20"/>
      </w:r>
      <w:r>
        <w:t>).</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1E913FCB" w:rsidR="0006745B" w:rsidRDefault="009E078A" w:rsidP="0003520A">
            <w:pPr>
              <w:pStyle w:val="MDPI52figure"/>
            </w:pPr>
            <w:r>
              <w:rPr>
                <w:noProof/>
                <w:snapToGrid/>
              </w:rPr>
              <w:lastRenderedPageBreak/>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37BB0A3B"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154B9B">
        <w:rPr>
          <w:bCs/>
        </w:rPr>
        <w:t>variety</w:t>
      </w:r>
      <w:r w:rsidR="003C6F2B" w:rsidRPr="00AF19A0">
        <w:rPr>
          <w:bCs/>
        </w:rPr>
        <w:t xml:space="preserve"> and </w:t>
      </w:r>
      <w:r w:rsidR="00154B9B">
        <w:rPr>
          <w:bCs/>
        </w:rPr>
        <w:t xml:space="preserve">variety within location </w:t>
      </w:r>
      <w:r w:rsidR="00695778">
        <w:rPr>
          <w:bCs/>
        </w:rPr>
        <w:t xml:space="preserve">effects </w:t>
      </w:r>
      <w:r w:rsidR="003C6F2B" w:rsidRPr="00AF19A0">
        <w:rPr>
          <w:bCs/>
        </w:rPr>
        <w:t xml:space="preserve">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w:t>
      </w:r>
      <w:commentRangeStart w:id="21"/>
      <w:r w:rsidR="003C6F2B" w:rsidRPr="00AF19A0">
        <w:rPr>
          <w:bCs/>
        </w:rPr>
        <w:t>b</w:t>
      </w:r>
      <w:commentRangeEnd w:id="21"/>
      <w:r w:rsidR="00737658">
        <w:rPr>
          <w:rStyle w:val="CommentReference"/>
          <w:rFonts w:eastAsia="SimSun"/>
          <w:noProof/>
          <w:lang w:eastAsia="zh-CN" w:bidi="ar-SA"/>
        </w:rPr>
        <w:commentReference w:id="21"/>
      </w:r>
      <w:r w:rsidR="003C6F2B" w:rsidRPr="00AF19A0">
        <w:rPr>
          <w:bCs/>
        </w:rPr>
        <w:t>.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323D3F30"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w:t>
      </w:r>
      <w:commentRangeStart w:id="22"/>
      <w:r>
        <w:t>significant</w:t>
      </w:r>
      <w:commentRangeEnd w:id="22"/>
      <w:r w:rsidR="00FB3D68">
        <w:rPr>
          <w:rStyle w:val="CommentReference"/>
          <w:rFonts w:eastAsia="SimSun"/>
          <w:noProof/>
          <w:snapToGrid/>
          <w:lang w:eastAsia="zh-CN" w:bidi="ar-SA"/>
        </w:rPr>
        <w:commentReference w:id="22"/>
      </w:r>
      <w:r>
        <w: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6DF5039F" w:rsidR="007F5379" w:rsidRDefault="007F5379" w:rsidP="007F5379">
      <w:pPr>
        <w:pStyle w:val="MDPI31text"/>
      </w:pPr>
      <w:r>
        <w:t xml:space="preserve">Critical N dilution curves for each </w:t>
      </w:r>
      <w:r w:rsidR="001E1D9C">
        <w:t>variety within location</w:t>
      </w:r>
      <w:r w:rsidR="00695778">
        <w:t xml:space="preserve"> </w:t>
      </w:r>
      <w:r w:rsidR="00AE6B5C">
        <w:t>and t</w:t>
      </w:r>
      <w:r>
        <w:t>he experimental data, median linear-plateau curve for each experimental sampling date, and median value of %N</w:t>
      </w:r>
      <w:r>
        <w:rPr>
          <w:vertAlign w:val="subscript"/>
        </w:rPr>
        <w:t>c</w:t>
      </w:r>
      <w:r>
        <w:t xml:space="preserve"> are presented below (</w:t>
      </w:r>
      <w:r w:rsidR="00157166">
        <w:t>Figure 3</w:t>
      </w:r>
      <w:r>
        <w:t xml:space="preserve">). The individual linear-plateau curves fitted for each experimental sampling date </w:t>
      </w:r>
      <w:r w:rsidR="00AE6B5C">
        <w:t xml:space="preserve">nested within </w:t>
      </w:r>
      <w:r>
        <w:t xml:space="preserve">each </w:t>
      </w:r>
      <w:r w:rsidR="00AE6B5C">
        <w:t xml:space="preserve">level of the </w:t>
      </w:r>
      <w:r w:rsidR="001E1D9C">
        <w:t xml:space="preserve">variety within location </w:t>
      </w:r>
      <w:r w:rsidR="00AE6B5C">
        <w:t xml:space="preserve">effect </w:t>
      </w:r>
      <w:r w:rsidR="006F3E2E">
        <w:t>are</w:t>
      </w:r>
      <w:r>
        <w:t xml:space="preserve"> presented in the Supplemental Materials (Figure </w:t>
      </w:r>
      <w:commentRangeStart w:id="23"/>
      <w:r>
        <w:t>S1</w:t>
      </w:r>
      <w:commentRangeEnd w:id="23"/>
      <w:r w:rsidR="00FB3D68">
        <w:rPr>
          <w:rStyle w:val="CommentReference"/>
          <w:rFonts w:eastAsia="SimSun"/>
          <w:noProof/>
          <w:snapToGrid/>
          <w:lang w:eastAsia="zh-CN" w:bidi="ar-SA"/>
        </w:rPr>
        <w:commentReference w:id="23"/>
      </w:r>
      <w:r>
        <w:t>).</w:t>
      </w:r>
      <w:ins w:id="24" w:author="D J Mulla" w:date="2021-07-21T17:19:00Z">
        <w:r w:rsidR="00FB3D68">
          <w:t xml:space="preserve"> </w:t>
        </w:r>
      </w:ins>
    </w:p>
    <w:p w14:paraId="6DD50532" w14:textId="77777777" w:rsidR="00ED28D7" w:rsidRPr="00DA5043" w:rsidRDefault="00ED28D7" w:rsidP="00ED28D7">
      <w:pPr>
        <w:pStyle w:val="MDPI22heading2"/>
      </w:pPr>
      <w:r>
        <w:t>2</w:t>
      </w:r>
      <w:r w:rsidRPr="00DA5043">
        <w:t>.2. Critical N Concentration Uncertainity</w:t>
      </w:r>
    </w:p>
    <w:p w14:paraId="3C333E31" w14:textId="50581697" w:rsidR="00FD5005" w:rsidRDefault="00ED28D7" w:rsidP="00AE6B5C">
      <w:pPr>
        <w:pStyle w:val="MDPI31text"/>
      </w:pPr>
      <w:r>
        <w:t>The credible region for %N</w:t>
      </w:r>
      <w:r>
        <w:rPr>
          <w:vertAlign w:val="subscript"/>
        </w:rPr>
        <w:t>c</w:t>
      </w:r>
      <w:r>
        <w:t xml:space="preserve"> varies </w:t>
      </w:r>
      <w:commentRangeStart w:id="25"/>
      <w:r w:rsidR="00D41BB9">
        <w:t>across</w:t>
      </w:r>
      <w:commentRangeEnd w:id="25"/>
      <w:r w:rsidR="00A16F9E">
        <w:rPr>
          <w:rStyle w:val="CommentReference"/>
          <w:rFonts w:eastAsia="SimSun"/>
          <w:noProof/>
          <w:snapToGrid/>
          <w:lang w:eastAsia="zh-CN" w:bidi="ar-SA"/>
        </w:rPr>
        <w:commentReference w:id="25"/>
      </w:r>
      <w:r w:rsidR="001E1D9C">
        <w:t xml:space="preserve"> variety within location</w:t>
      </w:r>
      <w:r>
        <w:t xml:space="preserve"> </w:t>
      </w:r>
      <w:r w:rsidR="00D531F9">
        <w:t>and</w:t>
      </w:r>
      <w:r w:rsidR="001E1D9C">
        <w:t xml:space="preserve"> </w:t>
      </w:r>
      <w:r>
        <w:t>across levels of biomass</w:t>
      </w:r>
      <w:r w:rsidR="00AE6B5C">
        <w:t xml:space="preserve"> </w:t>
      </w:r>
      <w:r>
        <w:t>(</w:t>
      </w:r>
      <w:r w:rsidR="00157166">
        <w:t>Figure 4</w:t>
      </w:r>
      <w:r>
        <w:t>).</w:t>
      </w:r>
      <w:r w:rsidR="00FD5005">
        <w:t xml:space="preserve"> The symmetry of the credible region distribution varies </w:t>
      </w:r>
      <w:r w:rsidR="00AE6B5C">
        <w:t>by</w:t>
      </w:r>
      <w:r w:rsidR="00FD5005">
        <w:t xml:space="preserve"> </w:t>
      </w:r>
      <w:r w:rsidR="001E1D9C">
        <w:t>variet</w:t>
      </w:r>
      <w:r w:rsidR="00695778">
        <w:t>y</w:t>
      </w:r>
      <w:r w:rsidR="001E1D9C">
        <w:t xml:space="preserve"> </w:t>
      </w:r>
      <w:r w:rsidR="00695778">
        <w:t>within location</w:t>
      </w:r>
      <w:r w:rsidR="00AE6B5C">
        <w:t xml:space="preserve"> </w:t>
      </w:r>
      <w:r w:rsidR="00FD5005">
        <w:t xml:space="preserve">with some </w:t>
      </w:r>
      <w:r w:rsidR="00AE6B5C">
        <w:t>combinations,</w:t>
      </w:r>
      <w:r w:rsidR="00FD5005">
        <w:t xml:space="preserve"> such as Argentina x Gem Russet, having a skewed distribution, while other levels, such as Canada x </w:t>
      </w:r>
      <w:proofErr w:type="spellStart"/>
      <w:r w:rsidR="00FD5005">
        <w:t>Shepody</w:t>
      </w:r>
      <w:proofErr w:type="spellEnd"/>
      <w:r w:rsidR="00FD5005">
        <w:t>, having a symmetrical distribution (</w:t>
      </w:r>
      <w:r w:rsidR="00157166">
        <w:t>Figure 4</w:t>
      </w:r>
      <w:r w:rsidR="00FD5005">
        <w:t xml:space="preserve">a). There are also differences in the range of the credible region where some </w:t>
      </w:r>
      <w:r w:rsidR="00AE6B5C">
        <w:t>varieties within location</w:t>
      </w:r>
      <w:r w:rsidR="00FD5005">
        <w:t>, such as Argentina x Umatilla Russet, have greater uncertainty in %N</w:t>
      </w:r>
      <w:r w:rsidR="00FD5005">
        <w:rPr>
          <w:vertAlign w:val="subscript"/>
        </w:rPr>
        <w:t>c</w:t>
      </w:r>
      <w:r w:rsidR="00FD5005">
        <w:t xml:space="preserve"> than other</w:t>
      </w:r>
      <w:r w:rsidR="00AE6B5C">
        <w:t>s</w:t>
      </w:r>
      <w:r w:rsidR="00FD5005">
        <w:t>,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increasing credible region range, </w:t>
      </w:r>
      <w:r w:rsidR="00FD5005">
        <w:lastRenderedPageBreak/>
        <w:t>Minnesota x Russet Burbank has decreasing credible region range, and Argentina x Bannock Russet has nearly constant credible region range.</w:t>
      </w:r>
    </w:p>
    <w:p w14:paraId="436BDF3A" w14:textId="7CCF8499" w:rsidR="00C33DAA" w:rsidRDefault="009E078A" w:rsidP="0003520A">
      <w:pPr>
        <w:pStyle w:val="MDPI52figure"/>
        <w:ind w:left="2610" w:right="26"/>
        <w:jc w:val="left"/>
      </w:pPr>
      <w:r>
        <w:rPr>
          <w:noProof/>
          <w:snapToGrid/>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56D1AADF"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E755FC">
        <w:rPr>
          <w:bCs/>
        </w:rPr>
        <w:t>location within variety</w:t>
      </w:r>
      <w:r w:rsidR="00C33DAA" w:rsidRPr="00AF19A0">
        <w:rPr>
          <w:bCs/>
        </w:rPr>
        <w:t xml:space="preserve">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Data are shown at the level of individual draws (n=28,000)</w:t>
      </w:r>
      <w:r w:rsidR="00627C00">
        <w:rPr>
          <w:bCs/>
        </w:rPr>
        <w:t>.</w:t>
      </w:r>
    </w:p>
    <w:p w14:paraId="72244FCD" w14:textId="408DDF92" w:rsidR="007D47A7" w:rsidRDefault="003F6517" w:rsidP="0003520A">
      <w:pPr>
        <w:pStyle w:val="MDPI52figure"/>
        <w:ind w:left="2610" w:right="26"/>
        <w:jc w:val="left"/>
        <w:rPr>
          <w:b/>
        </w:rPr>
      </w:pPr>
      <w:r>
        <w:rPr>
          <w:b/>
          <w:noProof/>
          <w:snapToGrid/>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422186E"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w:t>
      </w:r>
      <w:commentRangeStart w:id="26"/>
      <w:r w:rsidR="007D47A7" w:rsidRPr="00E734D2">
        <w:rPr>
          <w:bCs/>
        </w:rPr>
        <w:t>Median</w:t>
      </w:r>
      <w:commentRangeEnd w:id="26"/>
      <w:r w:rsidR="00024827">
        <w:rPr>
          <w:rStyle w:val="CommentReference"/>
          <w:rFonts w:eastAsia="SimSun"/>
          <w:noProof/>
          <w:lang w:eastAsia="zh-CN" w:bidi="ar-SA"/>
        </w:rPr>
        <w:commentReference w:id="26"/>
      </w:r>
      <w:r w:rsidR="007D47A7" w:rsidRPr="00E734D2">
        <w:rPr>
          <w:bCs/>
        </w:rPr>
        <w:t xml:space="preserve">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for eac</w:t>
      </w:r>
      <w:r w:rsidR="00627C00">
        <w:rPr>
          <w:bCs/>
        </w:rPr>
        <w:t xml:space="preserve">h location with variety is </w:t>
      </w:r>
      <w:r w:rsidR="007D47A7" w:rsidRPr="00E734D2">
        <w:rPr>
          <w:bCs/>
        </w:rPr>
        <w:t>shown as solid black line. Biomass and nitrogen concentration [%N] data are displayed as points with the median linear-plateau curve for each sampling date shown as grey line. The number of samples [n] and the number of sampling dates [</w:t>
      </w:r>
      <w:proofErr w:type="spellStart"/>
      <w:r w:rsidR="007D47A7" w:rsidRPr="00E734D2">
        <w:rPr>
          <w:bCs/>
        </w:rPr>
        <w:t>i</w:t>
      </w:r>
      <w:proofErr w:type="spellEnd"/>
      <w:r w:rsidR="007D47A7" w:rsidRPr="00E734D2">
        <w:rPr>
          <w:bCs/>
        </w:rPr>
        <w:t xml:space="preserve">] are </w:t>
      </w:r>
      <w:commentRangeStart w:id="27"/>
      <w:r w:rsidR="00DE3AEE">
        <w:rPr>
          <w:bCs/>
        </w:rPr>
        <w:t>summarized</w:t>
      </w:r>
      <w:commentRangeEnd w:id="27"/>
      <w:r w:rsidR="00FB3D68">
        <w:rPr>
          <w:rStyle w:val="CommentReference"/>
          <w:rFonts w:eastAsia="SimSun"/>
          <w:noProof/>
          <w:lang w:eastAsia="zh-CN" w:bidi="ar-SA"/>
        </w:rPr>
        <w:commentReference w:id="27"/>
      </w:r>
      <w:r w:rsidR="007D47A7" w:rsidRPr="00E734D2">
        <w:rPr>
          <w:bCs/>
        </w:rPr>
        <w:t>.</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lastRenderedPageBreak/>
              <w:t>(a)</w:t>
            </w:r>
          </w:p>
        </w:tc>
        <w:tc>
          <w:tcPr>
            <w:tcW w:w="7661" w:type="dxa"/>
          </w:tcPr>
          <w:p w14:paraId="190965F9" w14:textId="74B07A53" w:rsidR="00EC0FCD" w:rsidRPr="00EC0FCD" w:rsidRDefault="00B361C8" w:rsidP="00680471">
            <w:pPr>
              <w:pStyle w:val="MDPI52figure"/>
            </w:pPr>
            <w:r>
              <w:rPr>
                <w:noProof/>
                <w:snapToGrid/>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6">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7">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43668472"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xml:space="preserve">] </w:t>
      </w:r>
      <w:commentRangeStart w:id="28"/>
      <w:r w:rsidR="007F5379" w:rsidRPr="00AF19A0">
        <w:rPr>
          <w:bCs/>
        </w:rPr>
        <w:t>between</w:t>
      </w:r>
      <w:commentRangeEnd w:id="28"/>
      <w:r w:rsidR="00312903">
        <w:rPr>
          <w:rStyle w:val="CommentReference"/>
          <w:rFonts w:eastAsia="SimSun"/>
          <w:noProof/>
          <w:lang w:eastAsia="zh-CN" w:bidi="ar-SA"/>
        </w:rPr>
        <w:commentReference w:id="28"/>
      </w:r>
      <w:r w:rsidR="007F5379" w:rsidRPr="00AF19A0">
        <w:rPr>
          <w:bCs/>
        </w:rPr>
        <w:t xml:space="preserve">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represent uncertainty in </w:t>
      </w:r>
      <w:r w:rsidR="007F5379">
        <w:rPr>
          <w:bCs/>
        </w:rPr>
        <w:t>%N</w:t>
      </w:r>
      <w:r w:rsidR="007F5379">
        <w:rPr>
          <w:bCs/>
          <w:vertAlign w:val="subscript"/>
        </w:rPr>
        <w:t>c</w:t>
      </w:r>
      <w:r w:rsidR="007F5379" w:rsidRPr="00AF19A0">
        <w:rPr>
          <w:bCs/>
        </w:rPr>
        <w:t xml:space="preserve">. The grey shaded </w:t>
      </w:r>
      <w:commentRangeStart w:id="29"/>
      <w:r w:rsidR="007F5379" w:rsidRPr="00AF19A0">
        <w:rPr>
          <w:bCs/>
        </w:rPr>
        <w:t>region</w:t>
      </w:r>
      <w:commentRangeEnd w:id="29"/>
      <w:r w:rsidR="00024827">
        <w:rPr>
          <w:rStyle w:val="CommentReference"/>
          <w:rFonts w:eastAsia="SimSun"/>
          <w:noProof/>
          <w:lang w:eastAsia="zh-CN" w:bidi="ar-SA"/>
        </w:rPr>
        <w:commentReference w:id="29"/>
      </w:r>
      <w:r w:rsidR="007F5379" w:rsidRPr="00AF19A0">
        <w:rPr>
          <w:bCs/>
        </w:rPr>
        <w:t xml:space="preserve"> represents the 90% credible region (lower bound, 5% quantile; upper bound, 95% quantile) for the</w:t>
      </w:r>
      <w:r w:rsidR="007F5379">
        <w:rPr>
          <w:bCs/>
        </w:rPr>
        <w:t xml:space="preserve"> fitted</w:t>
      </w:r>
      <w:r w:rsidR="007F5379" w:rsidRPr="00AF19A0">
        <w:rPr>
          <w:bCs/>
        </w:rPr>
        <w:t xml:space="preserve"> Bayesian hierarchical model. The dotted lines represent an estimation of the upper and lower bound of the 90% credible region </w:t>
      </w:r>
      <w:del w:id="30" w:author="D J Mulla" w:date="2021-07-21T17:28:00Z">
        <w:r w:rsidR="007F5379" w:rsidDel="00A16F9E">
          <w:rPr>
            <w:bCs/>
          </w:rPr>
          <w:delText xml:space="preserve">for </w:delText>
        </w:r>
      </w:del>
      <w:ins w:id="31" w:author="D J Mulla" w:date="2021-07-21T17:28:00Z">
        <w:r w:rsidR="00A16F9E">
          <w:rPr>
            <w:bCs/>
          </w:rPr>
          <w:t xml:space="preserve">from </w:t>
        </w:r>
      </w:ins>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 xml:space="preserve">(i.e., </w:t>
      </w:r>
      <w:proofErr w:type="spellStart"/>
      <w:r w:rsidR="007F5379" w:rsidRPr="00AF19A0">
        <w:rPr>
          <w:bCs/>
        </w:rPr>
        <w:t>CNDC</w:t>
      </w:r>
      <w:r w:rsidR="007F5379" w:rsidRPr="00B332EE">
        <w:rPr>
          <w:bCs/>
          <w:vertAlign w:val="subscript"/>
        </w:rPr>
        <w:t>lo</w:t>
      </w:r>
      <w:proofErr w:type="spellEnd"/>
      <w:r w:rsidR="007F5379" w:rsidRPr="00AF19A0">
        <w:rPr>
          <w:bCs/>
        </w:rPr>
        <w:t xml:space="preserve"> and </w:t>
      </w:r>
      <w:proofErr w:type="spellStart"/>
      <w:r w:rsidR="007F5379" w:rsidRPr="00AF19A0">
        <w:rPr>
          <w:bCs/>
        </w:rPr>
        <w:t>CNDC</w:t>
      </w:r>
      <w:r w:rsidR="007F5379" w:rsidRPr="00B332EE">
        <w:rPr>
          <w:bCs/>
          <w:vertAlign w:val="subscript"/>
        </w:rPr>
        <w:t>up</w:t>
      </w:r>
      <w:proofErr w:type="spellEnd"/>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r w:rsidR="007F5379" w:rsidRPr="005727EC">
        <w:rPr>
          <w:bCs/>
          <w:i/>
          <w:iCs/>
        </w:rPr>
        <w:t>a</w:t>
      </w:r>
      <w:r w:rsidR="007F5379" w:rsidRPr="00AF19A0">
        <w:rPr>
          <w:bCs/>
        </w:rPr>
        <w:t xml:space="preserve"> and </w:t>
      </w:r>
      <w:commentRangeStart w:id="32"/>
      <w:r w:rsidR="007F5379" w:rsidRPr="005727EC">
        <w:rPr>
          <w:bCs/>
          <w:i/>
          <w:iCs/>
        </w:rPr>
        <w:t>b</w:t>
      </w:r>
      <w:commentRangeEnd w:id="32"/>
      <w:r w:rsidR="00024827">
        <w:rPr>
          <w:rStyle w:val="CommentReference"/>
          <w:rFonts w:eastAsia="SimSun"/>
          <w:noProof/>
          <w:lang w:eastAsia="zh-CN" w:bidi="ar-SA"/>
        </w:rPr>
        <w:commentReference w:id="32"/>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r w:rsidR="00036310">
        <w:rPr>
          <w:bCs/>
        </w:rPr>
        <w:t>varieties within location</w:t>
      </w:r>
      <w:r w:rsidR="00D263FA">
        <w:rPr>
          <w:bCs/>
        </w:rPr>
        <w:t xml:space="preserve">,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xml:space="preserve">, the solid </w:t>
      </w:r>
      <w:commentRangeStart w:id="33"/>
      <w:r w:rsidR="002C5553">
        <w:rPr>
          <w:bCs/>
        </w:rPr>
        <w:t>red</w:t>
      </w:r>
      <w:commentRangeEnd w:id="33"/>
      <w:r w:rsidR="00A16F9E">
        <w:rPr>
          <w:rStyle w:val="CommentReference"/>
          <w:rFonts w:eastAsia="SimSun"/>
          <w:noProof/>
          <w:lang w:eastAsia="zh-CN" w:bidi="ar-SA"/>
        </w:rPr>
        <w:commentReference w:id="33"/>
      </w:r>
      <w:r w:rsidR="002C5553">
        <w:rPr>
          <w:bCs/>
        </w:rPr>
        <w:t xml:space="preserve"> line</w:t>
      </w:r>
      <w:del w:id="34" w:author="D J Mulla" w:date="2021-07-21T17:23:00Z">
        <w:r w:rsidR="002C5553" w:rsidDel="00A16F9E">
          <w:rPr>
            <w:bCs/>
          </w:rPr>
          <w:delText>s</w:delText>
        </w:r>
      </w:del>
      <w:r w:rsidR="002C5553">
        <w:rPr>
          <w:bCs/>
        </w:rPr>
        <w:t xml:space="preserve"> represent</w:t>
      </w:r>
      <w:r w:rsidR="00036310">
        <w:rPr>
          <w:bCs/>
        </w:rPr>
        <w:t>s</w:t>
      </w:r>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w:t>
      </w:r>
      <w:commentRangeStart w:id="35"/>
      <w:r w:rsidR="002C5553" w:rsidRPr="00AF19A0">
        <w:rPr>
          <w:bCs/>
        </w:rPr>
        <w:t>model</w:t>
      </w:r>
      <w:commentRangeEnd w:id="35"/>
      <w:r w:rsidR="00A16F9E">
        <w:rPr>
          <w:rStyle w:val="CommentReference"/>
          <w:rFonts w:eastAsia="SimSun"/>
          <w:noProof/>
          <w:lang w:eastAsia="zh-CN" w:bidi="ar-SA"/>
        </w:rPr>
        <w:commentReference w:id="35"/>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 xml:space="preserve">(i.e., </w:t>
      </w:r>
      <w:proofErr w:type="spellStart"/>
      <w:r w:rsidR="00F65519">
        <w:t>CNDC</w:t>
      </w:r>
      <w:r w:rsidR="00F65519">
        <w:rPr>
          <w:vertAlign w:val="subscript"/>
        </w:rPr>
        <w:t>lo</w:t>
      </w:r>
      <w:proofErr w:type="spellEnd"/>
      <w:r w:rsidR="00F65519">
        <w:t xml:space="preserve"> and </w:t>
      </w:r>
      <w:proofErr w:type="spellStart"/>
      <w:r w:rsidR="00F65519">
        <w:t>CNDC</w:t>
      </w:r>
      <w:r w:rsidR="00F65519">
        <w:rPr>
          <w:vertAlign w:val="subscript"/>
        </w:rPr>
        <w:t>up</w:t>
      </w:r>
      <w:proofErr w:type="spellEnd"/>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commentRangeStart w:id="36"/>
      <w:r w:rsidR="00157166">
        <w:t>4</w:t>
      </w:r>
      <w:r w:rsidR="008D3FAA">
        <w:t>b</w:t>
      </w:r>
      <w:commentRangeEnd w:id="36"/>
      <w:r w:rsidR="00AF01EB">
        <w:rPr>
          <w:rStyle w:val="CommentReference"/>
          <w:rFonts w:eastAsia="SimSun"/>
          <w:noProof/>
          <w:snapToGrid/>
          <w:lang w:eastAsia="zh-CN" w:bidi="ar-SA"/>
        </w:rPr>
        <w:commentReference w:id="36"/>
      </w:r>
      <w:r w:rsidR="00F65519">
        <w:t xml:space="preserve">). However, these fitted </w:t>
      </w:r>
      <w:proofErr w:type="spellStart"/>
      <w:r w:rsidR="00F65519">
        <w:t>CNDC</w:t>
      </w:r>
      <w:r w:rsidR="00F65519">
        <w:rPr>
          <w:vertAlign w:val="subscript"/>
        </w:rPr>
        <w:t>lo</w:t>
      </w:r>
      <w:proofErr w:type="spellEnd"/>
      <w:r w:rsidR="00F65519">
        <w:t xml:space="preserve"> and </w:t>
      </w:r>
      <w:proofErr w:type="spellStart"/>
      <w:r w:rsidR="00F65519">
        <w:t>CNDC</w:t>
      </w:r>
      <w:r w:rsidR="000C5A74">
        <w:rPr>
          <w:vertAlign w:val="subscript"/>
        </w:rPr>
        <w:t>up</w:t>
      </w:r>
      <w:proofErr w:type="spellEnd"/>
      <w:r w:rsidR="00F65519">
        <w:t xml:space="preserve"> curves do not themselves represent a draw directly from the posterior distribution and </w:t>
      </w:r>
      <w:r w:rsidR="007719BA">
        <w:t xml:space="preserve">do not </w:t>
      </w:r>
      <w:r w:rsidR="00F65519">
        <w:t>necessarily represent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w:t>
      </w:r>
      <w:r w:rsidR="00F65519">
        <w:lastRenderedPageBreak/>
        <w:t xml:space="preserve">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7635D87B"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contain the entire credible region </w:t>
      </w:r>
      <w:r w:rsidR="00A26FDF">
        <w:t>for all varieties within location evaluated</w:t>
      </w:r>
      <w:r>
        <w:t xml:space="preserve"> (</w:t>
      </w:r>
      <w:r w:rsidR="00157166">
        <w:t xml:space="preserve">Figure </w:t>
      </w:r>
      <w:commentRangeStart w:id="37"/>
      <w:r w:rsidR="00157166">
        <w:t>4</w:t>
      </w:r>
      <w:r w:rsidR="00153141">
        <w:t>a</w:t>
      </w:r>
      <w:commentRangeEnd w:id="37"/>
      <w:r w:rsidR="00D8075A">
        <w:rPr>
          <w:rStyle w:val="CommentReference"/>
          <w:rFonts w:eastAsia="SimSun"/>
          <w:noProof/>
          <w:snapToGrid/>
          <w:lang w:eastAsia="zh-CN" w:bidi="ar-SA"/>
        </w:rPr>
        <w:commentReference w:id="37"/>
      </w:r>
      <w:r>
        <w:t>). Therefore, this estimate approach is quite uninformative and should be used as a last resort to estimate %N</w:t>
      </w:r>
      <w:r>
        <w:rPr>
          <w:vertAlign w:val="subscript"/>
        </w:rPr>
        <w:t>c</w:t>
      </w:r>
      <w:r>
        <w:t xml:space="preserve"> uncertainty </w:t>
      </w:r>
      <w:r w:rsidRPr="00D8075A">
        <w:rPr>
          <w:strike/>
          <w:rPrChange w:id="38" w:author="D J Mulla" w:date="2021-07-21T18:11:00Z">
            <w:rPr/>
          </w:rPrChange>
        </w:rPr>
        <w:t>is required</w:t>
      </w:r>
      <w:r>
        <w:t xml:space="preserve"> and the credible region defined from </w:t>
      </w:r>
      <w:r w:rsidR="00691354">
        <w:t xml:space="preserve">either </w:t>
      </w:r>
      <w:r>
        <w:t>the original model fit or from the</w:t>
      </w:r>
      <w:r w:rsidR="00691354">
        <w:t xml:space="preserve"> paired</w:t>
      </w:r>
      <w:r>
        <w:t xml:space="preserve"> </w:t>
      </w:r>
      <w:proofErr w:type="spellStart"/>
      <w:r>
        <w:t>CNDC</w:t>
      </w:r>
      <w:r>
        <w:rPr>
          <w:vertAlign w:val="subscript"/>
        </w:rPr>
        <w:t>lo</w:t>
      </w:r>
      <w:proofErr w:type="spellEnd"/>
      <w:r>
        <w:t xml:space="preserve"> or </w:t>
      </w:r>
      <w:proofErr w:type="spellStart"/>
      <w:r>
        <w:t>CNDC</w:t>
      </w:r>
      <w:r>
        <w:rPr>
          <w:vertAlign w:val="subscript"/>
        </w:rPr>
        <w:t>up</w:t>
      </w:r>
      <w:proofErr w:type="spellEnd"/>
      <w:r>
        <w:t xml:space="preserve"> curves is unavailable.</w:t>
      </w:r>
    </w:p>
    <w:p w14:paraId="2E8DC185" w14:textId="4E61B7E8" w:rsidR="00F905E8" w:rsidRDefault="00F905E8" w:rsidP="00F905E8">
      <w:pPr>
        <w:pStyle w:val="MDPI31text"/>
      </w:pPr>
      <w:r>
        <w:t xml:space="preserve">Therefore, in the absence of the credible region defined directly from the fitted hierarchical Bayesian model,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w:t>
      </w:r>
      <w:r w:rsidR="0043243C">
        <w:t>Table 1</w:t>
      </w:r>
      <w:r>
        <w:t>) are a suitable first-order representation of the credible region for %N</w:t>
      </w:r>
      <w:r>
        <w:rPr>
          <w:vertAlign w:val="subscript"/>
        </w:rPr>
        <w:t>c</w:t>
      </w:r>
      <w:r>
        <w:t>.</w:t>
      </w:r>
    </w:p>
    <w:p w14:paraId="5DC29832" w14:textId="1ED064A1"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w:t>
      </w:r>
      <w:r w:rsidR="00A26FDF">
        <w:t>variety within location</w:t>
      </w:r>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w:t>
      </w:r>
      <w:proofErr w:type="spellStart"/>
      <w:r w:rsidR="00AB63ED">
        <w:t>CNDC</w:t>
      </w:r>
      <w:r w:rsidR="00AB63ED">
        <w:rPr>
          <w:vertAlign w:val="subscript"/>
        </w:rPr>
        <w:t>lo</w:t>
      </w:r>
      <w:proofErr w:type="spellEnd"/>
      <w:r w:rsidR="00AB63ED">
        <w:t>) and upper (</w:t>
      </w:r>
      <w:proofErr w:type="spellStart"/>
      <w:r w:rsidR="00AB63ED">
        <w:t>CNDC</w:t>
      </w:r>
      <w:r w:rsidR="00AB63ED">
        <w:rPr>
          <w:vertAlign w:val="subscript"/>
        </w:rPr>
        <w:t>up</w:t>
      </w:r>
      <w:proofErr w:type="spellEnd"/>
      <w:r w:rsidR="00AB63ED">
        <w:t xml:space="preserve">) </w:t>
      </w:r>
      <w:commentRangeStart w:id="39"/>
      <w:r w:rsidR="00AB63ED">
        <w:t>boundaries</w:t>
      </w:r>
      <w:commentRangeEnd w:id="39"/>
      <w:r w:rsidR="00AF01EB">
        <w:rPr>
          <w:rStyle w:val="CommentReference"/>
          <w:rFonts w:eastAsia="SimSun" w:cs="Times New Roman"/>
          <w:noProof/>
          <w:lang w:eastAsia="zh-CN" w:bidi="ar-SA"/>
        </w:rPr>
        <w:commentReference w:id="39"/>
      </w:r>
      <w:r w:rsidR="00AB63ED">
        <w:t>.</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lo</w:t>
            </w:r>
            <w:proofErr w:type="spellEnd"/>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up</w:t>
            </w:r>
            <w:proofErr w:type="spellEnd"/>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proofErr w:type="spellStart"/>
            <w:r>
              <w:rPr>
                <w:i/>
                <w:iCs/>
              </w:rPr>
              <w:t>a</w:t>
            </w:r>
            <w:r>
              <w:rPr>
                <w:i/>
                <w:iCs/>
                <w:vertAlign w:val="subscript"/>
              </w:rPr>
              <w:t>lo</w:t>
            </w:r>
            <w:proofErr w:type="spellEnd"/>
          </w:p>
        </w:tc>
        <w:tc>
          <w:tcPr>
            <w:tcW w:w="778" w:type="dxa"/>
            <w:tcBorders>
              <w:bottom w:val="single" w:sz="4" w:space="0" w:color="auto"/>
            </w:tcBorders>
          </w:tcPr>
          <w:p w14:paraId="12E07CF1" w14:textId="23300BF4" w:rsidR="003E1888" w:rsidRDefault="003E1888" w:rsidP="00AB63ED">
            <w:pPr>
              <w:pStyle w:val="MDPI42tablebody"/>
            </w:pPr>
            <w:proofErr w:type="spellStart"/>
            <w:r>
              <w:rPr>
                <w:i/>
                <w:iCs/>
              </w:rPr>
              <w:t>b</w:t>
            </w:r>
            <w:r>
              <w:rPr>
                <w:i/>
                <w:iCs/>
                <w:vertAlign w:val="subscript"/>
              </w:rPr>
              <w:t>lo</w:t>
            </w:r>
            <w:proofErr w:type="spellEnd"/>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proofErr w:type="spellStart"/>
            <w:r>
              <w:rPr>
                <w:i/>
                <w:iCs/>
              </w:rPr>
              <w:t>a</w:t>
            </w:r>
            <w:r>
              <w:rPr>
                <w:i/>
                <w:iCs/>
                <w:vertAlign w:val="subscript"/>
              </w:rPr>
              <w:t>up</w:t>
            </w:r>
            <w:proofErr w:type="spellEnd"/>
          </w:p>
        </w:tc>
        <w:tc>
          <w:tcPr>
            <w:tcW w:w="778" w:type="dxa"/>
            <w:tcBorders>
              <w:bottom w:val="single" w:sz="4" w:space="0" w:color="auto"/>
            </w:tcBorders>
          </w:tcPr>
          <w:p w14:paraId="6B355DE7" w14:textId="64036A91" w:rsidR="003E1888" w:rsidRDefault="003E1888" w:rsidP="00AB63ED">
            <w:pPr>
              <w:pStyle w:val="MDPI42tablebody"/>
            </w:pPr>
            <w:proofErr w:type="spellStart"/>
            <w:r>
              <w:rPr>
                <w:i/>
                <w:iCs/>
              </w:rPr>
              <w:t>b</w:t>
            </w:r>
            <w:r>
              <w:rPr>
                <w:i/>
                <w:iCs/>
                <w:vertAlign w:val="subscript"/>
              </w:rPr>
              <w:t>up</w:t>
            </w:r>
            <w:proofErr w:type="spellEnd"/>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proofErr w:type="spellStart"/>
            <w:r w:rsidRPr="001D2AA6">
              <w:t>Markies</w:t>
            </w:r>
            <w:proofErr w:type="spellEnd"/>
            <w:r w:rsidRPr="001D2AA6">
              <w:t xml:space="preserve">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proofErr w:type="spellStart"/>
            <w:r w:rsidRPr="001D2AA6">
              <w:t>Shepody</w:t>
            </w:r>
            <w:proofErr w:type="spellEnd"/>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052602DF" w:rsidR="007F5FFB" w:rsidRDefault="007F5FFB" w:rsidP="007F5FFB">
      <w:pPr>
        <w:pStyle w:val="MDPI31text"/>
      </w:pPr>
      <w:r>
        <w:t xml:space="preserve">While an evaluation of the </w:t>
      </w:r>
      <w:r w:rsidR="00404410">
        <w:t xml:space="preserve">pairwise </w:t>
      </w:r>
      <w:r>
        <w:t xml:space="preserve">differences between </w:t>
      </w:r>
      <w:r w:rsidR="00A26FDF">
        <w:t>all varieties within location</w:t>
      </w:r>
      <w:r>
        <w:t xml:space="preserve"> was conducted and is presented in the Supplemental Materials (Figure S2), a subset of the results comparing Minnesota x Russet Burbank to all other</w:t>
      </w:r>
      <w:r w:rsidR="00404410">
        <w:t xml:space="preserve"> varieties within location</w:t>
      </w:r>
      <w:r>
        <w:t xml:space="preserve">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w:t>
      </w:r>
      <w:proofErr w:type="spellStart"/>
      <w:r>
        <w:t>Shepody</w:t>
      </w:r>
      <w:proofErr w:type="spellEnd"/>
      <w:r>
        <w:t xml:space="preserve">) were significantly greater than that for Minnesota x Russet Burbank when biomass values were greater than 2 Mg </w:t>
      </w:r>
      <w:proofErr w:type="gramStart"/>
      <w:r>
        <w:t>ha</w:t>
      </w:r>
      <w:r>
        <w:rPr>
          <w:vertAlign w:val="superscript"/>
        </w:rPr>
        <w:t>-1</w:t>
      </w:r>
      <w:proofErr w:type="gramEnd"/>
      <w:r>
        <w:t>. The %N</w:t>
      </w:r>
      <w:r>
        <w:rPr>
          <w:vertAlign w:val="subscript"/>
        </w:rPr>
        <w:t>c</w:t>
      </w:r>
      <w:r>
        <w:t xml:space="preserve"> for Canada x Russet Burbank and Canada x </w:t>
      </w:r>
      <w:proofErr w:type="spellStart"/>
      <w:r>
        <w:t>Shepody</w:t>
      </w:r>
      <w:proofErr w:type="spellEnd"/>
      <w:r>
        <w:t xml:space="preserve">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w:t>
      </w:r>
      <w:proofErr w:type="spellStart"/>
      <w:r>
        <w:t>Markies</w:t>
      </w:r>
      <w:proofErr w:type="spellEnd"/>
      <w:r>
        <w:t xml:space="preserve">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rPr>
        <w:lastRenderedPageBreak/>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2B260E07"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w:t>
      </w:r>
      <w:r w:rsidR="00A777EC">
        <w:rPr>
          <w:bCs/>
        </w:rPr>
        <w:t>varieties within location</w:t>
      </w:r>
      <w:r w:rsidR="00A4354F">
        <w:rPr>
          <w:bCs/>
        </w:rPr>
        <w:t xml:space="preserve"> </w:t>
      </w:r>
      <w:r w:rsidR="00A4354F" w:rsidRPr="00775CA3">
        <w:rPr>
          <w:bCs/>
        </w:rPr>
        <w:t xml:space="preserve">evaluated in the present study. The grey shaded region represents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represent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ins w:id="40" w:author="D J Mulla" w:date="2021-07-21T18:14:00Z">
        <w:r w:rsidR="00982D4E">
          <w:rPr>
            <w:bCs/>
          </w:rPr>
          <w:t>,</w:t>
        </w:r>
      </w:ins>
      <w:r w:rsidR="00A4354F" w:rsidRPr="00775CA3">
        <w:rPr>
          <w:bCs/>
        </w:rPr>
        <w:t xml:space="preserve"> </w:t>
      </w:r>
      <w:r w:rsidR="00A4354F">
        <w:rPr>
          <w:bCs/>
        </w:rPr>
        <w:t>respectively</w:t>
      </w:r>
      <w:ins w:id="41" w:author="D J Mulla" w:date="2021-07-21T18:14:00Z">
        <w:r w:rsidR="00982D4E">
          <w:rPr>
            <w:bCs/>
          </w:rPr>
          <w:t>,</w:t>
        </w:r>
      </w:ins>
      <w:r w:rsidR="00A4354F">
        <w:rPr>
          <w:bCs/>
        </w:rPr>
        <w:t xml:space="preserve">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represents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82860F1"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w:t>
      </w:r>
      <w:r w:rsidR="00A777EC">
        <w:t>for all varieties within location evaluated</w:t>
      </w:r>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4A3F9010" w:rsidR="00103013" w:rsidRDefault="00103013" w:rsidP="00103013">
      <w:pPr>
        <w:pStyle w:val="MDPI31text"/>
      </w:pPr>
      <w:r>
        <w:t xml:space="preserve">Taken together, these findings provide evidence that the effect of E (i.e., </w:t>
      </w:r>
      <w:r w:rsidRPr="00A777EC">
        <w:t>location</w:t>
      </w:r>
      <w:r>
        <w:t xml:space="preserve">), even when controlling for G (i.e., </w:t>
      </w:r>
      <w:r w:rsidR="00A777EC">
        <w:t>variety</w:t>
      </w:r>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Therefore, these findings suggest that E is relatively more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0DDEFD5E"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w:t>
      </w:r>
      <w:r w:rsidR="00A777EC">
        <w:t>varieties within location evaluated</w:t>
      </w:r>
      <w:r>
        <w:t xml:space="preserve"> (</w:t>
      </w:r>
      <w:r w:rsidR="00157166">
        <w:t>Figure 6</w:t>
      </w:r>
      <w:r>
        <w:t xml:space="preserve">). None of the previous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rPr>
          <w:noProof/>
        </w:rPr>
        <w:lastRenderedPageBreak/>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34D4D13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r w:rsidR="00103013" w:rsidRPr="00D73918">
        <w:t>Giletto and Echeverría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r w:rsidR="00103013" w:rsidRPr="00D73918">
        <w:t>Bélanger,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r w:rsidR="00A777EC">
        <w:rPr>
          <w:bCs/>
        </w:rPr>
        <w:t>variety within location</w:t>
      </w:r>
      <w:r w:rsidR="00103013" w:rsidRPr="00775CA3">
        <w:rPr>
          <w:bCs/>
        </w:rPr>
        <w:t>. The grey shaded region represents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indicate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r w:rsidR="00103013" w:rsidRPr="00775CA3">
        <w:rPr>
          <w:bCs/>
        </w:rPr>
        <w:t>is given in brackets.</w:t>
      </w:r>
    </w:p>
    <w:p w14:paraId="4785CE92" w14:textId="5AEEDACA"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The magnitude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w:t>
      </w:r>
      <w:r w:rsidR="000E429F">
        <w:t xml:space="preserve"> using the hierarchical Bayesian</w:t>
      </w:r>
      <w:r>
        <w:t xml:space="preserve"> </w:t>
      </w:r>
      <w:r w:rsidR="000E429F">
        <w:t xml:space="preserve">method </w:t>
      </w:r>
      <w:r>
        <w:t>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324206FC"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While the magnitude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w:t>
      </w:r>
      <w:r w:rsidR="000E429F">
        <w:t xml:space="preserve"> using the hierarchical Bayesian method</w:t>
      </w:r>
      <w:r>
        <w:t xml:space="preserve"> in the present study for the Belgium varieties (</w:t>
      </w:r>
      <w:r w:rsidR="00157166">
        <w:t>Figure 3</w:t>
      </w:r>
      <w:r>
        <w:t xml:space="preserve">), more than 80% of the observed data fall above the CNDC (i.e., represent non-N limiting conditions) with almost 30%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5CB0906F" w14:textId="1BE19F4E" w:rsidR="00084BC1" w:rsidRDefault="000C535B" w:rsidP="00030116">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Relative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xml:space="preserve">. Based on the CNDCs fitted </w:t>
      </w:r>
      <w:r w:rsidR="000E429F">
        <w:t xml:space="preserve">using the hierarchical Bayesian method </w:t>
      </w:r>
      <w:r>
        <w:t>in the present study for the Canada varieties (</w:t>
      </w:r>
      <w:r w:rsidR="00157166">
        <w:t>Figure 3</w:t>
      </w:r>
      <w:r>
        <w:t xml:space="preserve">), over 60% of observed data represented non-N limiting </w:t>
      </w:r>
      <w:r>
        <w:lastRenderedPageBreak/>
        <w:t xml:space="preserve">conditions but less than 10% of sampling dates had exclusively non-N limiting conditions observed (Figure S1). Therefore, it 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dataset.</w:t>
      </w:r>
    </w:p>
    <w:p w14:paraId="06B9C8FC" w14:textId="1751F633" w:rsidR="000E429F" w:rsidRDefault="000E429F" w:rsidP="001451B7">
      <w:pPr>
        <w:pStyle w:val="MDPI31text"/>
      </w:pPr>
      <w:r>
        <w:t xml:space="preserve">Because a CNDC using the conventional statistical methods has not been previously published for Minnesota, no comparison across statistical methods is made for this experimental dataset. However, </w:t>
      </w:r>
      <w:r w:rsidR="00002153">
        <w:t>over 80</w:t>
      </w:r>
      <w:r w:rsidR="001451B7">
        <w:t>% of the observed data fall above the CNDC (i.e., represent non-N limiting conditions) with</w:t>
      </w:r>
      <w:r w:rsidR="00002153">
        <w:t xml:space="preserve"> almost</w:t>
      </w:r>
      <w:r w:rsidR="001451B7">
        <w:t xml:space="preserve"> </w:t>
      </w:r>
      <w:r w:rsidR="00002153">
        <w:t>30</w:t>
      </w:r>
      <w:r w:rsidR="001451B7">
        <w:t xml:space="preserve">% of sampling dates having exclusively non-N limiting conditions observed (Figure S1). The bias present in the Minnesota experimental dataset is </w:t>
      </w:r>
      <w:proofErr w:type="gramStart"/>
      <w:r w:rsidR="001451B7">
        <w:t>similar to</w:t>
      </w:r>
      <w:proofErr w:type="gramEnd"/>
      <w:r w:rsidR="001451B7">
        <w:t xml:space="preserve"> the bias of the Belgium experimental dataset; therefore, using the conventional statistical methods to derive a CNDC for Minnesota would likely overestimate %N</w:t>
      </w:r>
      <w:r w:rsidR="001451B7">
        <w:rPr>
          <w:vertAlign w:val="subscript"/>
        </w:rPr>
        <w:t>c</w:t>
      </w:r>
      <w:r w:rsidR="001451B7">
        <w:t xml:space="preserve"> relative to the hierarchical Bayesian method.</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03D1143B"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demonstrated that interpreting NUE and its constituent component of N utilization efficiency [NUtE] is directly related to the parameters of the CNDC through the critical N utilization efficiency curve [</w:t>
      </w:r>
      <w:proofErr w:type="spellStart"/>
      <w:r>
        <w:t>CNUtEC</w:t>
      </w:r>
      <w:proofErr w:type="spellEnd"/>
      <w:r>
        <w:t>] which defines the critical value of NUtE [</w:t>
      </w:r>
      <w:proofErr w:type="spellStart"/>
      <w:r>
        <w:t>NUtE</w:t>
      </w:r>
      <w:r>
        <w:rPr>
          <w:vertAlign w:val="subscript"/>
        </w:rPr>
        <w:t>c</w:t>
      </w:r>
      <w:proofErr w:type="spellEnd"/>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proofErr w:type="spellStart"/>
            <w:r>
              <w:t>NUtE</w:t>
            </w:r>
            <w:r>
              <w:rPr>
                <w:vertAlign w:val="subscript"/>
              </w:rPr>
              <w:t>c</w:t>
            </w:r>
            <w:proofErr w:type="spellEnd"/>
            <w:r>
              <w:t xml:space="preserve"> = 1000 (10 a W</w:t>
            </w:r>
            <w:r w:rsidRPr="00A33A19">
              <w:rPr>
                <w:vertAlign w:val="superscript"/>
              </w:rPr>
              <w:t>–b</w:t>
            </w:r>
            <w:r>
              <w:t>)</w:t>
            </w:r>
            <w:r>
              <w:rPr>
                <w:vertAlign w:val="superscript"/>
              </w:rPr>
              <w:t>–1</w:t>
            </w:r>
          </w:p>
        </w:tc>
        <w:tc>
          <w:tcPr>
            <w:tcW w:w="431" w:type="dxa"/>
            <w:vAlign w:val="center"/>
            <w:hideMark/>
          </w:tcPr>
          <w:p w14:paraId="68F954AB" w14:textId="1F58609C" w:rsidR="00CD53DC" w:rsidRDefault="00CD53DC" w:rsidP="002B49B4">
            <w:pPr>
              <w:pStyle w:val="MDPI3aequationnumber"/>
              <w:spacing w:line="260" w:lineRule="atLeast"/>
            </w:pPr>
            <w:r>
              <w:t>(</w:t>
            </w:r>
            <w:r w:rsidR="009A564C">
              <w:t>2</w:t>
            </w:r>
            <w:r>
              <w:t>)</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 in the present study.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p>
    <w:p w14:paraId="20C7DDC1" w14:textId="797ABBAC" w:rsidR="00CD53DC" w:rsidRDefault="00CD53DC" w:rsidP="00CD53DC">
      <w:pPr>
        <w:pStyle w:val="MDPI31text"/>
      </w:pPr>
      <w:r>
        <w:t xml:space="preserve">The finding in the present study that the CNDC can vary across G x E effects and the finding from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of the intrinsic relationship between NUE and the CNDC together lead to the conclusion that the </w:t>
      </w:r>
      <w:proofErr w:type="spellStart"/>
      <w:r>
        <w:t>CNUtEC</w:t>
      </w:r>
      <w:proofErr w:type="spellEnd"/>
      <w:r>
        <w:t xml:space="preserve"> must also vary across the same G x E effects as the CNDC. Therefore, the effect of G x E on variation of </w:t>
      </w:r>
      <w:proofErr w:type="spellStart"/>
      <w:r>
        <w:t>NUtE</w:t>
      </w:r>
      <w:r w:rsidRPr="00255B2D">
        <w:rPr>
          <w:vertAlign w:val="subscript"/>
        </w:rPr>
        <w:t>c</w:t>
      </w:r>
      <w:proofErr w:type="spellEnd"/>
      <w:r>
        <w:t xml:space="preserve"> is one of the multiple set of factors that ultimately control NUE. Understanding and accounting for the G x E effect on the </w:t>
      </w:r>
      <w:proofErr w:type="spellStart"/>
      <w:r>
        <w:t>CNUtEC</w:t>
      </w:r>
      <w:proofErr w:type="spellEnd"/>
      <w:r>
        <w:t xml:space="preserve">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1D41D4A3" w:rsidR="00CD53DC" w:rsidRDefault="00CD53DC" w:rsidP="00CD53DC">
      <w:pPr>
        <w:pStyle w:val="MDPI31text"/>
      </w:pPr>
      <w:r>
        <w:t xml:space="preserve">While the present study presents direct evidence of significant differences between CNDCs for potato across G x E effects, other previous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w:t>
      </w:r>
      <w:r w:rsidR="004E2E4A">
        <w:t>result in</w:t>
      </w:r>
      <w:r>
        <w:t xml:space="preserve"> greater N dilution (i.e., lower %N</w:t>
      </w:r>
      <w:r>
        <w:rPr>
          <w:vertAlign w:val="subscript"/>
        </w:rPr>
        <w:t>c</w:t>
      </w:r>
      <w:r>
        <w:t>) at the same level of total plant biomass.</w:t>
      </w:r>
    </w:p>
    <w:p w14:paraId="779778FC" w14:textId="4542A59F" w:rsidR="00CD53DC" w:rsidRDefault="00CD53DC" w:rsidP="00CD53DC">
      <w:pPr>
        <w:pStyle w:val="MDPI31text"/>
      </w:pPr>
      <w:r>
        <w:t xml:space="preserve">Following from the above discussion of the </w:t>
      </w:r>
      <w:proofErr w:type="spellStart"/>
      <w:r>
        <w:t>CNUtEC</w:t>
      </w:r>
      <w:proofErr w:type="spellEnd"/>
      <w:r>
        <w:t xml:space="preserve">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w:t>
      </w:r>
      <w:del w:id="42" w:author="D J Mulla" w:date="2021-07-21T18:23:00Z">
        <w:r w:rsidDel="002E6112">
          <w:delText>s</w:delText>
        </w:r>
      </w:del>
      <w:r>
        <w:t xml:space="preserve"> the </w:t>
      </w:r>
      <w:proofErr w:type="spellStart"/>
      <w:r>
        <w:t>NUtE</w:t>
      </w:r>
      <w:r>
        <w:rPr>
          <w:vertAlign w:val="subscript"/>
        </w:rPr>
        <w:t>c</w:t>
      </w:r>
      <w:proofErr w:type="spellEnd"/>
      <w:r>
        <w:t xml:space="preserve"> value</w:t>
      </w:r>
      <w:ins w:id="43" w:author="D J Mulla" w:date="2021-07-21T18:23:00Z">
        <w:r w:rsidR="002E6112">
          <w:t>s</w:t>
        </w:r>
      </w:ins>
      <w:r>
        <w:t>. Therefore,</w:t>
      </w:r>
      <w:r w:rsidR="00BA09DE">
        <w:t xml:space="preserve"> future </w:t>
      </w:r>
      <w:r>
        <w:t xml:space="preserve">efforts to systematically improve NUE in potato </w:t>
      </w:r>
      <w:r w:rsidR="00BA09DE">
        <w:t xml:space="preserve">through either management practices [M] (e.g., </w:t>
      </w:r>
      <w:r w:rsidR="00BA09DE">
        <w:fldChar w:fldCharType="begin"/>
      </w:r>
      <w:r w:rsidR="00BA09DE">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BA09DE">
        <w:fldChar w:fldCharType="separate"/>
      </w:r>
      <w:r w:rsidR="00BA09DE">
        <w:rPr>
          <w:noProof/>
        </w:rPr>
        <w:t>Bohman, et al. [22]</w:t>
      </w:r>
      <w:r w:rsidR="00BA09DE">
        <w:fldChar w:fldCharType="end"/>
      </w:r>
      <w:r w:rsidR="00BA09DE">
        <w:t xml:space="preserve">) or breeding (e.g., </w:t>
      </w:r>
      <w:r w:rsidR="00BA09DE">
        <w:fldChar w:fldCharType="begin">
          <w:fldData xml:space="preserve">PEVuZE5vdGU+PENpdGUgQXV0aG9yWWVhcj0iMSI+PEF1dGhvcj5TdGVmYW5pYWs8L0F1dGhvcj48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</w:fldData>
        </w:fldChar>
      </w:r>
      <w:r w:rsidR="00AB0837">
        <w:instrText xml:space="preserve"> ADDIN EN.CITE </w:instrText>
      </w:r>
      <w:r w:rsidR="00AB0837">
        <w:fldChar w:fldCharType="begin">
          <w:fldData xml:space="preserve">PEVuZE5vdGU+PENpdGUgQXV0aG9yWWVhcj0iMSI+PEF1dGhvcj5TdGVmYW5pYWs8L0F1dGhvcj48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</w:fldData>
        </w:fldChar>
      </w:r>
      <w:r w:rsidR="00AB0837">
        <w:instrText xml:space="preserve"> ADDIN EN.CITE.DATA </w:instrText>
      </w:r>
      <w:r w:rsidR="00AB0837">
        <w:fldChar w:fldCharType="end"/>
      </w:r>
      <w:r w:rsidR="00BA09DE">
        <w:fldChar w:fldCharType="separate"/>
      </w:r>
      <w:r w:rsidR="00AB0837">
        <w:rPr>
          <w:noProof/>
        </w:rPr>
        <w:t>Stefaniak, et al. [23], Jones, et al. [24], Tiwari, et al. [25]</w:t>
      </w:r>
      <w:r w:rsidR="00BA09DE">
        <w:fldChar w:fldCharType="end"/>
      </w:r>
      <w:r w:rsidR="00BA09DE">
        <w:t xml:space="preserve">) </w:t>
      </w:r>
      <w:r>
        <w:t>should focus on identifying G x E</w:t>
      </w:r>
      <w:r w:rsidR="00BA09DE">
        <w:t xml:space="preserve"> x M</w:t>
      </w:r>
      <w:r>
        <w:t xml:space="preserve"> interactions that result in an increased proportion of biomass partitioned to tubers.</w:t>
      </w:r>
    </w:p>
    <w:p w14:paraId="51550150" w14:textId="72FBA1A1" w:rsidR="00E117A9" w:rsidRDefault="00E117A9" w:rsidP="00E117A9">
      <w:pPr>
        <w:pStyle w:val="MDPI31text"/>
      </w:pPr>
      <w:r>
        <w:t>Additionally, based on the larger magnitude of differences in %N</w:t>
      </w:r>
      <w:r>
        <w:rPr>
          <w:vertAlign w:val="subscript"/>
        </w:rPr>
        <w:t>c</w:t>
      </w:r>
      <w:r>
        <w:t xml:space="preserve"> between </w:t>
      </w:r>
      <w:r w:rsidR="000012B2" w:rsidRPr="003A6A5F">
        <w:t>l</w:t>
      </w:r>
      <w:r w:rsidRPr="003A6A5F">
        <w:t>ocations</w:t>
      </w:r>
      <w:r>
        <w:t xml:space="preserve"> (i.e., E) compared to differences between </w:t>
      </w:r>
      <w:r w:rsidR="003A6A5F">
        <w:t>variet</w:t>
      </w:r>
      <w:r w:rsidR="004E2E4A">
        <w:t>ies</w:t>
      </w:r>
      <w:r w:rsidR="003A6A5F">
        <w:t xml:space="preserve"> within a location </w:t>
      </w:r>
      <w:r>
        <w:t xml:space="preserve">(i.e., G) observed in </w:t>
      </w:r>
      <w:r>
        <w:lastRenderedPageBreak/>
        <w:t>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w:t>
      </w:r>
      <w:proofErr w:type="gramStart"/>
      <w:r>
        <w:t>interactions, but</w:t>
      </w:r>
      <w:proofErr w:type="gramEnd"/>
      <w:r>
        <w:t xml:space="preserve">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w:t>
      </w:r>
      <w:proofErr w:type="gramStart"/>
      <w:r>
        <w:t>potato, but</w:t>
      </w:r>
      <w:proofErr w:type="gramEnd"/>
      <w:r>
        <w:t xml:space="preserve"> is also of much greater relative importance </w:t>
      </w:r>
      <w:r w:rsidR="00DC530F">
        <w:t>compared to</w:t>
      </w:r>
      <w:r>
        <w:t xml:space="preserve"> other major crops (e.g., wheat, maize).</w:t>
      </w:r>
      <w:r w:rsidR="00DC530F">
        <w:t xml:space="preserve"> Due to the magnitude of this variability</w:t>
      </w:r>
      <w:r>
        <w:t>, accounting for variation in %N</w:t>
      </w:r>
      <w:r>
        <w:rPr>
          <w:vertAlign w:val="subscript"/>
        </w:rPr>
        <w:t>c</w:t>
      </w:r>
      <w:r>
        <w:t xml:space="preserve"> </w:t>
      </w:r>
      <w:r w:rsidR="00DC530F">
        <w:t xml:space="preserve">due to G x E interactions </w:t>
      </w:r>
      <w:r>
        <w:t>when evaluating NUE is relatively more important for potato. In order to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279DF09A"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w:t>
      </w:r>
      <w:proofErr w:type="gramStart"/>
      <w:r>
        <w:t>is</w:t>
      </w:r>
      <w:proofErr w:type="gramEnd"/>
      <w:r>
        <w:t xml:space="preserve">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subsequent calculations should include this inherent uncertainty. However, the direct use of the credible region defined from posterior distribution of the fitted </w:t>
      </w:r>
      <w:proofErr w:type="spellStart"/>
      <w:r>
        <w:t>Baysian</w:t>
      </w:r>
      <w:proofErr w:type="spellEnd"/>
      <w:r>
        <w:t xml:space="preserve"> hierarchical model in subsequent calculations is impractical</w:t>
      </w:r>
      <w:ins w:id="44" w:author="D J Mulla" w:date="2021-07-21T18:25:00Z">
        <w:r w:rsidR="002E6112">
          <w:t>,</w:t>
        </w:r>
      </w:ins>
      <w:r>
        <w:t xml:space="preserve"> and a method to concisely and accurately communicate the credible region remains necessary.</w:t>
      </w:r>
    </w:p>
    <w:p w14:paraId="54D67BEE" w14:textId="5FE3767D" w:rsidR="00DE4358" w:rsidRDefault="00DE4358" w:rsidP="00DE4358">
      <w:pPr>
        <w:pStyle w:val="MDPI31text"/>
      </w:pPr>
      <w:r>
        <w:t>Our finding that the credible region can be satisfactorily estimated using an equation of the same form as the CNDC (</w:t>
      </w:r>
      <w:r w:rsidR="00157166">
        <w:t>Figure 4</w:t>
      </w:r>
      <w:r>
        <w:t>) suggest</w:t>
      </w:r>
      <w:ins w:id="45" w:author="D J Mulla" w:date="2021-07-21T18:25:00Z">
        <w:r w:rsidR="002E6112">
          <w:t>s</w:t>
        </w:r>
      </w:ins>
      <w:r>
        <w:t xml:space="preserve"> that an additional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w:t>
      </w:r>
      <w:proofErr w:type="spellStart"/>
      <w:r w:rsidR="0048190A">
        <w:t>CNDC</w:t>
      </w:r>
      <w:r w:rsidR="0048190A">
        <w:rPr>
          <w:vertAlign w:val="subscript"/>
        </w:rPr>
        <w:t>lo</w:t>
      </w:r>
      <w:proofErr w:type="spellEnd"/>
      <w:r w:rsidR="0048190A">
        <w:t xml:space="preserve"> and </w:t>
      </w:r>
      <w:proofErr w:type="spellStart"/>
      <w:r w:rsidR="0048190A">
        <w:t>CNDC</w:t>
      </w:r>
      <w:r w:rsidR="0048190A">
        <w:rPr>
          <w:vertAlign w:val="subscript"/>
        </w:rPr>
        <w:t>up</w:t>
      </w:r>
      <w:proofErr w:type="spellEnd"/>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which can be easily communicated and used in subsequent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associated CNDC parameters are commonly used to derive and calculate other related parameters. For example, the calculation of NNI depends on both the actual plant N concentration [%</w:t>
      </w:r>
      <w:proofErr w:type="spellStart"/>
      <w:r w:rsidR="00DE4358">
        <w:t>N</w:t>
      </w:r>
      <w:r w:rsidR="00DE4358">
        <w:rPr>
          <w:vertAlign w:val="subscript"/>
        </w:rPr>
        <w:t>Plant</w:t>
      </w:r>
      <w:proofErr w:type="spellEnd"/>
      <w:r w:rsidR="00DE4358">
        <w:t>] and %</w:t>
      </w:r>
      <w:commentRangeStart w:id="46"/>
      <w:r w:rsidR="00DE4358">
        <w:t>N</w:t>
      </w:r>
      <w:r w:rsidR="00DE4358">
        <w:rPr>
          <w:vertAlign w:val="subscript"/>
        </w:rPr>
        <w:t>c</w:t>
      </w:r>
      <w:commentRangeEnd w:id="46"/>
      <w:r w:rsidR="002E6112">
        <w:rPr>
          <w:rStyle w:val="CommentReference"/>
          <w:rFonts w:eastAsia="SimSun"/>
          <w:noProof/>
          <w:snapToGrid/>
          <w:lang w:eastAsia="zh-CN" w:bidi="ar-SA"/>
        </w:rPr>
        <w:commentReference w:id="46"/>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19F2C477" w:rsidR="00DE4358" w:rsidRDefault="00DE4358" w:rsidP="00DF49BD">
            <w:pPr>
              <w:pStyle w:val="MDPI3aequationnumber"/>
              <w:spacing w:line="260" w:lineRule="atLeast"/>
            </w:pPr>
            <w:r>
              <w:t>(</w:t>
            </w:r>
            <w:r w:rsidR="009A564C">
              <w:t>3</w:t>
            </w:r>
            <w:r>
              <w:t>)</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3B64692" w:rsidR="00DE4358" w:rsidRDefault="00DE4358" w:rsidP="00DF49BD">
            <w:pPr>
              <w:pStyle w:val="MDPI3aequationnumber"/>
              <w:spacing w:line="260" w:lineRule="atLeast"/>
            </w:pPr>
            <w:r>
              <w:t>(</w:t>
            </w:r>
            <w:r w:rsidR="009A564C">
              <w:t>4</w:t>
            </w:r>
            <w:r>
              <w:t>)</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6A7A9D50" w:rsidR="00DE4358" w:rsidRDefault="00DE4358" w:rsidP="00DF49BD">
            <w:pPr>
              <w:pStyle w:val="MDPI3aequationnumber"/>
              <w:spacing w:line="260" w:lineRule="atLeast"/>
            </w:pPr>
            <w:r>
              <w:t>(</w:t>
            </w:r>
            <w:r w:rsidR="009A564C">
              <w:t>5</w:t>
            </w:r>
            <w:r>
              <w:t>)</w:t>
            </w:r>
          </w:p>
        </w:tc>
      </w:tr>
    </w:tbl>
    <w:p w14:paraId="5D294E82" w14:textId="3A3BC521"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w:t>
      </w:r>
      <w:r w:rsidR="006D30B7">
        <w:t>.</w:t>
      </w:r>
      <w:r>
        <w:t xml:space="preserve"> </w:t>
      </w:r>
      <w:r w:rsidR="006D30B7">
        <w:t xml:space="preserve">In </w:t>
      </w:r>
      <w:r w:rsidR="006D30B7">
        <w:lastRenderedPageBreak/>
        <w:t>contrast,</w:t>
      </w:r>
      <w:r>
        <w:t xml:space="preserve"> </w:t>
      </w:r>
      <w:r w:rsidR="006D30B7">
        <w:t>when</w:t>
      </w:r>
      <w:r>
        <w:t xml:space="preserv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w:t>
      </w:r>
      <w:commentRangeStart w:id="47"/>
      <w:r>
        <w:t>NNI</w:t>
      </w:r>
      <w:commentRangeEnd w:id="47"/>
      <w:r w:rsidR="00785148">
        <w:rPr>
          <w:rStyle w:val="CommentReference"/>
          <w:rFonts w:eastAsia="SimSun"/>
          <w:noProof/>
          <w:snapToGrid/>
          <w:lang w:eastAsia="zh-CN" w:bidi="ar-SA"/>
        </w:rPr>
        <w:commentReference w:id="47"/>
      </w:r>
      <w:r>
        <w:t xml:space="preserve"> to interpret the effects of those treatments on yield and biomass</w:t>
      </w:r>
      <w:r w:rsidR="000D400F">
        <w:t xml:space="preserve"> </w:t>
      </w:r>
      <w:r>
        <w:t xml:space="preserve">(e.g., </w:t>
      </w:r>
      <w:r w:rsidR="000D400F">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Bohman, et al. [22]</w:t>
      </w:r>
      <w:r w:rsidR="000D400F">
        <w:fldChar w:fldCharType="end"/>
      </w:r>
      <w:r>
        <w:t xml:space="preserve">) may draw different conclusions </w:t>
      </w:r>
      <w:r w:rsidR="00FC53C1">
        <w:t>when</w:t>
      </w:r>
      <w:r>
        <w:t xml:space="preserve"> considering </w:t>
      </w:r>
      <w:commentRangeStart w:id="48"/>
      <w:r>
        <w:t>uncertainty</w:t>
      </w:r>
      <w:commentRangeEnd w:id="48"/>
      <w:r w:rsidR="00785148">
        <w:rPr>
          <w:rStyle w:val="CommentReference"/>
          <w:rFonts w:eastAsia="SimSun"/>
          <w:noProof/>
          <w:snapToGrid/>
          <w:lang w:eastAsia="zh-CN" w:bidi="ar-SA"/>
        </w:rPr>
        <w:commentReference w:id="48"/>
      </w:r>
      <w:r>
        <w:t xml:space="preserve"> in calculated NNI values.</w:t>
      </w:r>
    </w:p>
    <w:p w14:paraId="14B5B8B5" w14:textId="7AA86455"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w:t>
      </w:r>
      <w:proofErr w:type="spellStart"/>
      <w:r>
        <w:t>CNUtEC</w:t>
      </w:r>
      <w:proofErr w:type="spellEnd"/>
      <w:r>
        <w:t xml:space="preserve">] </w:t>
      </w:r>
      <w:r w:rsidR="000D400F">
        <w:fldChar w:fldCharType="begin"/>
      </w:r>
      <w:r w:rsidR="00B54316">
        <w:instrText xml:space="preserve"> ADDIN EN.CITE &lt;EndNote&gt;&lt;Cite&gt;&lt;Author&gt;Bohman&lt;/Author&gt;&lt;Year&gt;2021&lt;/Year&gt;&lt;RecNum&gt;2705&lt;/RecNum&gt;&lt;DisplayText&gt;&lt;style size="10"&gt;[22]&lt;/style&gt;&lt;/DisplayText&gt;&lt;record&gt;&lt;rec-number&gt;2705&lt;/rec-number&gt;&lt;foreign-keys&gt;&lt;key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[22]</w:t>
      </w:r>
      <w:r w:rsidR="000D400F">
        <w:fldChar w:fldCharType="end"/>
      </w:r>
      <w:r>
        <w:t>. When computing the critical N uptake [N</w:t>
      </w:r>
      <w:r>
        <w:rPr>
          <w:vertAlign w:val="subscript"/>
        </w:rPr>
        <w:t>c</w:t>
      </w:r>
      <w:r>
        <w:t>] or critical N utilization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should be used to calculate the 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2D0EF4F3" w:rsidR="00B37963" w:rsidRPr="00B37963" w:rsidRDefault="00B37963" w:rsidP="00B37963">
      <w:pPr>
        <w:pStyle w:val="MDPI31text"/>
      </w:pPr>
      <w:r>
        <w:t xml:space="preserve">While the </w:t>
      </w:r>
      <w:proofErr w:type="spellStart"/>
      <w:r w:rsidR="004E2E4A">
        <w:t>occurance</w:t>
      </w:r>
      <w:proofErr w:type="spellEnd"/>
      <w:r>
        <w:t xml:space="preserve"> of difference in CNDCs derived using the Bayesian hierarchical model compared to the conventional statistical methods </w:t>
      </w:r>
      <w:r w:rsidR="009D1420">
        <w:t>(</w:t>
      </w:r>
      <w:r w:rsidR="00157166">
        <w:t>Figure 5</w:t>
      </w:r>
      <w:r w:rsidR="009D1420">
        <w:t>)</w:t>
      </w:r>
      <w:r>
        <w:t xml:space="preserve"> is </w:t>
      </w:r>
      <w:r w:rsidR="00FB4BEF">
        <w:t>itself notable</w:t>
      </w:r>
      <w:r>
        <w:t>, the magnitude of these differences found in the present study is</w:t>
      </w:r>
      <w:r w:rsidR="00FB4BEF">
        <w:t xml:space="preserve"> especially remarkable</w:t>
      </w:r>
      <w:r>
        <w:t xml:space="preserve">.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commentRangeStart w:id="49"/>
      <w:r w:rsidR="00054F09">
        <w:t>absent</w:t>
      </w:r>
      <w:commentRangeEnd w:id="49"/>
      <w:r w:rsidR="00785148">
        <w:rPr>
          <w:rStyle w:val="CommentReference"/>
          <w:rFonts w:eastAsia="SimSun"/>
          <w:noProof/>
          <w:snapToGrid/>
          <w:lang w:eastAsia="zh-CN" w:bidi="ar-SA"/>
        </w:rPr>
        <w:commentReference w:id="49"/>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w:t>
      </w:r>
      <w:commentRangeStart w:id="50"/>
      <w:r>
        <w:t>that</w:t>
      </w:r>
      <w:commentRangeEnd w:id="50"/>
      <w:r w:rsidR="00785148">
        <w:rPr>
          <w:rStyle w:val="CommentReference"/>
          <w:rFonts w:eastAsia="SimSun"/>
          <w:noProof/>
          <w:snapToGrid/>
          <w:lang w:eastAsia="zh-CN" w:bidi="ar-SA"/>
        </w:rPr>
        <w:commentReference w:id="50"/>
      </w:r>
      <w:r>
        <w:t xml:space="preserve">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0F2B0E7E"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accurate, least biased). </w:t>
      </w:r>
      <w:r w:rsidR="007F3F29">
        <w:t>H</w:t>
      </w:r>
      <w:r>
        <w:t xml:space="preserve">owever, we can reasonably conclude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are excluded from the fitting of the total model.</w:t>
      </w:r>
    </w:p>
    <w:p w14:paraId="4BC4E417" w14:textId="6BDFFAE7" w:rsidR="007F3F29" w:rsidRDefault="00846800" w:rsidP="009D1420">
      <w:pPr>
        <w:pStyle w:val="MDPI31text"/>
      </w:pPr>
      <w:r>
        <w:t>Therefore,</w:t>
      </w:r>
      <w:r w:rsidR="007F3F29">
        <w:t xml:space="preserve"> it appears preferable for the future development of CNDCs to utilize the Bayesian hierarchical method to both quantify uncertainty and reduce bias in </w:t>
      </w:r>
      <w:r w:rsidR="007A1D3A">
        <w:t>%N</w:t>
      </w:r>
      <w:r w:rsidR="007A1D3A">
        <w:rPr>
          <w:vertAlign w:val="subscript"/>
        </w:rPr>
        <w:t>c</w:t>
      </w:r>
      <w:r w:rsidR="007F3F29">
        <w:t>. Without addressing these limitations (i.e., bias and uncertainty), both directly resulting from the statistical methods used, the NNI framework cannot</w:t>
      </w:r>
      <w:r w:rsidR="009A564C">
        <w:t xml:space="preserve"> </w:t>
      </w:r>
      <w:r w:rsidR="007F3F29">
        <w:t>fulfill its core objective of providing an absolute reference of crop N status.</w:t>
      </w:r>
    </w:p>
    <w:p w14:paraId="08087C4E" w14:textId="001C2EF3" w:rsidR="000C7F41" w:rsidRDefault="00846800" w:rsidP="00846800">
      <w:pPr>
        <w:pStyle w:val="MDPI31text"/>
      </w:pPr>
      <w:r>
        <w:t xml:space="preserve">Additionally, with the further development adequate tools for this scientific computing task, the implementation of the </w:t>
      </w:r>
      <w:commentRangeStart w:id="51"/>
      <w:proofErr w:type="spellStart"/>
      <w:r>
        <w:t>Bayseian</w:t>
      </w:r>
      <w:commentRangeEnd w:id="51"/>
      <w:proofErr w:type="spellEnd"/>
      <w:r w:rsidR="00785148">
        <w:rPr>
          <w:rStyle w:val="CommentReference"/>
          <w:rFonts w:eastAsia="SimSun"/>
          <w:noProof/>
          <w:snapToGrid/>
          <w:lang w:eastAsia="zh-CN" w:bidi="ar-SA"/>
        </w:rPr>
        <w:commentReference w:id="51"/>
      </w:r>
      <w:r>
        <w:t xml:space="preserve">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00EA633E"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w:t>
      </w:r>
      <w:del w:id="52" w:author="D J Mulla" w:date="2021-07-22T09:52:00Z">
        <w:r w:rsidDel="00831521">
          <w:delText xml:space="preserve">is </w:delText>
        </w:r>
      </w:del>
      <w:ins w:id="53" w:author="D J Mulla" w:date="2021-07-22T09:52:00Z">
        <w:r w:rsidR="00831521">
          <w:t xml:space="preserve">are </w:t>
        </w:r>
      </w:ins>
      <w:r>
        <w:t xml:space="preserve">summarized in </w:t>
      </w:r>
      <w:r w:rsidR="0043243C">
        <w:t xml:space="preserve">Table </w:t>
      </w:r>
      <w:commentRangeStart w:id="54"/>
      <w:r w:rsidR="0043243C">
        <w:t>2</w:t>
      </w:r>
      <w:commentRangeEnd w:id="54"/>
      <w:r w:rsidR="00831521">
        <w:rPr>
          <w:rStyle w:val="CommentReference"/>
          <w:rFonts w:eastAsia="SimSun"/>
          <w:noProof/>
          <w:snapToGrid/>
          <w:lang w:eastAsia="zh-CN" w:bidi="ar-SA"/>
        </w:rPr>
        <w:commentReference w:id="54"/>
      </w:r>
      <w:r>
        <w:t xml:space="preserve"> and the relevant methods related to the experimental trials </w:t>
      </w:r>
      <w:del w:id="55" w:author="D J Mulla" w:date="2021-07-22T09:52:00Z">
        <w:r w:rsidDel="00831521">
          <w:delText xml:space="preserve">is </w:delText>
        </w:r>
      </w:del>
      <w:ins w:id="56" w:author="D J Mulla" w:date="2021-07-22T09:52:00Z">
        <w:r w:rsidR="00831521">
          <w:t xml:space="preserve">are </w:t>
        </w:r>
      </w:ins>
      <w:r>
        <w:t>reported below. All individual experimental observations used in this study are presented in the Supplemental Materials (Table S1).</w:t>
      </w:r>
    </w:p>
    <w:p w14:paraId="7868807E" w14:textId="77777777" w:rsidR="00E576F6" w:rsidRDefault="00E576F6" w:rsidP="00E576F6">
      <w:pPr>
        <w:pStyle w:val="MDPI23heading3"/>
      </w:pPr>
      <w:r>
        <w:t>4.1.1. Newly Reported Data – Minnesota</w:t>
      </w:r>
    </w:p>
    <w:p w14:paraId="5C164ECB" w14:textId="42224010" w:rsidR="00E576F6" w:rsidRDefault="00E576F6" w:rsidP="00E576F6">
      <w:pPr>
        <w:pStyle w:val="MDPI31text"/>
      </w:pPr>
      <w:r>
        <w:t>Six</w:t>
      </w:r>
      <w:r w:rsidRPr="0025283E">
        <w:t xml:space="preserve"> </w:t>
      </w:r>
      <w:r>
        <w:t xml:space="preserve">individual </w:t>
      </w:r>
      <w:r w:rsidRPr="0025283E">
        <w:t xml:space="preserve">plot-scale field experiments were conducted over a total of </w:t>
      </w:r>
      <w:r>
        <w:t>eight</w:t>
      </w:r>
      <w:r w:rsidRPr="0025283E">
        <w:t xml:space="preserve"> years (1991–1992, 2014–</w:t>
      </w:r>
      <w:r>
        <w:t>2016</w:t>
      </w:r>
      <w:r w:rsidRPr="0025283E">
        <w:t>, 2018</w:t>
      </w:r>
      <w:r>
        <w:t>-</w:t>
      </w:r>
      <w:commentRangeStart w:id="57"/>
      <w:r>
        <w:t>2020</w:t>
      </w:r>
      <w:commentRangeEnd w:id="57"/>
      <w:r w:rsidR="00831521">
        <w:rPr>
          <w:rStyle w:val="CommentReference"/>
          <w:rFonts w:eastAsia="SimSun"/>
          <w:noProof/>
          <w:snapToGrid/>
          <w:lang w:eastAsia="zh-CN" w:bidi="ar-SA"/>
        </w:rPr>
        <w:commentReference w:id="57"/>
      </w:r>
      <w:r w:rsidRPr="0025283E">
        <w:t>)</w:t>
      </w:r>
      <w:r>
        <w:t xml:space="preserve"> </w:t>
      </w:r>
      <w:r w:rsidRPr="0025283E">
        <w:t xml:space="preserve">on irrigated plots at the Sand Plain Research Farm </w:t>
      </w:r>
      <w:r w:rsidRPr="0025283E">
        <w:lastRenderedPageBreak/>
        <w:t xml:space="preserve">[SPRF] in Becker, MN (45º 23’ N, 93º 53’ W). Mean temperature at this station is 7.1 </w:t>
      </w:r>
      <w:r w:rsidRPr="00EC0E19">
        <w:t>º</w:t>
      </w:r>
      <w:r w:rsidRPr="0025283E">
        <w:t xml:space="preserve">C and mean annual precipitation is 809 mm </w:t>
      </w:r>
      <w:r>
        <w:fldChar w:fldCharType="begin"/>
      </w:r>
      <w:r w:rsidR="00AB0837">
        <w:instrText xml:space="preserve"> ADDIN EN.CITE &lt;EndNote&gt;&lt;Cite&gt;&lt;Author&gt;Arguez&lt;/Author&gt;&lt;Year&gt;2010&lt;/Year&gt;&lt;RecNum&gt;1720&lt;/RecNum&gt;&lt;DisplayText&gt;&lt;style size="10"&gt;[26]&lt;/style&gt;&lt;/DisplayText&gt;&lt;record&gt;&lt;rec-number&gt;1720&lt;/rec-number&gt;&lt;foreign-keys&gt;&lt;key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sidR="00AB0837">
        <w:rPr>
          <w:noProof/>
        </w:rPr>
        <w:t>[26]</w:t>
      </w:r>
      <w:r>
        <w:fldChar w:fldCharType="end"/>
      </w:r>
      <w:r>
        <w:t xml:space="preserve">. </w:t>
      </w:r>
      <w:r w:rsidRPr="0025283E">
        <w:t xml:space="preserve">The soil at this station </w:t>
      </w:r>
      <w:r w:rsidR="00037590">
        <w:t>is</w:t>
      </w:r>
      <w:r w:rsidRPr="0025283E">
        <w:t xml:space="preserve"> characterized as a Hubbard loamy sand (Sandy, mixed, frigid Entic Hapludolls) and excessively well drained with low available water holding capacity </w:t>
      </w:r>
      <w:r>
        <w:fldChar w:fldCharType="begin"/>
      </w:r>
      <w:r w:rsidR="00AB0837">
        <w:instrText xml:space="preserve"> ADDIN EN.CITE &lt;EndNote&gt;&lt;Cite&gt;&lt;Author&gt;Hansen&lt;/Author&gt;&lt;Year&gt;1988&lt;/Year&gt;&lt;RecNum&gt;1717&lt;/RecNum&gt;&lt;DisplayText&gt;&lt;style size="10"&gt;[27, 28]&lt;/style&gt;&lt;/DisplayText&gt;&lt;record&gt;&lt;rec-number&gt;1717&lt;/rec-number&gt;&lt;foreign-keys&gt;&lt;key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sidR="00AB0837">
        <w:rPr>
          <w:noProof/>
        </w:rPr>
        <w:t>[27, 28]</w:t>
      </w:r>
      <w:r>
        <w:fldChar w:fldCharType="end"/>
      </w:r>
      <w:r>
        <w:t xml:space="preserve">. </w:t>
      </w:r>
      <w:r w:rsidRPr="0025283E">
        <w:t xml:space="preserve">Apart from experimental </w:t>
      </w:r>
      <w:r w:rsidR="00EB0A43">
        <w:t>N</w:t>
      </w:r>
      <w:r w:rsidRPr="0025283E">
        <w:t xml:space="preserve"> and variety </w:t>
      </w:r>
      <w:commentRangeStart w:id="58"/>
      <w:r w:rsidRPr="0025283E">
        <w:t>treatments</w:t>
      </w:r>
      <w:commentRangeEnd w:id="58"/>
      <w:r w:rsidR="00831521">
        <w:rPr>
          <w:rStyle w:val="CommentReference"/>
          <w:rFonts w:eastAsia="SimSun"/>
          <w:noProof/>
          <w:snapToGrid/>
          <w:lang w:eastAsia="zh-CN" w:bidi="ar-SA"/>
        </w:rPr>
        <w:commentReference w:id="58"/>
      </w:r>
      <w:r w:rsidRPr="0025283E">
        <w:t xml:space="preserve">, all management and cultural practices were managed by the staff at the SPRF in accordance with common practices for the region </w:t>
      </w:r>
      <w:r>
        <w:fldChar w:fldCharType="begin"/>
      </w:r>
      <w:r w:rsidR="00AB0837">
        <w:instrText xml:space="preserve"> ADDIN EN.CITE &lt;EndNote&gt;&lt;Cite&gt;&lt;Author&gt;Egel&lt;/Author&gt;&lt;Year&gt;2017&lt;/Year&gt;&lt;RecNum&gt;970&lt;/RecNum&gt;&lt;DisplayText&gt;&lt;style size="10"&gt;[29]&lt;/style&gt;&lt;/DisplayText&gt;&lt;record&gt;&lt;rec-number&gt;970&lt;/rec-number&gt;&lt;foreign-keys&gt;&lt;key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sidR="00AB0837">
        <w:rPr>
          <w:noProof/>
        </w:rPr>
        <w:t>[29]</w:t>
      </w:r>
      <w:r>
        <w:fldChar w:fldCharType="end"/>
      </w:r>
      <w:r>
        <w:t>,</w:t>
      </w:r>
      <w:r w:rsidRPr="0025283E">
        <w:t xml:space="preserve"> nutrients were applied based on soil samples and University recommendations </w:t>
      </w:r>
      <w:r>
        <w:fldChar w:fldCharType="begin"/>
      </w:r>
      <w:r w:rsidR="00AB0837">
        <w:instrText xml:space="preserve"> ADDIN EN.CITE &lt;EndNote&gt;&lt;Cite&gt;&lt;Author&gt;Franzen&lt;/Author&gt;&lt;Year&gt;2018&lt;/Year&gt;&lt;RecNum&gt;1997&lt;/RecNum&gt;&lt;DisplayText&gt;&lt;style size="10"&gt;[30, 31]&lt;/style&gt;&lt;/DisplayText&gt;&lt;record&gt;&lt;rec-number&gt;1997&lt;/rec-number&gt;&lt;foreign-keys&gt;&lt;key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sidR="00AB0837">
        <w:rPr>
          <w:noProof/>
        </w:rPr>
        <w:t>[30, 31]</w:t>
      </w:r>
      <w:r>
        <w:fldChar w:fldCharType="end"/>
      </w:r>
      <w:r>
        <w:t xml:space="preserve">, and supplemental irrigation was applied based on the University recommended checkbook method </w:t>
      </w:r>
      <w:r>
        <w:fldChar w:fldCharType="begin"/>
      </w:r>
      <w:r w:rsidR="00AB0837">
        <w:instrText xml:space="preserve"> ADDIN EN.CITE &lt;EndNote&gt;&lt;Cite&gt;&lt;Author&gt;Steele&lt;/Author&gt;&lt;Year&gt;2010&lt;/Year&gt;&lt;RecNum&gt;1009&lt;/RecNum&gt;&lt;DisplayText&gt;&lt;style size="10"&gt;[32, 33]&lt;/style&gt;&lt;/DisplayText&gt;&lt;record&gt;&lt;rec-number&gt;1009&lt;/rec-number&gt;&lt;foreign-keys&gt;&lt;key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sidR="00AB0837">
        <w:rPr>
          <w:noProof/>
        </w:rPr>
        <w:t>[32, 33]</w:t>
      </w:r>
      <w:r>
        <w:fldChar w:fldCharType="end"/>
      </w:r>
      <w:r>
        <w:t xml:space="preserve">. </w:t>
      </w:r>
      <w:r w:rsidRPr="0025283E">
        <w:t>Additional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77777777" w:rsidR="00ED0F1E" w:rsidRDefault="00ED0F1E"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proofErr w:type="spellStart"/>
            <w:r>
              <w:t>Markies</w:t>
            </w:r>
            <w:proofErr w:type="spellEnd"/>
            <w:r>
              <w:t xml:space="preserve">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proofErr w:type="spellStart"/>
            <w:r>
              <w:t>Shepody</w:t>
            </w:r>
            <w:proofErr w:type="spellEnd"/>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77777777" w:rsidR="00ED0F1E" w:rsidRDefault="00ED0F1E"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7E8A239A"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ZT0iMTAiPkVycmViaGksIGV0IGFsLiBbMzRdLCBSb3NlbiwgZXQgYWwuIFszNV0sIFJvc2VuLCBl
dCBhbC4gWzM2XTwvc3R5bGU+PC9EaXNwbGF5VGV4dD48cmVjb3JkPjxyZWMtbnVtYmVyPjQ1OTwv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AB0837">
              <w:instrText xml:space="preserve"> ADDIN EN.CITE </w:instrText>
            </w:r>
            <w:r w:rsidR="00AB0837">
              <w:fldChar w:fldCharType="begin">
                <w:fldData xml:space="preserve">PEVuZE5vdGU+PENpdGUgQXV0aG9yWWVhcj0iMSI+PEF1dGhvcj5FcnJlYmhpPC9BdXRob3I+PFll
YXI+MTk5ODwvWWVhcj48UmVjTnVtPjQ1OTwvUmVjTnVtPjxEaXNwbGF5VGV4dD48c3R5bGUgc2l6
ZT0iMTAiPkVycmViaGksIGV0IGFsLiBbMzRdLCBSb3NlbiwgZXQgYWwuIFszNV0sIFJvc2VuLCBl
dCBhbC4gWzM2XTwvc3R5bGU+PC9EaXNwbGF5VGV4dD48cmVjb3JkPjxyZWMtbnVtYmVyPjQ1OTwv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AB0837">
              <w:instrText xml:space="preserve"> ADDIN EN.CITE.DATA </w:instrText>
            </w:r>
            <w:r w:rsidR="00AB0837">
              <w:fldChar w:fldCharType="end"/>
            </w:r>
            <w:r>
              <w:fldChar w:fldCharType="separate"/>
            </w:r>
            <w:r w:rsidR="00AB0837">
              <w:rPr>
                <w:noProof/>
              </w:rPr>
              <w:t>Errebhi, et al. [34], Rosen, et al. [35], Rosen, et al. [36]</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0A62902A" w:rsidR="00ED0F1E" w:rsidRDefault="00ED0F1E" w:rsidP="002B49B4">
            <w:pPr>
              <w:pStyle w:val="MDPI42tablebody"/>
              <w:spacing w:line="240" w:lineRule="auto"/>
              <w:jc w:val="left"/>
            </w:pPr>
            <w:r>
              <w:fldChar w:fldCharType="begin"/>
            </w:r>
            <w:r w:rsidR="00AB0837">
              <w:instrText xml:space="preserve"> ADDIN EN.CITE &lt;EndNote&gt;&lt;Cite AuthorYear="1"&gt;&lt;Author&gt;Sun&lt;/Author&gt;&lt;Year&gt;2017&lt;/Year&gt;&lt;RecNum&gt;2034&lt;/RecNum&gt;&lt;DisplayText&gt;&lt;style size="10"&gt;Sun [37], Sun, et al. [38]&lt;/style&gt;&lt;/DisplayText&gt;&lt;record&gt;&lt;rec-number&gt;2034&lt;/rec-number&gt;&lt;foreign-keys&gt;&lt;key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sidR="00AB0837">
              <w:rPr>
                <w:noProof/>
              </w:rPr>
              <w:t>Sun [37], Sun, et al. [38]</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02869BBD" w:rsidR="00ED0F1E" w:rsidRDefault="00ED0F1E" w:rsidP="002B49B4">
            <w:pPr>
              <w:pStyle w:val="MDPI42tablebody"/>
              <w:spacing w:line="240" w:lineRule="auto"/>
              <w:jc w:val="left"/>
            </w:pPr>
            <w:r>
              <w:fldChar w:fldCharType="begin"/>
            </w:r>
            <w:r w:rsidR="00AB0837">
              <w:instrText xml:space="preserve"> ADDIN EN.CITE &lt;EndNote&gt;&lt;Cite AuthorYear="1"&gt;&lt;Author&gt;Crants&lt;/Author&gt;&lt;Year&gt;2017&lt;/Year&gt;&lt;RecNum&gt;2033&lt;/RecNum&gt;&lt;DisplayText&gt;&lt;style size="10"&gt;Crants, et al. [39]&lt;/style&gt;&lt;/DisplayText&gt;&lt;record&gt;&lt;rec-number&gt;2033&lt;/rec-number&gt;&lt;foreign-keys&gt;&lt;key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sidR="00AB0837">
              <w:rPr>
                <w:noProof/>
              </w:rPr>
              <w:t>Crants, et al. [39]</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65147ACA"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PSIxMCI+R3VwdGEgYW5kIFJvc2VuIFs0MF0sIEd1cHRhLCBldCBhbC4gWzQxXTwvc3R5bGU+PC9E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AB0837">
              <w:instrText xml:space="preserve"> ADDIN EN.CITE </w:instrText>
            </w:r>
            <w:r w:rsidR="00AB0837">
              <w:fldChar w:fldCharType="begin">
                <w:fldData xml:space="preserve">PEVuZE5vdGU+PENpdGUgQXV0aG9yWWVhcj0iMSI+PEF1dGhvcj5HdXB0YTwvQXV0aG9yPjxZZWFy
PjIwMTk8L1llYXI+PFJlY051bT4yMDM1PC9SZWNOdW0+PERpc3BsYXlUZXh0PjxzdHlsZSBzaXpl
PSIxMCI+R3VwdGEgYW5kIFJvc2VuIFs0MF0sIEd1cHRhLCBldCBhbC4gWzQxXTwvc3R5bGU+PC9E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AB0837">
              <w:instrText xml:space="preserve"> ADDIN EN.CITE.DATA </w:instrText>
            </w:r>
            <w:r w:rsidR="00AB0837">
              <w:fldChar w:fldCharType="end"/>
            </w:r>
            <w:r>
              <w:fldChar w:fldCharType="separate"/>
            </w:r>
            <w:r w:rsidR="00AB0837">
              <w:rPr>
                <w:noProof/>
              </w:rPr>
              <w:t>Gupta and Rosen [40], Gupta, et al. [41]</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416D2750" w:rsidR="00ED0F1E" w:rsidRDefault="00ED0F1E" w:rsidP="002B49B4">
            <w:pPr>
              <w:pStyle w:val="MDPI42tablebody"/>
              <w:spacing w:line="240" w:lineRule="auto"/>
              <w:jc w:val="left"/>
            </w:pPr>
            <w:r>
              <w:fldChar w:fldCharType="begin"/>
            </w:r>
            <w:r w:rsidR="00AB0837">
              <w:instrText xml:space="preserve"> ADDIN EN.CITE &lt;EndNote&gt;&lt;Cite AuthorYear="1"&gt;&lt;Author&gt;Bohman&lt;/Author&gt;&lt;Year&gt;2020&lt;/Year&gt;&lt;RecNum&gt;2700&lt;/RecNum&gt;&lt;DisplayText&gt;&lt;style size="10"&gt;Bohman, et al. [42]&lt;/style&gt;&lt;/DisplayText&gt;&lt;record&gt;&lt;rec-number&gt;2700&lt;/rec-number&gt;&lt;foreign-keys&gt;&lt;key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sidR="00AB0837">
              <w:rPr>
                <w:noProof/>
              </w:rPr>
              <w:t>Bohman, et al. [42]</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59B6F797" w:rsidR="00ED0F1E" w:rsidRDefault="00ED0F1E" w:rsidP="002B49B4">
            <w:pPr>
              <w:pStyle w:val="MDPI42tablebody"/>
              <w:spacing w:line="240" w:lineRule="auto"/>
              <w:jc w:val="left"/>
            </w:pPr>
            <w:r>
              <w:fldChar w:fldCharType="begin"/>
            </w:r>
            <w:r w:rsidR="00AB0837">
              <w:instrText xml:space="preserve"> ADDIN EN.CITE &lt;EndNote&gt;&lt;Cite AuthorYear="1"&gt;&lt;Author&gt;Rosen&lt;/Author&gt;&lt;Year&gt;2021&lt;/Year&gt;&lt;RecNum&gt;2701&lt;/RecNum&gt;&lt;DisplayText&gt;&lt;style size="10"&gt;Rosen, et al. [43]&lt;/style&gt;&lt;/DisplayText&gt;&lt;record&gt;&lt;rec-number&gt;2701&lt;/rec-number&gt;&lt;foreign-keys&gt;&lt;key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sidR="00AB0837">
              <w:rPr>
                <w:noProof/>
              </w:rPr>
              <w:t>Rosen, et al. [43]</w:t>
            </w:r>
            <w:r>
              <w:fldChar w:fldCharType="end"/>
            </w:r>
          </w:p>
        </w:tc>
      </w:tr>
    </w:tbl>
    <w:p w14:paraId="0AA032ED" w14:textId="77777777" w:rsidR="00ED0F1E" w:rsidRDefault="00ED0F1E" w:rsidP="00ED0F1E">
      <w:pPr>
        <w:pStyle w:val="MDPI43tablefooter"/>
      </w:pPr>
    </w:p>
    <w:p w14:paraId="3ECE676B" w14:textId="080638B5" w:rsidR="00ED0F1E" w:rsidRDefault="00ED0F1E" w:rsidP="00ED0F1E">
      <w:pPr>
        <w:pStyle w:val="MDPI31text"/>
      </w:pPr>
      <w:r w:rsidRPr="00EC0E19">
        <w:t>A randomized complete block design with three or four replicates was used in each field experiment. All studies evaluated at least 3 nitrogen rates (0 – 400 kg N ha-1) for Russet Burbank potato [</w:t>
      </w:r>
      <w:r w:rsidRPr="00F37899">
        <w:rPr>
          <w:i/>
          <w:iCs/>
        </w:rPr>
        <w:t>Solanum tuberosum</w:t>
      </w:r>
      <w:r w:rsidRPr="00EC0E19">
        <w:t xml:space="preserve"> (L.)], with some studies evaluating additional potato varieties (</w:t>
      </w:r>
      <w:r w:rsidR="0043243C">
        <w:t>Table 3</w:t>
      </w:r>
      <w:r w:rsidRPr="00EC0E19">
        <w:t xml:space="preserve">). Those studies </w:t>
      </w:r>
      <w:r>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Pr="002169F3">
        <w:t xml:space="preserve"> </w:t>
      </w:r>
      <w:r>
        <w:t xml:space="preserve">A summary of </w:t>
      </w:r>
      <w:r w:rsidR="00F37899">
        <w:t>N</w:t>
      </w:r>
      <w:r>
        <w:t xml:space="preserve"> management practices and varieties evaluated for each of these studies is summarized below (</w:t>
      </w:r>
      <w:r w:rsidR="0043243C">
        <w:t>Table 4</w:t>
      </w:r>
      <w:r>
        <w:t>)</w:t>
      </w:r>
      <w:r w:rsidRPr="0025283E">
        <w:t>.</w:t>
      </w:r>
    </w:p>
    <w:p w14:paraId="1C5FE053" w14:textId="503FE2F7" w:rsidR="004B69DA" w:rsidRDefault="004B69DA" w:rsidP="004B69DA">
      <w:pPr>
        <w:pStyle w:val="MDPI31text"/>
      </w:pPr>
      <w:r w:rsidRPr="00EC0E19">
        <w:lastRenderedPageBreak/>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fldChar w:fldCharType="begin"/>
      </w:r>
      <w:r w:rsidR="00AB0837">
        <w:instrText xml:space="preserve"> ADDIN EN.CITE &lt;EndNote&gt;&lt;Cite&gt;&lt;Author&gt;USDA&lt;/Author&gt;&lt;Year&gt;1997&lt;/Year&gt;&lt;RecNum&gt;1722&lt;/RecNum&gt;&lt;DisplayText&gt;&lt;style size="10"&gt;[44]&lt;/style&gt;&lt;/DisplayText&gt;&lt;record&gt;&lt;rec-number&gt;1722&lt;/rec-number&gt;&lt;foreign-keys&gt;&lt;key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sidR="00AB0837">
        <w:rPr>
          <w:noProof/>
        </w:rPr>
        <w:t>[44]</w:t>
      </w:r>
      <w:r>
        <w:fldChar w:fldCharType="end"/>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rsidR="00AB0837">
        <w:instrText xml:space="preserve"> ADDIN EN.CITE &lt;EndNote&gt;&lt;Cite&gt;&lt;Author&gt;Horneck&lt;/Author&gt;&lt;Year&gt;1998&lt;/Year&gt;&lt;RecNum&gt;1723&lt;/RecNum&gt;&lt;DisplayText&gt;&lt;style size="10"&gt;[45]&lt;/style&gt;&lt;/DisplayText&gt;&lt;record&gt;&lt;rec-number&gt;1723&lt;/rec-number&gt;&lt;foreign-keys&gt;&lt;key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sidR="00AB0837">
        <w:rPr>
          <w:noProof/>
        </w:rPr>
        <w:t>[45]</w:t>
      </w:r>
      <w:r>
        <w:fldChar w:fldCharType="end"/>
      </w:r>
      <w:r w:rsidRPr="00EC0E19">
        <w:t xml:space="preserve">, or with the salicylic </w:t>
      </w:r>
      <w:proofErr w:type="spellStart"/>
      <w:r w:rsidRPr="00EC0E19">
        <w:t>Kjeldahl</w:t>
      </w:r>
      <w:proofErr w:type="spellEnd"/>
      <w:r w:rsidRPr="00EC0E19">
        <w:t xml:space="preserve"> method</w:t>
      </w:r>
      <w:r w:rsidR="00632BEE">
        <w:t xml:space="preserve"> </w:t>
      </w:r>
      <w:r w:rsidR="00B54316">
        <w:fldChar w:fldCharType="begin"/>
      </w:r>
      <w:r w:rsidR="00AB0837">
        <w:instrText xml:space="preserve"> ADDIN EN.CITE &lt;EndNote&gt;&lt;Cite&gt;&lt;Author&gt;Horwitz&lt;/Author&gt;&lt;Year&gt;1970&lt;/Year&gt;&lt;RecNum&gt;2706&lt;/RecNum&gt;&lt;DisplayText&gt;&lt;style size="10"&gt;[46]&lt;/style&gt;&lt;/DisplayText&gt;&lt;record&gt;&lt;rec-number&gt;2706&lt;/rec-number&gt;&lt;foreign-keys&gt;&lt;key app="EN" db-id="sszpfv5zm0wprde2r5bvw2wpdezsax0e9spx" timestamp="1626703200"&gt;2706&lt;/key&gt;&lt;/foreign-keys&gt;&lt;ref-type name="Book"&gt;6&lt;/ref-type&gt;&lt;contributors&gt;&lt;authors&gt;&lt;author&gt;Horwitz, W.&lt;/author&gt;&lt;author&gt;Chichilo, P.&lt;/author&gt;&lt;author&gt;Reynolds, H.&lt;/author&gt;&lt;/authors&gt;&lt;/contributors&gt;&lt;titles&gt;&lt;title&gt;Official methods of analysis of the Association of Official Analytical Chemists.&lt;/title&gt;&lt;/titles&gt;&lt;edition&gt;11th&lt;/edition&gt;&lt;dates&gt;&lt;year&gt;1970&lt;/year&gt;&lt;/dates&gt;&lt;pub-location&gt;Washington, DC&lt;/pub-location&gt;&lt;publisher&gt;Association of Official Analytical Chemists.&lt;/publisher&gt;&lt;urls&gt;&lt;/urls&gt;&lt;/record&gt;&lt;/Cite&gt;&lt;/EndNote&gt;</w:instrText>
      </w:r>
      <w:r w:rsidR="00B54316">
        <w:fldChar w:fldCharType="separate"/>
      </w:r>
      <w:r w:rsidR="00AB0837">
        <w:rPr>
          <w:noProof/>
        </w:rPr>
        <w:t>[46]</w:t>
      </w:r>
      <w:r w:rsidR="00B54316">
        <w:fldChar w:fldCharType="end"/>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was calculated as the ratio of </w:t>
      </w:r>
      <w:proofErr w:type="spellStart"/>
      <w:r>
        <w:t>N</w:t>
      </w:r>
      <w:r>
        <w:rPr>
          <w:vertAlign w:val="subscript"/>
        </w:rPr>
        <w:t>Plant</w:t>
      </w:r>
      <w:proofErr w:type="spellEnd"/>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50ADA41C" w:rsidR="00ED0F1E" w:rsidRDefault="00ED0F1E" w:rsidP="00ED0F1E">
      <w:pPr>
        <w:pStyle w:val="MDPI31text"/>
      </w:pPr>
      <w:r w:rsidRPr="001C4771">
        <w:t>Whole-plant samples were</w:t>
      </w:r>
      <w:r>
        <w:t xml:space="preserve"> also</w:t>
      </w:r>
      <w:r w:rsidRPr="001C4771">
        <w:t xml:space="preserve"> regularly collected during the period of late-May to early-September (Table </w:t>
      </w:r>
      <w:r w:rsidR="00EA452A">
        <w:t>5</w:t>
      </w:r>
      <w:r w:rsidRPr="001C4771">
        <w:t>).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w:t>
      </w:r>
      <w:r w:rsidR="00632BEE">
        <w:t>the same as</w:t>
      </w:r>
      <w:r>
        <w:t xml:space="preserve"> methods previously described</w:t>
      </w:r>
      <w:r w:rsidR="009115C1">
        <w:t xml:space="preserve"> above</w:t>
      </w:r>
      <w:r>
        <w:t>.</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lastRenderedPageBreak/>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17DF5D21"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NDcsIDQ4XTwvc3R5bGU+PC9EaXNwbGF5VGV4dD48cmVjb3JkPjxyZWMtbnVtYmVyPjE5MzI8L3Jl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AB0837">
        <w:instrText xml:space="preserve"> ADDIN EN.CITE </w:instrText>
      </w:r>
      <w:r w:rsidR="00AB0837">
        <w:fldChar w:fldCharType="begin">
          <w:fldData xml:space="preserve">PEVuZE5vdGU+PENpdGU+PEF1dGhvcj5Cw6lsYW5nZXI8L0F1dGhvcj48WWVhcj4yMDAwPC9ZZWFy
PjxSZWNOdW0+MTkzMjwvUmVjTnVtPjxEaXNwbGF5VGV4dD48c3R5bGUgc2l6ZT0iMTAiPlsxNSwg
NDcsIDQ4XTwvc3R5bGU+PC9EaXNwbGF5VGV4dD48cmVjb3JkPjxyZWMtbnVtYmVyPjE5MzI8L3Jl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AB0837">
        <w:instrText xml:space="preserve"> ADDIN EN.CITE.DATA </w:instrText>
      </w:r>
      <w:r w:rsidR="00AB0837">
        <w:fldChar w:fldCharType="end"/>
      </w:r>
      <w:r>
        <w:fldChar w:fldCharType="separate"/>
      </w:r>
      <w:r w:rsidR="00AB0837">
        <w:rPr>
          <w:noProof/>
        </w:rPr>
        <w:t>[15, 47, 48]</w:t>
      </w:r>
      <w:r>
        <w:fldChar w:fldCharType="end"/>
      </w:r>
      <w:r>
        <w:t xml:space="preserve">. </w:t>
      </w:r>
    </w:p>
    <w:p w14:paraId="7A8BA9EA" w14:textId="55828E65" w:rsidR="00ED0F1E" w:rsidRDefault="00ED0F1E" w:rsidP="00ED0F1E">
      <w:pPr>
        <w:pStyle w:val="MDPI31text"/>
      </w:pPr>
      <w:r>
        <w:t xml:space="preserve">In the Canadian study, two varieties (Russet Burbank and </w:t>
      </w:r>
      <w:proofErr w:type="spellStart"/>
      <w:r>
        <w:t>Shepody</w:t>
      </w:r>
      <w:proofErr w:type="spellEnd"/>
      <w:r>
        <w:t>) and four N fertilization rates (0, 50, 100, and 250 kg ha</w:t>
      </w:r>
      <w:r>
        <w:rPr>
          <w:vertAlign w:val="superscript"/>
        </w:rPr>
        <w:t>-1</w:t>
      </w:r>
      <w:r>
        <w:t>) were evaluated under non-water limiting conditions with each variety having 4 site-years of experimental data and 10 sampling dates per site year (</w:t>
      </w:r>
      <w:r w:rsidR="0043243C">
        <w:t>Table 2</w:t>
      </w:r>
      <w:r>
        <w:t xml:space="preserve">). In the Argentina study, five varieties (Bannock Russet, Gem Russet, Innovator, </w:t>
      </w:r>
      <w:proofErr w:type="spellStart"/>
      <w:r>
        <w:t>Markies</w:t>
      </w:r>
      <w:proofErr w:type="spellEnd"/>
      <w:r>
        <w:t xml:space="preserve"> Russet, and Umatilla Russet) and four N fertilization rate (0, 80, 150, 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were evaluated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17D653AD" w:rsidR="00ED0F1E" w:rsidRDefault="00ED0F1E" w:rsidP="00ED0F1E">
      <w:pPr>
        <w:pStyle w:val="MDPI31text"/>
      </w:pPr>
      <w:r>
        <w:t xml:space="preserve">In summary, this statistical approach uses the entire set of experimental </w:t>
      </w:r>
      <w:commentRangeStart w:id="59"/>
      <w:r>
        <w:t>data</w:t>
      </w:r>
      <w:commentRangeEnd w:id="59"/>
      <w:r w:rsidR="00281265">
        <w:rPr>
          <w:rStyle w:val="CommentReference"/>
          <w:rFonts w:eastAsia="SimSun"/>
          <w:noProof/>
          <w:snapToGrid/>
          <w:lang w:eastAsia="zh-CN" w:bidi="ar-SA"/>
        </w:rPr>
        <w:commentReference w:id="59"/>
      </w:r>
      <w:r>
        <w:t xml:space="preserve"> (</w:t>
      </w:r>
      <w:r w:rsidR="00157166">
        <w:t>Figure 7</w:t>
      </w:r>
      <w:r>
        <w:t xml:space="preserve">a) and does not require any preliminary or intermediary statistical analysis. At the level of each experimental sampling date, a linear-plateau curve is fit for biomass as a function of </w:t>
      </w:r>
      <w:r w:rsidR="00490F0F">
        <w:t>N</w:t>
      </w:r>
      <w:r>
        <w:t xml:space="preserve">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w:t>
      </w:r>
      <w:r w:rsidR="00504C6C">
        <w:t xml:space="preserve">effect </w:t>
      </w:r>
      <w:r>
        <w:t>level of the hierarchical model (</w:t>
      </w:r>
      <w:r w:rsidR="007A0EA5">
        <w:t>e.g</w:t>
      </w:r>
      <w:r>
        <w:t>., location, variety) where the critical point of each linear-plateau curve</w:t>
      </w:r>
      <w:del w:id="60" w:author="D J Mulla" w:date="2021-07-22T10:02:00Z">
        <w:r w:rsidDel="00281265">
          <w:delText>s</w:delText>
        </w:r>
      </w:del>
      <w:r>
        <w:t xml:space="preserve"> lies exactly upon the negative exponential curve (</w:t>
      </w:r>
      <w:r w:rsidR="00157166">
        <w:t>Figure 7</w:t>
      </w:r>
      <w:r>
        <w:t>b).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points (</w:t>
      </w:r>
      <w:r w:rsidR="00157166">
        <w:t>Figure 7</w:t>
      </w:r>
      <w:r>
        <w:t>c) which are identified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3E85DF05" w:rsidR="00ED0F1E" w:rsidRPr="00526733" w:rsidRDefault="00157166" w:rsidP="00ED0F1E">
      <w:pPr>
        <w:pStyle w:val="MDPI51figurecaption"/>
        <w:ind w:left="2610" w:right="26"/>
        <w:jc w:val="both"/>
        <w:rPr>
          <w:bCs/>
        </w:rPr>
      </w:pPr>
      <w:r>
        <w:rPr>
          <w:b/>
        </w:rPr>
        <w:lastRenderedPageBreak/>
        <w:t>Figure 7</w:t>
      </w:r>
      <w:r w:rsidR="00ED0F1E" w:rsidRPr="00526733">
        <w:rPr>
          <w:b/>
        </w:rPr>
        <w:t>.</w:t>
      </w:r>
      <w:r w:rsidR="00ED0F1E" w:rsidRPr="00526733">
        <w:rPr>
          <w:bCs/>
        </w:rPr>
        <w:t xml:space="preserve"> Hypothetical example of statistical methods used showing </w:t>
      </w:r>
      <w:r w:rsidR="00B108C7">
        <w:rPr>
          <w:bCs/>
        </w:rPr>
        <w:t xml:space="preserve">N concentration [%N] as a function of biomass [W] on five experimental sampling dates for </w:t>
      </w:r>
      <w:r w:rsidR="00ED0F1E" w:rsidRPr="00526733">
        <w:rPr>
          <w:bCs/>
        </w:rPr>
        <w:t>(a) raw experimental data, (b) linear-plateau curves (solid colored lines) fitted for each experimental sampling date (points with each date distinguished by color) and the critical N dilution curve (solid black line) fitted using the 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5AFC1F61"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was implemented through the nesting of experimental data according to </w:t>
      </w:r>
      <w:r w:rsidRPr="00A61F95">
        <w:t>location</w:t>
      </w:r>
      <w:r>
        <w:t xml:space="preserve"> and variety within location (</w:t>
      </w:r>
      <w:r w:rsidR="00157166">
        <w:t>Figure 8</w:t>
      </w:r>
      <w:r>
        <w:t>)</w:t>
      </w:r>
      <w:r w:rsidR="00541460">
        <w:t xml:space="preserve"> and t</w:t>
      </w:r>
      <w:r>
        <w:t>he linear-plateau curve fitted for each experimental sampling date can be pooled at various nested levels of location or variety within location.</w:t>
      </w:r>
    </w:p>
    <w:p w14:paraId="09337340" w14:textId="561D8597" w:rsidR="00ED0F1E" w:rsidRDefault="00ED0F1E" w:rsidP="00ED0F1E">
      <w:pPr>
        <w:pStyle w:val="MDPI31text"/>
      </w:pPr>
      <w:r>
        <w:t xml:space="preserve">Using </w:t>
      </w:r>
      <w:r w:rsidRPr="00E13A5A">
        <w:rPr>
          <w:i/>
          <w:iCs/>
        </w:rPr>
        <w:t>R</w:t>
      </w:r>
      <w:r>
        <w:t xml:space="preserve"> </w:t>
      </w:r>
      <w:r>
        <w:fldChar w:fldCharType="begin"/>
      </w:r>
      <w:r w:rsidR="00AB0837">
        <w:instrText xml:space="preserve"> ADDIN EN.CITE &lt;EndNote&gt;&lt;Cite&gt;&lt;Author&gt;R Core Team&lt;/Author&gt;&lt;Year&gt;2021&lt;/Year&gt;&lt;RecNum&gt;1749&lt;/RecNum&gt;&lt;DisplayText&gt;&lt;style size="10"&gt;[49]&lt;/style&gt;&lt;/DisplayText&gt;&lt;record&gt;&lt;rec-number&gt;1749&lt;/rec-number&gt;&lt;foreign-keys&gt;&lt;key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sidR="00AB0837">
        <w:rPr>
          <w:noProof/>
        </w:rPr>
        <w:t>[49]</w:t>
      </w:r>
      <w:r>
        <w:fldChar w:fldCharType="end"/>
      </w:r>
      <w:r>
        <w:t xml:space="preserve">, the </w:t>
      </w:r>
      <w:r>
        <w:rPr>
          <w:i/>
          <w:iCs/>
        </w:rPr>
        <w:t>brms</w:t>
      </w:r>
      <w:r>
        <w:t xml:space="preserve"> package </w:t>
      </w:r>
      <w:r>
        <w:fldChar w:fldCharType="begin"/>
      </w:r>
      <w:r w:rsidR="00AB0837">
        <w:instrText xml:space="preserve"> ADDIN EN.CITE &lt;EndNote&gt;&lt;Cite&gt;&lt;Author&gt;Bürkner&lt;/Author&gt;&lt;Year&gt;2017&lt;/Year&gt;&lt;RecNum&gt;2692&lt;/RecNum&gt;&lt;DisplayText&gt;&lt;style size="10"&gt;[50, 51]&lt;/style&gt;&lt;/DisplayText&gt;&lt;record&gt;&lt;rec-number&gt;2692&lt;/rec-number&gt;&lt;foreign-keys&gt;&lt;key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sidR="00AB0837">
        <w:rPr>
          <w:noProof/>
        </w:rPr>
        <w:t>[50, 51]</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rsidR="00AB0837">
        <w:instrText xml:space="preserve"> ADDIN EN.CITE &lt;EndNote&gt;&lt;Cite&gt;&lt;Author&gt;Carpenter&lt;/Author&gt;&lt;Year&gt;2017&lt;/Year&gt;&lt;RecNum&gt;2694&lt;/RecNum&gt;&lt;DisplayText&gt;&lt;style size="10"&gt;[52]&lt;/style&gt;&lt;/DisplayText&gt;&lt;record&gt;&lt;rec-number&gt;2694&lt;/rec-number&gt;&lt;foreign-keys&gt;&lt;key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sidR="00AB0837">
        <w:rPr>
          <w:noProof/>
        </w:rPr>
        <w:t>[52]</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rsidR="00AB0837">
        <w:instrText xml:space="preserve"> ADDIN EN.CITE &lt;EndNote&gt;&lt;Cite&gt;&lt;Author&gt;McElreath&lt;/Author&gt;&lt;Year&gt;2020&lt;/Year&gt;&lt;RecNum&gt;2702&lt;/RecNum&gt;&lt;DisplayText&gt;&lt;style size="10"&gt;[53]&lt;/style&gt;&lt;/DisplayText&gt;&lt;record&gt;&lt;rec-number&gt;2702&lt;/rec-number&gt;&lt;foreign-keys&gt;&lt;key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sidR="00AB0837">
        <w:rPr>
          <w:noProof/>
        </w:rPr>
        <w:t>[53]</w:t>
      </w:r>
      <w:r>
        <w:fldChar w:fldCharType="end"/>
      </w:r>
      <w:r>
        <w:t xml:space="preserve">. The </w:t>
      </w:r>
      <w:r>
        <w:rPr>
          <w:i/>
          <w:iCs/>
        </w:rPr>
        <w:t xml:space="preserve">brms </w:t>
      </w:r>
      <w:r>
        <w:t xml:space="preserve">package includes a user-friendly modeling language, robust documentation, and a diverse set of tools to analyze and assess </w:t>
      </w:r>
      <w:commentRangeStart w:id="61"/>
      <w:r>
        <w:t>models</w:t>
      </w:r>
      <w:commentRangeEnd w:id="61"/>
      <w:r w:rsidR="00281265">
        <w:rPr>
          <w:rStyle w:val="CommentReference"/>
          <w:rFonts w:eastAsia="SimSun"/>
          <w:noProof/>
          <w:snapToGrid/>
          <w:lang w:eastAsia="zh-CN" w:bidi="ar-SA"/>
        </w:rPr>
        <w:commentReference w:id="61"/>
      </w:r>
      <w:r>
        <w:t>.</w:t>
      </w:r>
    </w:p>
    <w:p w14:paraId="15D9157A" w14:textId="77777777" w:rsidR="00ED0F1E" w:rsidRDefault="00ED0F1E" w:rsidP="00ED0F1E">
      <w:pPr>
        <w:pStyle w:val="MDPI52figure"/>
        <w:ind w:left="2610" w:right="26"/>
        <w:jc w:val="left"/>
      </w:pPr>
      <w:r w:rsidRPr="00526733">
        <w:rPr>
          <w:noProof/>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Linear-plateau curves and critical points (i.e., the fitted join point of each linear-plateau curve) are identified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7C6AEF93"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proofErr w:type="spellStart"/>
      <w:r>
        <w:rPr>
          <w:i/>
          <w:iCs/>
        </w:rPr>
        <w:t>rjags</w:t>
      </w:r>
      <w:proofErr w:type="spellEnd"/>
      <w:r>
        <w:t xml:space="preserve"> </w:t>
      </w:r>
      <w:r>
        <w:fldChar w:fldCharType="begin"/>
      </w:r>
      <w:r w:rsidR="00AB0837">
        <w:instrText xml:space="preserve"> ADDIN EN.CITE &lt;EndNote&gt;&lt;Cite&gt;&lt;Author&gt;Plummer&lt;/Author&gt;&lt;Year&gt;2019&lt;/Year&gt;&lt;RecNum&gt;2696&lt;/RecNum&gt;&lt;DisplayText&gt;&lt;style size="10"&gt;[54]&lt;/style&gt;&lt;/DisplayText&gt;&lt;record&gt;&lt;rec-number&gt;2696&lt;/rec-number&gt;&lt;foreign-keys&gt;&lt;key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sidR="00AB0837">
        <w:rPr>
          <w:noProof/>
        </w:rPr>
        <w:t>[54]</w:t>
      </w:r>
      <w:r>
        <w:fldChar w:fldCharType="end"/>
      </w:r>
      <w:r>
        <w:t xml:space="preserve"> and </w:t>
      </w:r>
      <w:r>
        <w:rPr>
          <w:i/>
          <w:iCs/>
        </w:rPr>
        <w:t>JAGS</w:t>
      </w:r>
      <w:r>
        <w:t xml:space="preserve"> statistical software </w:t>
      </w:r>
      <w:r>
        <w:fldChar w:fldCharType="begin"/>
      </w:r>
      <w:r w:rsidR="00AB0837">
        <w:instrText xml:space="preserve"> ADDIN EN.CITE &lt;EndNote&gt;&lt;Cite&gt;&lt;Author&gt;Plummer&lt;/Author&gt;&lt;Year&gt;2013&lt;/Year&gt;&lt;RecNum&gt;2695&lt;/RecNum&gt;&lt;DisplayText&gt;&lt;style size="10"&gt;[55]&lt;/style&gt;&lt;/DisplayText&gt;&lt;record&gt;&lt;rec-number&gt;2695&lt;/rec-number&gt;&lt;foreign-keys&gt;&lt;key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sidR="00AB0837">
        <w:rPr>
          <w:noProof/>
        </w:rPr>
        <w:t>[55]</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ABB0785" w14:textId="47C50B6B" w:rsidR="00ED0F1E" w:rsidRDefault="00ED0F1E" w:rsidP="002B49B4">
            <w:pPr>
              <w:pStyle w:val="MDPI3aequationnumber"/>
              <w:spacing w:line="260" w:lineRule="atLeast"/>
            </w:pPr>
            <w:r>
              <w:t>(</w:t>
            </w:r>
            <w:r w:rsidR="00C209AA">
              <w:t>6</w:t>
            </w:r>
            <w:r>
              <w:t>)</w:t>
            </w:r>
          </w:p>
        </w:tc>
      </w:tr>
    </w:tbl>
    <w:p w14:paraId="7146CDD1" w14:textId="2FF633D1"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 [</w:t>
      </w:r>
      <w:proofErr w:type="spellStart"/>
      <w:r>
        <w:rPr>
          <w:i/>
          <w:iCs/>
        </w:rPr>
        <w:t>i</w:t>
      </w:r>
      <w:proofErr w:type="spellEnd"/>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w:t>
      </w:r>
      <w:proofErr w:type="spellStart"/>
      <w:r w:rsidRPr="00F7332D">
        <w:rPr>
          <w:i/>
          <w:iCs/>
        </w:rPr>
        <w:t>N</w:t>
      </w:r>
      <w:r w:rsidRPr="00F7332D">
        <w:rPr>
          <w:i/>
          <w:iCs/>
          <w:vertAlign w:val="subscript"/>
        </w:rPr>
        <w:t>Plant</w:t>
      </w:r>
      <w:proofErr w:type="spellEnd"/>
      <w:r>
        <w:rPr>
          <w:i/>
          <w:iCs/>
        </w:rPr>
        <w:t xml:space="preserve">, </w:t>
      </w:r>
      <w:r>
        <w:t xml:space="preserve">and </w:t>
      </w:r>
      <w:r w:rsidRPr="00F7332D">
        <w:rPr>
          <w:i/>
          <w:iCs/>
        </w:rPr>
        <w:t>%N</w:t>
      </w:r>
      <w:r w:rsidRPr="00F7332D">
        <w:rPr>
          <w:i/>
          <w:iCs/>
          <w:vertAlign w:val="subscript"/>
        </w:rPr>
        <w:t>c</w:t>
      </w:r>
      <w:r>
        <w:t xml:space="preserve"> </w:t>
      </w:r>
      <w:proofErr w:type="gramStart"/>
      <w:r>
        <w:t>have</w:t>
      </w:r>
      <w:proofErr w:type="gramEnd"/>
      <w:r>
        <w:t xml:space="preserve"> the same meaning as previously defined in this present study. This linear-plateau curve is defined with </w:t>
      </w:r>
      <w:r w:rsidR="00490F0F">
        <w:t>N</w:t>
      </w:r>
      <w:r>
        <w:t xml:space="preserve"> </w:t>
      </w:r>
      <w:r>
        <w:lastRenderedPageBreak/>
        <w:t>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proofErr w:type="spellStart"/>
            <w:r w:rsidRPr="00F7332D">
              <w:rPr>
                <w:i/>
                <w:iCs/>
              </w:rPr>
              <w:t>W</w:t>
            </w:r>
            <w:r w:rsidRPr="00673D6A">
              <w:rPr>
                <w:i/>
                <w:iCs/>
              </w:rPr>
              <w:t>ma</w:t>
            </w:r>
            <w:r>
              <w:rPr>
                <w:i/>
                <w:iCs/>
              </w:rPr>
              <w:t>x</w:t>
            </w:r>
            <w:r w:rsidRPr="00F7332D">
              <w:rPr>
                <w:i/>
                <w:iCs/>
                <w:vertAlign w:val="subscript"/>
              </w:rPr>
              <w:t>i</w:t>
            </w:r>
            <w:proofErr w:type="spellEnd"/>
            <w:r>
              <w:t xml:space="preserve">) </w:t>
            </w:r>
            <w:r>
              <w:rPr>
                <w:vertAlign w:val="superscript"/>
              </w:rPr>
              <w:t>–</w:t>
            </w:r>
            <w:r w:rsidRPr="001F7D51">
              <w:rPr>
                <w:i/>
                <w:vertAlign w:val="superscript"/>
              </w:rPr>
              <w:t>b</w:t>
            </w:r>
          </w:p>
        </w:tc>
        <w:tc>
          <w:tcPr>
            <w:tcW w:w="431" w:type="dxa"/>
            <w:vAlign w:val="center"/>
            <w:hideMark/>
          </w:tcPr>
          <w:p w14:paraId="02F9604F" w14:textId="4A1CE039" w:rsidR="00ED0F1E" w:rsidRDefault="00ED0F1E" w:rsidP="002B49B4">
            <w:pPr>
              <w:pStyle w:val="MDPI3aequationnumber"/>
              <w:spacing w:line="260" w:lineRule="atLeast"/>
            </w:pPr>
            <w:r>
              <w:t>(</w:t>
            </w:r>
            <w:r w:rsidR="00C209AA">
              <w:t>7</w:t>
            </w:r>
            <w:r>
              <w:t>)</w:t>
            </w:r>
          </w:p>
        </w:tc>
      </w:tr>
    </w:tbl>
    <w:p w14:paraId="272C28C9" w14:textId="2FA9215F"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proofErr w:type="spellStart"/>
      <w:proofErr w:type="gramStart"/>
      <w:r w:rsidRPr="00F7332D">
        <w:rPr>
          <w:i/>
          <w:iCs/>
        </w:rPr>
        <w:t>W</w:t>
      </w:r>
      <w:r w:rsidRPr="00F7332D">
        <w:rPr>
          <w:i/>
          <w:iCs/>
          <w:vertAlign w:val="subscript"/>
        </w:rPr>
        <w:t>max,i</w:t>
      </w:r>
      <w:proofErr w:type="spellEnd"/>
      <w:proofErr w:type="gramEnd"/>
      <w:r>
        <w:rPr>
          <w:vertAlign w:val="subscript"/>
        </w:rPr>
        <w:t xml:space="preserve"> </w:t>
      </w:r>
      <w:r>
        <w:t xml:space="preserve">have the same meanings as defined </w:t>
      </w:r>
      <w:commentRangeStart w:id="62"/>
      <w:r>
        <w:t>above</w:t>
      </w:r>
      <w:commentRangeEnd w:id="62"/>
      <w:r w:rsidR="00D67715">
        <w:rPr>
          <w:rStyle w:val="CommentReference"/>
          <w:rFonts w:eastAsia="SimSun"/>
          <w:noProof/>
          <w:snapToGrid/>
          <w:lang w:eastAsia="zh-CN" w:bidi="ar-SA"/>
        </w:rPr>
        <w:commentReference w:id="62"/>
      </w:r>
      <w:r>
        <w:t>.</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were combined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proofErr w:type="spellStart"/>
            <w:r w:rsidRPr="00F7332D">
              <w:rPr>
                <w:i/>
                <w:iCs/>
              </w:rPr>
              <w:t>W</w:t>
            </w:r>
            <w:r w:rsidRPr="00673D6A">
              <w:rPr>
                <w:i/>
                <w:iCs/>
              </w:rPr>
              <w:t>max</w:t>
            </w:r>
            <w:r w:rsidRPr="00F7332D">
              <w:rPr>
                <w:i/>
                <w:iCs/>
                <w:vertAlign w:val="subscript"/>
              </w:rPr>
              <w:t>i</w:t>
            </w:r>
            <w:proofErr w:type="spellEnd"/>
            <w:r>
              <w:t>)</w:t>
            </w:r>
            <w:r>
              <w:rPr>
                <w:vertAlign w:val="superscript"/>
              </w:rPr>
              <w:t xml:space="preserve"> –</w:t>
            </w:r>
            <w:r w:rsidRPr="001F7D51">
              <w:rPr>
                <w:i/>
                <w:vertAlign w:val="superscript"/>
              </w:rPr>
              <w:t>b</w:t>
            </w:r>
            <w:r w:rsidRPr="00505583">
              <w:t xml:space="preserve">)), </w:t>
            </w:r>
            <w:proofErr w:type="spellStart"/>
            <w:r w:rsidRPr="00F7332D">
              <w:rPr>
                <w:i/>
                <w:iCs/>
              </w:rPr>
              <w:t>W</w:t>
            </w:r>
            <w:r w:rsidRPr="00673D6A">
              <w:rPr>
                <w:i/>
                <w:iCs/>
              </w:rPr>
              <w:t>max</w:t>
            </w:r>
            <w:r w:rsidRPr="00F7332D">
              <w:rPr>
                <w:i/>
                <w:iCs/>
                <w:vertAlign w:val="subscript"/>
              </w:rPr>
              <w:t>i</w:t>
            </w:r>
            <w:proofErr w:type="spellEnd"/>
            <w:r w:rsidRPr="00505583">
              <w:t>)</w:t>
            </w:r>
          </w:p>
        </w:tc>
        <w:tc>
          <w:tcPr>
            <w:tcW w:w="431" w:type="dxa"/>
            <w:vAlign w:val="center"/>
            <w:hideMark/>
          </w:tcPr>
          <w:p w14:paraId="065003EE" w14:textId="3812DD22" w:rsidR="00ED0F1E" w:rsidRDefault="00ED0F1E" w:rsidP="002B49B4">
            <w:pPr>
              <w:pStyle w:val="MDPI3aequationnumber"/>
              <w:spacing w:line="260" w:lineRule="atLeast"/>
            </w:pPr>
            <w:r>
              <w:t>(</w:t>
            </w:r>
            <w:r w:rsidR="00C209AA">
              <w:t>8</w:t>
            </w:r>
            <w:r>
              <w:t>)</w:t>
            </w:r>
          </w:p>
        </w:tc>
      </w:tr>
    </w:tbl>
    <w:p w14:paraId="6E9121BC" w14:textId="4FD51FAB" w:rsidR="00ED0F1E" w:rsidRPr="00A949FC" w:rsidRDefault="00ED0F1E" w:rsidP="00ED0F1E">
      <w:pPr>
        <w:pStyle w:val="MDPI31text"/>
      </w:pPr>
      <w:r>
        <w:t xml:space="preserve">Two group-level (i.e., random) effects were specified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311F098C" w:rsidR="00ED0F1E" w:rsidRDefault="00ED0F1E" w:rsidP="002B49B4">
            <w:pPr>
              <w:pStyle w:val="MDPI3aequationnumber"/>
              <w:spacing w:line="260" w:lineRule="atLeast"/>
            </w:pPr>
            <w:r>
              <w:t>(</w:t>
            </w:r>
            <w:r w:rsidR="00C209AA">
              <w:t>9</w:t>
            </w:r>
            <w:r>
              <w:t>)</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proofErr w:type="gramStart"/>
            <w:r w:rsidRPr="00F7332D">
              <w:rPr>
                <w:i/>
                <w:iCs/>
              </w:rPr>
              <w:t>location:variety</w:t>
            </w:r>
            <w:proofErr w:type="gramEnd"/>
            <w:r w:rsidRPr="00A949FC">
              <w:t>)</w:t>
            </w:r>
          </w:p>
        </w:tc>
        <w:tc>
          <w:tcPr>
            <w:tcW w:w="431" w:type="dxa"/>
            <w:vAlign w:val="center"/>
            <w:hideMark/>
          </w:tcPr>
          <w:p w14:paraId="2DA3C3DA" w14:textId="756EBCA4" w:rsidR="00ED0F1E" w:rsidRDefault="00ED0F1E" w:rsidP="002B49B4">
            <w:pPr>
              <w:pStyle w:val="MDPI3aequationnumber"/>
              <w:spacing w:line="260" w:lineRule="atLeast"/>
            </w:pPr>
            <w:r>
              <w:t>(</w:t>
            </w:r>
            <w:r w:rsidR="00C209AA">
              <w:t>10</w:t>
            </w:r>
            <w:r>
              <w:t>)</w:t>
            </w:r>
          </w:p>
        </w:tc>
      </w:tr>
    </w:tbl>
    <w:p w14:paraId="72685EE6" w14:textId="16FC94E7" w:rsidR="00ED0F1E" w:rsidRDefault="00ED0F1E" w:rsidP="00ED0F1E">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w:t>
      </w:r>
      <w:r w:rsidR="00541460">
        <w:t xml:space="preserve">effect </w:t>
      </w:r>
      <w:r>
        <w:t>level for location and variety within location, respectively.</w:t>
      </w:r>
    </w:p>
    <w:p w14:paraId="290DA4CD" w14:textId="47B396B8" w:rsidR="00ED0F1E" w:rsidRDefault="00ED0F1E" w:rsidP="00ED0F1E">
      <w:pPr>
        <w:pStyle w:val="MDPI31text"/>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rsidR="00AB0837">
        <w:instrText xml:space="preserve"> ADDIN EN.CITE &lt;EndNote&gt;&lt;Cite&gt;&lt;Author&gt;Schad&lt;/Author&gt;&lt;Year&gt;2021&lt;/Year&gt;&lt;RecNum&gt;2703&lt;/RecNum&gt;&lt;DisplayText&gt;&lt;style size="10"&gt;[56]&lt;/style&gt;&lt;/DisplayText&gt;&lt;record&gt;&lt;rec-number&gt;2703&lt;/rec-number&gt;&lt;foreign-keys&gt;&lt;key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sidR="00AB0837">
        <w:rPr>
          <w:noProof/>
        </w:rPr>
        <w:t>[56]</w:t>
      </w:r>
      <w:r>
        <w:fldChar w:fldCharType="end"/>
      </w:r>
      <w:r>
        <w:t>. This is particularly important for hyperparameters dealing with the standard deviation between groups in a hierarchical model. A summary of the prior values used in this model is given below (</w:t>
      </w:r>
      <w:r w:rsidR="008C613D">
        <w:t>Table 6</w:t>
      </w:r>
      <w:r>
        <w:t>).</w:t>
      </w:r>
    </w:p>
    <w:p w14:paraId="0B782112" w14:textId="23F0C836" w:rsidR="00ED0F1E" w:rsidRDefault="00ED0F1E" w:rsidP="00ED0F1E">
      <w:pPr>
        <w:pStyle w:val="MDPI31text"/>
      </w:pPr>
      <w:r>
        <w:t xml:space="preserve">The entire workflow used to generate this analysis is reproducible and available </w:t>
      </w:r>
      <w:proofErr w:type="gramStart"/>
      <w:r>
        <w:t>via  GitHub</w:t>
      </w:r>
      <w:proofErr w:type="gramEnd"/>
      <w:r>
        <w:t xml:space="preserve"> repository (</w:t>
      </w:r>
      <w:hyperlink r:id="rId22" w:history="1">
        <w:r w:rsidRPr="00157594">
          <w:rPr>
            <w:rStyle w:val="Hyperlink"/>
          </w:rPr>
          <w:t>https://github.com/bohm0072/cndc_bayesian_eval</w:t>
        </w:r>
      </w:hyperlink>
      <w:r>
        <w:t xml:space="preserve">). The </w:t>
      </w:r>
      <w:proofErr w:type="spellStart"/>
      <w:r>
        <w:rPr>
          <w:i/>
          <w:iCs/>
        </w:rPr>
        <w:t>renv</w:t>
      </w:r>
      <w:proofErr w:type="spellEnd"/>
      <w:r>
        <w:t xml:space="preserve"> package </w:t>
      </w:r>
      <w:r>
        <w:fldChar w:fldCharType="begin"/>
      </w:r>
      <w:r w:rsidR="00AB0837">
        <w:instrText xml:space="preserve"> ADDIN EN.CITE &lt;EndNote&gt;&lt;Cite&gt;&lt;Author&gt;Ushey&lt;/Author&gt;&lt;Year&gt;2021&lt;/Year&gt;&lt;RecNum&gt;2704&lt;/RecNum&gt;&lt;DisplayText&gt;&lt;style size="10"&gt;[57]&lt;/style&gt;&lt;/DisplayText&gt;&lt;record&gt;&lt;rec-number&gt;2704&lt;/rec-number&gt;&lt;foreign-keys&gt;&lt;key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sidR="00AB0837">
        <w:rPr>
          <w:noProof/>
        </w:rPr>
        <w:t>[57]</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4AFE696D" w:rsidR="00ED0F1E" w:rsidRPr="007F0FA4" w:rsidRDefault="00A22EA9"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r>
              <w:rPr>
                <w:i/>
                <w:iCs/>
              </w:rPr>
              <w:t>a</w:t>
            </w:r>
            <w:r w:rsidRPr="002A508A">
              <w:rPr>
                <w:i/>
                <w:iCs/>
                <w:vertAlign w:val="subscript"/>
              </w:rPr>
              <w:t>location</w:t>
            </w:r>
            <w:proofErr w:type="spellEnd"/>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proofErr w:type="gramStart"/>
            <w:r>
              <w:rPr>
                <w:i/>
                <w:iCs/>
              </w:rPr>
              <w:t>a</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b</w:t>
            </w:r>
            <w:r w:rsidRPr="002A508A">
              <w:rPr>
                <w:i/>
                <w:iCs/>
                <w:vertAlign w:val="subscript"/>
              </w:rPr>
              <w:t>location</w:t>
            </w:r>
            <w:proofErr w:type="spellEnd"/>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proofErr w:type="gramStart"/>
            <w:r>
              <w:rPr>
                <w:i/>
                <w:iCs/>
              </w:rPr>
              <w:t>b</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Wmax</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proofErr w:type="spellStart"/>
            <w:r w:rsidRPr="00E57E3C">
              <w:rPr>
                <w:i/>
                <w:iCs/>
              </w:rPr>
              <w:t>S</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proofErr w:type="spellStart"/>
            <w:r>
              <w:t>S</w:t>
            </w:r>
            <w:r w:rsidRPr="000E7A9C">
              <w:t>tudent_</w:t>
            </w:r>
            <w:r>
              <w:t>T</w:t>
            </w:r>
            <w:proofErr w:type="spellEnd"/>
            <w:r>
              <w:t xml:space="preserve">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lastRenderedPageBreak/>
        <w:t>4</w:t>
      </w:r>
      <w:r w:rsidR="00ED0F1E" w:rsidRPr="007B5033">
        <w:t xml:space="preserve">.3.1. Critical N Dilution Curve Parameter </w:t>
      </w:r>
      <w:commentRangeStart w:id="63"/>
      <w:r w:rsidR="00ED0F1E" w:rsidRPr="007B5033">
        <w:t>Uncertainty</w:t>
      </w:r>
      <w:commentRangeEnd w:id="63"/>
      <w:r w:rsidR="00281265">
        <w:rPr>
          <w:rStyle w:val="CommentReference"/>
          <w:rFonts w:eastAsia="SimSun"/>
          <w:noProof/>
          <w:snapToGrid/>
          <w:lang w:eastAsia="zh-CN" w:bidi="ar-SA"/>
        </w:rPr>
        <w:commentReference w:id="63"/>
      </w:r>
    </w:p>
    <w:p w14:paraId="4D049A51" w14:textId="5C5C3E40"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w:t>
      </w:r>
      <w:r w:rsidR="00541460">
        <w:t xml:space="preserve">effect </w:t>
      </w:r>
      <w:r>
        <w:t xml:space="preserve">levels of </w:t>
      </w:r>
      <w:r w:rsidRPr="00541460">
        <w:rPr>
          <w:i/>
          <w:iCs/>
        </w:rPr>
        <w:t>location</w:t>
      </w:r>
      <w:r>
        <w:t xml:space="preserve"> and </w:t>
      </w:r>
      <w:proofErr w:type="spellStart"/>
      <w:proofErr w:type="gramStart"/>
      <w:r w:rsidRPr="00541460">
        <w:rPr>
          <w:i/>
          <w:iCs/>
        </w:rPr>
        <w:t>location</w:t>
      </w:r>
      <w:r w:rsidR="00541460" w:rsidRPr="00541460">
        <w:rPr>
          <w:i/>
          <w:iCs/>
        </w:rPr>
        <w:t>:variety</w:t>
      </w:r>
      <w:proofErr w:type="spellEnd"/>
      <w:proofErr w:type="gramEnd"/>
      <w:r>
        <w:t xml:space="preserve"> to determine the 90% credible region. The correlation between values for parameters </w:t>
      </w:r>
      <w:r>
        <w:rPr>
          <w:i/>
          <w:iCs/>
        </w:rPr>
        <w:t>a</w:t>
      </w:r>
      <w:r>
        <w:t xml:space="preserve"> and </w:t>
      </w:r>
      <w:r>
        <w:rPr>
          <w:i/>
          <w:iCs/>
        </w:rPr>
        <w:t>b</w:t>
      </w:r>
      <w:r>
        <w:t xml:space="preserve"> was determined for each </w:t>
      </w:r>
      <w:r w:rsidR="00541460">
        <w:t xml:space="preserve">effect </w:t>
      </w:r>
      <w:r>
        <w:t xml:space="preserve">level of </w:t>
      </w:r>
      <w:proofErr w:type="spellStart"/>
      <w:proofErr w:type="gramStart"/>
      <w:r w:rsidR="00541460" w:rsidRPr="00541460">
        <w:rPr>
          <w:i/>
          <w:iCs/>
        </w:rPr>
        <w:t>location:variety</w:t>
      </w:r>
      <w:proofErr w:type="spellEnd"/>
      <w:proofErr w:type="gramEnd"/>
      <w:r>
        <w:t xml:space="preserve">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5EAEE9CB"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w:t>
      </w:r>
      <w:r w:rsidR="00CF6199">
        <w:t xml:space="preserve">effect </w:t>
      </w:r>
      <w:r>
        <w:t xml:space="preserve">level of </w:t>
      </w:r>
      <w:proofErr w:type="spellStart"/>
      <w:proofErr w:type="gramStart"/>
      <w:r w:rsidR="00CF6199">
        <w:rPr>
          <w:i/>
          <w:iCs/>
        </w:rPr>
        <w:t>location:variety</w:t>
      </w:r>
      <w:proofErr w:type="spellEnd"/>
      <w:proofErr w:type="gramEnd"/>
      <w:r>
        <w:t xml:space="preserve"> to determine the 90% credible region. This approach makes maximal use of the jointly estimated parameters contained in the posterior distribution.</w:t>
      </w:r>
    </w:p>
    <w:p w14:paraId="1F7F0E21" w14:textId="73F96795" w:rsidR="00ED0F1E" w:rsidRPr="004649AF" w:rsidRDefault="00ED0F1E" w:rsidP="00ED0F1E">
      <w:pPr>
        <w:pStyle w:val="MDPI31text"/>
      </w:pPr>
      <w:r>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fldChar w:fldCharType="begin"/>
      </w:r>
      <w:r w:rsidR="00AB0837">
        <w:instrText xml:space="preserve"> ADDIN EN.CITE &lt;EndNote&gt;&lt;Cite&gt;&lt;Author&gt;R Core Team&lt;/Author&gt;&lt;Year&gt;2021&lt;/Year&gt;&lt;RecNum&gt;2037&lt;/RecNum&gt;&lt;DisplayText&gt;&lt;style size="10"&gt;[58]&lt;/style&gt;&lt;/DisplayText&gt;&lt;record&gt;&lt;rec-number&gt;2037&lt;/rec-number&gt;&lt;foreign-keys&gt;&lt;key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sidR="00AB0837">
        <w:rPr>
          <w:noProof/>
        </w:rPr>
        <w:t>[58]</w:t>
      </w:r>
      <w:r>
        <w:fldChar w:fldCharType="end"/>
      </w:r>
      <w:r>
        <w:t xml:space="preserve"> to the set of data previously identified as defining the boundaries of the 90% credible region (i.e., 0.05 and 0.95 quantile values). These curves approximating the upper and lower boundaries of the credible region are respectively referred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proofErr w:type="gramStart"/>
      <w:r>
        <w:rPr>
          <w:i/>
          <w:iCs/>
        </w:rPr>
        <w:t>a</w:t>
      </w:r>
      <w:r>
        <w:t xml:space="preserve"> and</w:t>
      </w:r>
      <w:proofErr w:type="gramEnd"/>
      <w:r>
        <w:t xml:space="preserve">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Genotype x Environment Effects</w:t>
      </w:r>
    </w:p>
    <w:p w14:paraId="450DAF8F" w14:textId="29EE5D48" w:rsidR="00ED0F1E" w:rsidRDefault="00ED0F1E" w:rsidP="00ED0F1E">
      <w:pPr>
        <w:pStyle w:val="MDPI31text"/>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w:t>
      </w:r>
      <w:r w:rsidR="00CF6199">
        <w:t>the</w:t>
      </w:r>
      <w:r>
        <w:t xml:space="preserve"> </w:t>
      </w:r>
      <w:r w:rsidR="00CF6199">
        <w:t xml:space="preserve">effect </w:t>
      </w:r>
      <w:r>
        <w:t xml:space="preserve">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w:t>
      </w:r>
      <w:r w:rsidR="00CF6199">
        <w:t xml:space="preserve">effect </w:t>
      </w:r>
      <w:r>
        <w:t xml:space="preserve">level of </w:t>
      </w:r>
      <w:proofErr w:type="spellStart"/>
      <w:proofErr w:type="gramStart"/>
      <w:r>
        <w:rPr>
          <w:i/>
          <w:iCs/>
        </w:rPr>
        <w:t>location:variety</w:t>
      </w:r>
      <w:proofErr w:type="spellEnd"/>
      <w:proofErr w:type="gramEnd"/>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contains zero). In the case where the 0.05 quantile value was greater than zero, the comparison curve was </w:t>
      </w:r>
      <w:r w:rsidR="006D2791">
        <w:t>considered</w:t>
      </w:r>
      <w:r>
        <w:t xml:space="preserve"> to have a significantly greater %N</w:t>
      </w:r>
      <w:r>
        <w:rPr>
          <w:vertAlign w:val="subscript"/>
        </w:rPr>
        <w:t>c</w:t>
      </w:r>
      <w:r>
        <w:t xml:space="preserve"> than the reference curve. In the case where the 0.95 quantile value was less than zero, the comparison curve was </w:t>
      </w:r>
      <w:r w:rsidR="006D2791">
        <w:t>considered</w:t>
      </w:r>
      <w:r>
        <w:t xml:space="preserve"> to have a significantly l</w:t>
      </w:r>
      <w:r w:rsidR="006D2791">
        <w:t>ower</w:t>
      </w:r>
      <w:r>
        <w:t xml:space="preserve"> %N</w:t>
      </w:r>
      <w:r>
        <w:rPr>
          <w:vertAlign w:val="subscript"/>
        </w:rPr>
        <w:t>c</w:t>
      </w:r>
      <w:r>
        <w:t xml:space="preserve"> than the reference curve. To evaluate the differences between curves fit in the present study, the CNDC for a given </w:t>
      </w:r>
      <w:r w:rsidR="00E452C4">
        <w:t xml:space="preserve">effect </w:t>
      </w:r>
      <w:r>
        <w:t xml:space="preserve">level of </w:t>
      </w:r>
      <w:proofErr w:type="spellStart"/>
      <w:proofErr w:type="gramStart"/>
      <w:r>
        <w:rPr>
          <w:i/>
          <w:iCs/>
        </w:rPr>
        <w:t>location:variety</w:t>
      </w:r>
      <w:proofErr w:type="spellEnd"/>
      <w:proofErr w:type="gramEnd"/>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were evaluated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xml:space="preserve">, it is </w:t>
      </w:r>
      <w:r>
        <w:lastRenderedPageBreak/>
        <w:t>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6F921192" w:rsidR="000C7F41" w:rsidRDefault="004451CE" w:rsidP="0024766D">
      <w:pPr>
        <w:pStyle w:val="MDPI31text"/>
      </w:pPr>
      <w:r>
        <w:t xml:space="preserve">First, this study demonstrated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w:t>
      </w:r>
      <w:commentRangeStart w:id="64"/>
      <w:r>
        <w:t>difference</w:t>
      </w:r>
      <w:commentRangeEnd w:id="64"/>
      <w:r w:rsidR="00785148">
        <w:rPr>
          <w:rStyle w:val="CommentReference"/>
          <w:rFonts w:eastAsia="SimSun"/>
          <w:noProof/>
          <w:snapToGrid/>
          <w:lang w:eastAsia="zh-CN" w:bidi="ar-SA"/>
        </w:rPr>
        <w:commentReference w:id="64"/>
      </w:r>
      <w:r>
        <w:t>) for the G x E interaction being considered.</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w:t>
      </w:r>
      <w:r w:rsidR="000E5106">
        <w:t>, and t</w:t>
      </w:r>
      <w:r>
        <w:t xml:space="preserve">he </w:t>
      </w:r>
      <w:r w:rsidR="000E5106">
        <w:t>%N</w:t>
      </w:r>
      <w:r w:rsidR="000E5106">
        <w:rPr>
          <w:vertAlign w:val="subscript"/>
        </w:rPr>
        <w:t>c</w:t>
      </w:r>
      <w:r>
        <w:t xml:space="preserve"> value computed from these three curves should be used in all subsequent computations to propagate uncertainty.</w:t>
      </w:r>
      <w:r w:rsidR="0024766D">
        <w:t xml:space="preserve"> </w:t>
      </w:r>
      <w:r>
        <w:t xml:space="preserve">Third, this study demonstrated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is less susceptible to bias due to biased experimental data than the conventional</w:t>
      </w:r>
      <w:r w:rsidR="00E452C4">
        <w:t xml:space="preserve"> statistical</w:t>
      </w:r>
      <w:r w:rsidR="00A2317F">
        <w:t xml:space="preserve"> method</w:t>
      </w:r>
      <w:r w:rsidR="00E452C4">
        <w:t>s</w:t>
      </w:r>
      <w:r w:rsidR="00A2317F">
        <w:t>. Therefore, future efforts to derive CNDCs should utilize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w:t>
      </w:r>
      <w:proofErr w:type="spellStart"/>
      <w:r w:rsidR="00C455F3">
        <w:t>CNUtEC</w:t>
      </w:r>
      <w:proofErr w:type="spellEnd"/>
      <w:r w:rsidR="00C455F3">
        <w:t xml:space="preserve">. Therefore, NUE is dependent on the mechanisms that control N dilution (i.e., biomass partitioning), and future efforts to improve NUE should explicitly consider how G x E interactions </w:t>
      </w:r>
      <w:r w:rsidR="00055DCB">
        <w:t>a</w:t>
      </w:r>
      <w:r w:rsidR="00C455F3">
        <w:t>ffect N dilution.</w:t>
      </w:r>
    </w:p>
    <w:p w14:paraId="744AACD5" w14:textId="36FA2460"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w:t>
      </w:r>
      <w:r w:rsidR="00E452C4">
        <w:t>variety within location</w:t>
      </w:r>
      <w:r>
        <w:t xml:space="preserve">, Table S1: </w:t>
      </w:r>
      <w:r w:rsidR="00D67E5C">
        <w:t>E</w:t>
      </w:r>
      <w:r w:rsidR="00E954CA">
        <w:t>xperimental data used to fit hierarchical Bayesian model</w:t>
      </w:r>
      <w:r w:rsidR="005747D8">
        <w:t>.</w:t>
      </w:r>
    </w:p>
    <w:p w14:paraId="2B99849C" w14:textId="7B2A0885"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w:t>
      </w:r>
      <w:r w:rsidR="00E27185">
        <w:t>.</w:t>
      </w:r>
      <w:r w:rsidR="00FC1A8B">
        <w:t>M.</w:t>
      </w:r>
      <w:r>
        <w:t>;</w:t>
      </w:r>
      <w:r w:rsidR="00FC1A8B">
        <w:t xml:space="preserve"> </w:t>
      </w:r>
      <w:r>
        <w:t xml:space="preserve">software, </w:t>
      </w:r>
      <w:r w:rsidR="00FC1A8B">
        <w:t>B.B</w:t>
      </w:r>
      <w:r>
        <w:t>.</w:t>
      </w:r>
      <w:r w:rsidR="00FC1A8B">
        <w:t xml:space="preserve"> and M.C</w:t>
      </w:r>
      <w:r w:rsidR="00E27185">
        <w:t>.</w:t>
      </w:r>
      <w:r w:rsidR="00FC1A8B">
        <w:t>M</w:t>
      </w:r>
      <w:r w:rsidR="00E27185">
        <w:t>.</w:t>
      </w:r>
      <w:r>
        <w:t>;</w:t>
      </w:r>
      <w:r w:rsidR="00FC1A8B">
        <w:t xml:space="preserve"> validation, B.B., and M.C</w:t>
      </w:r>
      <w:r w:rsidR="00E27185">
        <w:t>.</w:t>
      </w:r>
      <w:r w:rsidR="00FC1A8B">
        <w:t xml:space="preserve">M.; </w:t>
      </w:r>
      <w:r>
        <w:t xml:space="preserve">formal analysis, </w:t>
      </w:r>
      <w:r w:rsidR="00FC1A8B">
        <w:t>B.B. and M.C</w:t>
      </w:r>
      <w:r w:rsidR="00E27185">
        <w:t>.</w:t>
      </w:r>
      <w:r w:rsidR="00FC1A8B">
        <w:t>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E27185">
        <w:t xml:space="preserve">B.B., </w:t>
      </w:r>
      <w:r w:rsidR="000E2F6D">
        <w:t>M.C</w:t>
      </w:r>
      <w:r w:rsidR="00E27185">
        <w:t>.</w:t>
      </w:r>
      <w:r w:rsidR="000E2F6D">
        <w:t>M</w:t>
      </w:r>
      <w:r w:rsidR="00E27185">
        <w:t>.</w:t>
      </w:r>
      <w:r w:rsidR="000E2F6D">
        <w:t>, C.R., D.M.</w:t>
      </w:r>
      <w:r>
        <w:t>;</w:t>
      </w:r>
      <w:r w:rsidR="000E2F6D">
        <w:t xml:space="preserve"> </w:t>
      </w:r>
      <w:r>
        <w:t xml:space="preserve">visualization, </w:t>
      </w:r>
      <w:r w:rsidR="000E2F6D">
        <w:t>B.B., M.C</w:t>
      </w:r>
      <w:r w:rsidR="00E27185">
        <w:t>.</w:t>
      </w:r>
      <w:r w:rsidR="000E2F6D">
        <w:t>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was funded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65"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23" w:history="1">
        <w:r w:rsidR="00E54CFB" w:rsidRPr="00157594">
          <w:rPr>
            <w:rStyle w:val="Hyperlink"/>
          </w:rPr>
          <w:t>https://github.com/bohm0072/cndc_bayesian_eval</w:t>
        </w:r>
      </w:hyperlink>
      <w:r w:rsidR="00E54CFB">
        <w:t>)</w:t>
      </w:r>
      <w:r w:rsidR="00E03F08">
        <w:t xml:space="preserve"> contains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65"/>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3E7CFC13" w14:textId="77777777" w:rsidR="00AB0837" w:rsidRPr="00AB0837" w:rsidRDefault="00565FBF" w:rsidP="007F76BE">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AB0837" w:rsidRPr="00AB0837">
        <w:rPr>
          <w:noProof/>
        </w:rPr>
        <w:t xml:space="preserve">Morris, T.F.; Murrell, T.S.; Beegle, D.B.; Camberato, J.J.; Ferguson, R.B.; Grove, J.; Ketterings, Q.; Kyveryga, P.M.; Laboski, C.A.M.; McGrath, J.M.; et al. Strengths and Limitations of Nitrogen Rate Recommendations for Corn and Opportunities for Improvement. </w:t>
      </w:r>
      <w:r w:rsidR="00AB0837" w:rsidRPr="00AB0837">
        <w:rPr>
          <w:i/>
          <w:noProof/>
        </w:rPr>
        <w:t xml:space="preserve">Agron. J. </w:t>
      </w:r>
      <w:r w:rsidR="00AB0837" w:rsidRPr="00AB0837">
        <w:rPr>
          <w:b/>
          <w:noProof/>
        </w:rPr>
        <w:t>2018</w:t>
      </w:r>
      <w:r w:rsidR="00AB0837" w:rsidRPr="00AB0837">
        <w:rPr>
          <w:noProof/>
        </w:rPr>
        <w:t xml:space="preserve">, </w:t>
      </w:r>
      <w:r w:rsidR="00AB0837" w:rsidRPr="00AB0837">
        <w:rPr>
          <w:i/>
          <w:noProof/>
        </w:rPr>
        <w:t>110</w:t>
      </w:r>
      <w:r w:rsidR="00AB0837" w:rsidRPr="00AB0837">
        <w:rPr>
          <w:noProof/>
        </w:rPr>
        <w:t>, 1, doi:10.2134/agronj2017.02.0112.</w:t>
      </w:r>
    </w:p>
    <w:p w14:paraId="7246EAF3" w14:textId="77777777" w:rsidR="00AB0837" w:rsidRPr="00AB0837" w:rsidRDefault="00AB0837" w:rsidP="007F76BE">
      <w:pPr>
        <w:pStyle w:val="MDPI71References"/>
        <w:rPr>
          <w:noProof/>
        </w:rPr>
      </w:pPr>
      <w:r w:rsidRPr="00AB0837">
        <w:rPr>
          <w:noProof/>
        </w:rPr>
        <w:t xml:space="preserve">Lemaire, G.; Sinclair, T.; Sadras, V.; Bélanger, G. Allometric approach to crop nutrition and implications for crop diagnosis and phenotyping. A review. </w:t>
      </w:r>
      <w:r w:rsidRPr="00AB0837">
        <w:rPr>
          <w:i/>
          <w:noProof/>
        </w:rPr>
        <w:t xml:space="preserve">Agron. Sustain. Dev. </w:t>
      </w:r>
      <w:r w:rsidRPr="00AB0837">
        <w:rPr>
          <w:b/>
          <w:noProof/>
        </w:rPr>
        <w:t>2019</w:t>
      </w:r>
      <w:r w:rsidRPr="00AB0837">
        <w:rPr>
          <w:noProof/>
        </w:rPr>
        <w:t xml:space="preserve">, </w:t>
      </w:r>
      <w:r w:rsidRPr="00AB0837">
        <w:rPr>
          <w:i/>
          <w:noProof/>
        </w:rPr>
        <w:t>39</w:t>
      </w:r>
      <w:r w:rsidRPr="00AB0837">
        <w:rPr>
          <w:noProof/>
        </w:rPr>
        <w:t>, doi:10.1007/s13593-019-0570-6.</w:t>
      </w:r>
    </w:p>
    <w:p w14:paraId="555BE3B7" w14:textId="77777777" w:rsidR="00AB0837" w:rsidRPr="00AB0837" w:rsidRDefault="00AB0837" w:rsidP="007F76BE">
      <w:pPr>
        <w:pStyle w:val="MDPI71References"/>
        <w:rPr>
          <w:noProof/>
        </w:rPr>
      </w:pPr>
      <w:r w:rsidRPr="00AB0837">
        <w:rPr>
          <w:noProof/>
        </w:rPr>
        <w:t xml:space="preserve">Houlès, V.; Guérif, M.; Mary, B. Elaboration of a nitrogen nutrition indicator for winter wheat based on leaf area index and chlorophyll content for making nitrogen recommendations. </w:t>
      </w:r>
      <w:r w:rsidRPr="00AB0837">
        <w:rPr>
          <w:i/>
          <w:noProof/>
        </w:rPr>
        <w:t xml:space="preserve">Eur. J. Agron. </w:t>
      </w:r>
      <w:r w:rsidRPr="00AB0837">
        <w:rPr>
          <w:b/>
          <w:noProof/>
        </w:rPr>
        <w:t>2007</w:t>
      </w:r>
      <w:r w:rsidRPr="00AB0837">
        <w:rPr>
          <w:noProof/>
        </w:rPr>
        <w:t xml:space="preserve">, </w:t>
      </w:r>
      <w:r w:rsidRPr="00AB0837">
        <w:rPr>
          <w:i/>
          <w:noProof/>
        </w:rPr>
        <w:t>27</w:t>
      </w:r>
      <w:r w:rsidRPr="00AB0837">
        <w:rPr>
          <w:noProof/>
        </w:rPr>
        <w:t>, 1-11, doi:10.1016/j.eja.2006.10.001.</w:t>
      </w:r>
    </w:p>
    <w:p w14:paraId="2EBAA35B" w14:textId="77777777" w:rsidR="00AB0837" w:rsidRPr="00AB0837" w:rsidRDefault="00AB0837" w:rsidP="007F76BE">
      <w:pPr>
        <w:pStyle w:val="MDPI71References"/>
        <w:rPr>
          <w:noProof/>
        </w:rPr>
      </w:pPr>
      <w:r w:rsidRPr="00AB0837">
        <w:rPr>
          <w:noProof/>
        </w:rPr>
        <w:t xml:space="preserve">Morier, T.; Cambouris, A.N.; Chokmani, K. In-Season Nitrogen Status Assessment and Yield Estimation Using Hyperspectral Vegetation Indices in a Potato Crop. </w:t>
      </w:r>
      <w:r w:rsidRPr="00AB0837">
        <w:rPr>
          <w:i/>
          <w:noProof/>
        </w:rPr>
        <w:t xml:space="preserve">Agron. J. </w:t>
      </w:r>
      <w:r w:rsidRPr="00AB0837">
        <w:rPr>
          <w:b/>
          <w:noProof/>
        </w:rPr>
        <w:t>2015</w:t>
      </w:r>
      <w:r w:rsidRPr="00AB0837">
        <w:rPr>
          <w:noProof/>
        </w:rPr>
        <w:t xml:space="preserve">, </w:t>
      </w:r>
      <w:r w:rsidRPr="00AB0837">
        <w:rPr>
          <w:i/>
          <w:noProof/>
        </w:rPr>
        <w:t>107</w:t>
      </w:r>
      <w:r w:rsidRPr="00AB0837">
        <w:rPr>
          <w:noProof/>
        </w:rPr>
        <w:t>, 1295-1309, doi:10.2134/agronj14.0402.</w:t>
      </w:r>
    </w:p>
    <w:p w14:paraId="0F5D3B1C" w14:textId="77777777" w:rsidR="00AB0837" w:rsidRPr="00AB0837" w:rsidRDefault="00AB0837" w:rsidP="007F76BE">
      <w:pPr>
        <w:pStyle w:val="MDPI71References"/>
        <w:rPr>
          <w:noProof/>
        </w:rPr>
      </w:pPr>
      <w:r w:rsidRPr="00AB0837">
        <w:rPr>
          <w:noProof/>
        </w:rPr>
        <w:t xml:space="preserve">Sadras, V.O.; Lemaire, G. Quantifying crop nitrogen status for comparisons of agronomic practices and genotypes. </w:t>
      </w:r>
      <w:r w:rsidRPr="00AB0837">
        <w:rPr>
          <w:i/>
          <w:noProof/>
        </w:rPr>
        <w:t xml:space="preserve">Field Crops Res. </w:t>
      </w:r>
      <w:r w:rsidRPr="00AB0837">
        <w:rPr>
          <w:b/>
          <w:noProof/>
        </w:rPr>
        <w:t>2014</w:t>
      </w:r>
      <w:r w:rsidRPr="00AB0837">
        <w:rPr>
          <w:noProof/>
        </w:rPr>
        <w:t xml:space="preserve">, </w:t>
      </w:r>
      <w:r w:rsidRPr="00AB0837">
        <w:rPr>
          <w:i/>
          <w:noProof/>
        </w:rPr>
        <w:t>164</w:t>
      </w:r>
      <w:r w:rsidRPr="00AB0837">
        <w:rPr>
          <w:noProof/>
        </w:rPr>
        <w:t>, 54-64, doi:10.1016/j.fcr.2014.05.006.</w:t>
      </w:r>
    </w:p>
    <w:p w14:paraId="6C365956" w14:textId="77777777" w:rsidR="00AB0837" w:rsidRPr="00AB0837" w:rsidRDefault="00AB0837" w:rsidP="007F76BE">
      <w:pPr>
        <w:pStyle w:val="MDPI71References"/>
        <w:rPr>
          <w:noProof/>
        </w:rPr>
      </w:pPr>
      <w:r w:rsidRPr="00AB0837">
        <w:rPr>
          <w:noProof/>
        </w:rPr>
        <w:t xml:space="preserve">Gastal, F.; Lemaire, G.; Durand, J.-L.; Louarn, G. Quantifying crop responses to nitrogen and avenues to improve nitrogen-use efficiency. In </w:t>
      </w:r>
      <w:r w:rsidRPr="00AB0837">
        <w:rPr>
          <w:i/>
          <w:noProof/>
        </w:rPr>
        <w:t>Crop Physiology</w:t>
      </w:r>
      <w:r w:rsidRPr="00AB0837">
        <w:rPr>
          <w:noProof/>
        </w:rPr>
        <w:t>, Second ed.; 2015; pp. 161-206.</w:t>
      </w:r>
    </w:p>
    <w:p w14:paraId="55480C06" w14:textId="77777777" w:rsidR="00AB0837" w:rsidRPr="00AB0837" w:rsidRDefault="00AB0837" w:rsidP="007F76BE">
      <w:pPr>
        <w:pStyle w:val="MDPI71References"/>
        <w:rPr>
          <w:noProof/>
        </w:rPr>
      </w:pPr>
      <w:r w:rsidRPr="00AB0837">
        <w:rPr>
          <w:noProof/>
        </w:rPr>
        <w:t xml:space="preserve">Greenwood, D.J.; Lemaire, G.; Gosse, G.; Cruz, P.; Draycott, A.; Neeteson, J.J. Decline in Percentage N of C3 and C4 Crops with Increasing Plant Mass. </w:t>
      </w:r>
      <w:r w:rsidRPr="00AB0837">
        <w:rPr>
          <w:i/>
          <w:noProof/>
        </w:rPr>
        <w:t xml:space="preserve">Ann. Bot. </w:t>
      </w:r>
      <w:r w:rsidRPr="00AB0837">
        <w:rPr>
          <w:b/>
          <w:noProof/>
        </w:rPr>
        <w:t>1990</w:t>
      </w:r>
      <w:r w:rsidRPr="00AB0837">
        <w:rPr>
          <w:noProof/>
        </w:rPr>
        <w:t xml:space="preserve">, </w:t>
      </w:r>
      <w:r w:rsidRPr="00AB0837">
        <w:rPr>
          <w:i/>
          <w:noProof/>
        </w:rPr>
        <w:t>66</w:t>
      </w:r>
      <w:r w:rsidRPr="00AB0837">
        <w:rPr>
          <w:noProof/>
        </w:rPr>
        <w:t>, 425-436, doi:10.1093/oxfordjournals.aob.a088044.</w:t>
      </w:r>
    </w:p>
    <w:p w14:paraId="134A6561" w14:textId="77777777" w:rsidR="00AB0837" w:rsidRPr="00AB0837" w:rsidRDefault="00AB0837" w:rsidP="007F76BE">
      <w:pPr>
        <w:pStyle w:val="MDPI71References"/>
        <w:rPr>
          <w:noProof/>
        </w:rPr>
      </w:pPr>
      <w:r w:rsidRPr="00AB0837">
        <w:rPr>
          <w:noProof/>
        </w:rPr>
        <w:t xml:space="preserve">Justes, E.; Mary, B.; Meynard, J.-M.; Machet, J.-M.; Thelier-Huche, L. Determination of a Critical Nitrogen Dilution Curve for Winter Wheat Crops. </w:t>
      </w:r>
      <w:r w:rsidRPr="00AB0837">
        <w:rPr>
          <w:i/>
          <w:noProof/>
        </w:rPr>
        <w:t xml:space="preserve">Ann. Bot. </w:t>
      </w:r>
      <w:r w:rsidRPr="00AB0837">
        <w:rPr>
          <w:b/>
          <w:noProof/>
        </w:rPr>
        <w:t>1994</w:t>
      </w:r>
      <w:r w:rsidRPr="00AB0837">
        <w:rPr>
          <w:noProof/>
        </w:rPr>
        <w:t xml:space="preserve">, </w:t>
      </w:r>
      <w:r w:rsidRPr="00AB0837">
        <w:rPr>
          <w:i/>
          <w:noProof/>
        </w:rPr>
        <w:t>74</w:t>
      </w:r>
      <w:r w:rsidRPr="00AB0837">
        <w:rPr>
          <w:noProof/>
        </w:rPr>
        <w:t>, 397-407, doi:10.1006/anbo.1994.1133.</w:t>
      </w:r>
    </w:p>
    <w:p w14:paraId="2A1FE046" w14:textId="77777777" w:rsidR="00AB0837" w:rsidRPr="00AB0837" w:rsidRDefault="00AB0837" w:rsidP="007F76BE">
      <w:pPr>
        <w:pStyle w:val="MDPI71References"/>
        <w:rPr>
          <w:noProof/>
        </w:rPr>
      </w:pPr>
      <w:r w:rsidRPr="00AB0837">
        <w:rPr>
          <w:noProof/>
        </w:rPr>
        <w:t xml:space="preserve">Lemaire, G.; Gastal, F. N Uptake and Distribution in Plant Canopies. In </w:t>
      </w:r>
      <w:r w:rsidRPr="00AB0837">
        <w:rPr>
          <w:i/>
          <w:noProof/>
        </w:rPr>
        <w:t>Diagnosis of the Nitrogen Status in Crops</w:t>
      </w:r>
      <w:r w:rsidRPr="00AB0837">
        <w:rPr>
          <w:noProof/>
        </w:rPr>
        <w:t>, Lemaire, G., Ed.; Springer: Berlin, 1997; pp. 3-43.</w:t>
      </w:r>
    </w:p>
    <w:p w14:paraId="3212A44A" w14:textId="77777777" w:rsidR="00AB0837" w:rsidRPr="00AB0837" w:rsidRDefault="00AB0837" w:rsidP="007F76BE">
      <w:pPr>
        <w:pStyle w:val="MDPI71References"/>
        <w:rPr>
          <w:noProof/>
        </w:rPr>
      </w:pPr>
      <w:r w:rsidRPr="00AB0837">
        <w:rPr>
          <w:noProof/>
        </w:rPr>
        <w:t xml:space="preserve">Plénet, D.; Lemaire, G. Relationships between dynamics of nitrogen uptake and dry matter accumulation in maize crops. Determination of critical N concentration. </w:t>
      </w:r>
      <w:r w:rsidRPr="00AB0837">
        <w:rPr>
          <w:i/>
          <w:noProof/>
        </w:rPr>
        <w:t xml:space="preserve">Plant Soil </w:t>
      </w:r>
      <w:r w:rsidRPr="00AB0837">
        <w:rPr>
          <w:b/>
          <w:noProof/>
        </w:rPr>
        <w:t>2000</w:t>
      </w:r>
      <w:r w:rsidRPr="00AB0837">
        <w:rPr>
          <w:noProof/>
        </w:rPr>
        <w:t xml:space="preserve">, </w:t>
      </w:r>
      <w:r w:rsidRPr="00AB0837">
        <w:rPr>
          <w:i/>
          <w:noProof/>
        </w:rPr>
        <w:t>216</w:t>
      </w:r>
      <w:r w:rsidRPr="00AB0837">
        <w:rPr>
          <w:noProof/>
        </w:rPr>
        <w:t>, 65-82, doi:10.1023/a:1004783431055.</w:t>
      </w:r>
    </w:p>
    <w:p w14:paraId="55A1D853" w14:textId="77777777" w:rsidR="00AB0837" w:rsidRPr="00AB0837" w:rsidRDefault="00AB0837" w:rsidP="007F76BE">
      <w:pPr>
        <w:pStyle w:val="MDPI71References"/>
        <w:rPr>
          <w:noProof/>
        </w:rPr>
      </w:pPr>
      <w:r w:rsidRPr="00AB0837">
        <w:rPr>
          <w:noProof/>
        </w:rPr>
        <w:t xml:space="preserve">Duchenne, T.; Machet, J.M.; Martin, M. Potatoes. In </w:t>
      </w:r>
      <w:r w:rsidRPr="00AB0837">
        <w:rPr>
          <w:i/>
          <w:noProof/>
        </w:rPr>
        <w:t>Diagonsis of the Nitrogen Status in Crops</w:t>
      </w:r>
      <w:r w:rsidRPr="00AB0837">
        <w:rPr>
          <w:noProof/>
        </w:rPr>
        <w:t>, Lemaire, G., Ed.; Springer: Berlin, 1997; pp. 119-130.</w:t>
      </w:r>
    </w:p>
    <w:p w14:paraId="6824300F" w14:textId="77777777" w:rsidR="00AB0837" w:rsidRPr="00AB0837" w:rsidRDefault="00AB0837" w:rsidP="007F76BE">
      <w:pPr>
        <w:pStyle w:val="MDPI71References"/>
        <w:rPr>
          <w:noProof/>
        </w:rPr>
      </w:pPr>
      <w:r w:rsidRPr="00AB0837">
        <w:rPr>
          <w:noProof/>
        </w:rPr>
        <w:t xml:space="preserve">Greenwood, D.J.; Neeteson, J.J.; Draycott, A. Quantitative relationships for the dependence of growth rate of arable crops on their nitrogen content, dry weight and aerial environment. </w:t>
      </w:r>
      <w:r w:rsidRPr="00AB0837">
        <w:rPr>
          <w:i/>
          <w:noProof/>
        </w:rPr>
        <w:t xml:space="preserve">Plant Soil </w:t>
      </w:r>
      <w:r w:rsidRPr="00AB0837">
        <w:rPr>
          <w:b/>
          <w:noProof/>
        </w:rPr>
        <w:t>1986</w:t>
      </w:r>
      <w:r w:rsidRPr="00AB0837">
        <w:rPr>
          <w:noProof/>
        </w:rPr>
        <w:t xml:space="preserve">, </w:t>
      </w:r>
      <w:r w:rsidRPr="00AB0837">
        <w:rPr>
          <w:i/>
          <w:noProof/>
        </w:rPr>
        <w:t>91</w:t>
      </w:r>
      <w:r w:rsidRPr="00AB0837">
        <w:rPr>
          <w:noProof/>
        </w:rPr>
        <w:t>, 281-301, doi:10.1007/BF02198111.</w:t>
      </w:r>
    </w:p>
    <w:p w14:paraId="7B87F201" w14:textId="77777777" w:rsidR="00AB0837" w:rsidRPr="00AB0837" w:rsidRDefault="00AB0837" w:rsidP="007F76BE">
      <w:pPr>
        <w:pStyle w:val="MDPI71References"/>
        <w:rPr>
          <w:noProof/>
        </w:rPr>
      </w:pPr>
      <w:r w:rsidRPr="00AB0837">
        <w:rPr>
          <w:noProof/>
        </w:rPr>
        <w:t xml:space="preserve">Herrmann, A.; Taube, F. The Range of the Critical Nitrogen Dilution Curve for Maize (Zea mays L.) Can Be Extended Until Silage Maturity. </w:t>
      </w:r>
      <w:r w:rsidRPr="00AB0837">
        <w:rPr>
          <w:i/>
          <w:noProof/>
        </w:rPr>
        <w:t xml:space="preserve">Agron. J. </w:t>
      </w:r>
      <w:r w:rsidRPr="00AB0837">
        <w:rPr>
          <w:b/>
          <w:noProof/>
        </w:rPr>
        <w:t>2004</w:t>
      </w:r>
      <w:r w:rsidRPr="00AB0837">
        <w:rPr>
          <w:noProof/>
        </w:rPr>
        <w:t xml:space="preserve">, </w:t>
      </w:r>
      <w:r w:rsidRPr="00AB0837">
        <w:rPr>
          <w:i/>
          <w:noProof/>
        </w:rPr>
        <w:t>96</w:t>
      </w:r>
      <w:r w:rsidRPr="00AB0837">
        <w:rPr>
          <w:noProof/>
        </w:rPr>
        <w:t>, 1131-1138, doi:10.2134/agronj2004.1131.</w:t>
      </w:r>
    </w:p>
    <w:p w14:paraId="29AE1B73" w14:textId="77777777" w:rsidR="00AB0837" w:rsidRPr="00AB0837" w:rsidRDefault="00AB0837" w:rsidP="007F76BE">
      <w:pPr>
        <w:pStyle w:val="MDPI71References"/>
        <w:rPr>
          <w:noProof/>
        </w:rPr>
      </w:pPr>
      <w:r w:rsidRPr="00AB0837">
        <w:rPr>
          <w:noProof/>
        </w:rPr>
        <w:t xml:space="preserve">Ben Abdallah, F.; Olivier, M.; Goffart, J.P.; Minet, O. Establishing the Nitrogen Dilution Curve for Potato Cultivar Bintje in Belgium. </w:t>
      </w:r>
      <w:r w:rsidRPr="00AB0837">
        <w:rPr>
          <w:i/>
          <w:noProof/>
        </w:rPr>
        <w:t xml:space="preserve">Potato Res. </w:t>
      </w:r>
      <w:r w:rsidRPr="00AB0837">
        <w:rPr>
          <w:b/>
          <w:noProof/>
        </w:rPr>
        <w:t>2016</w:t>
      </w:r>
      <w:r w:rsidRPr="00AB0837">
        <w:rPr>
          <w:noProof/>
        </w:rPr>
        <w:t xml:space="preserve">, </w:t>
      </w:r>
      <w:r w:rsidRPr="00AB0837">
        <w:rPr>
          <w:i/>
          <w:noProof/>
        </w:rPr>
        <w:t>59</w:t>
      </w:r>
      <w:r w:rsidRPr="00AB0837">
        <w:rPr>
          <w:noProof/>
        </w:rPr>
        <w:t>, 241-258, doi:10.1007/s11540-016-9331-y.</w:t>
      </w:r>
    </w:p>
    <w:p w14:paraId="7289D5D5" w14:textId="77777777" w:rsidR="00AB0837" w:rsidRPr="00AB0837" w:rsidRDefault="00AB0837" w:rsidP="007F76BE">
      <w:pPr>
        <w:pStyle w:val="MDPI71References"/>
        <w:rPr>
          <w:noProof/>
        </w:rPr>
      </w:pPr>
      <w:r w:rsidRPr="00AB0837">
        <w:rPr>
          <w:noProof/>
        </w:rPr>
        <w:t xml:space="preserve">Bélanger, G.; Walsh, J.R.; Richards, J.E.; Milburn, P.H.; Ziadi, N. Critical Nitrogen Curve and Nitrogen Nutrition Index for Potato in Eastern Canada. </w:t>
      </w:r>
      <w:r w:rsidRPr="00AB0837">
        <w:rPr>
          <w:i/>
          <w:noProof/>
        </w:rPr>
        <w:t xml:space="preserve">Am. J. Potato Res. </w:t>
      </w:r>
      <w:r w:rsidRPr="00AB0837">
        <w:rPr>
          <w:b/>
          <w:noProof/>
        </w:rPr>
        <w:t>2001</w:t>
      </w:r>
      <w:r w:rsidRPr="00AB0837">
        <w:rPr>
          <w:noProof/>
        </w:rPr>
        <w:t xml:space="preserve">, </w:t>
      </w:r>
      <w:r w:rsidRPr="00AB0837">
        <w:rPr>
          <w:i/>
          <w:noProof/>
        </w:rPr>
        <w:t>78</w:t>
      </w:r>
      <w:r w:rsidRPr="00AB0837">
        <w:rPr>
          <w:noProof/>
        </w:rPr>
        <w:t>, 355-364, doi:10.1007/BF02884344.</w:t>
      </w:r>
    </w:p>
    <w:p w14:paraId="426F0016" w14:textId="77777777" w:rsidR="00AB0837" w:rsidRPr="00AB0837" w:rsidRDefault="00AB0837" w:rsidP="007F76BE">
      <w:pPr>
        <w:pStyle w:val="MDPI71References"/>
        <w:rPr>
          <w:noProof/>
        </w:rPr>
      </w:pPr>
      <w:r w:rsidRPr="00AB0837">
        <w:rPr>
          <w:noProof/>
        </w:rPr>
        <w:t xml:space="preserve">Giletto, C.M.; Echeverría, H.E. Critical Nitrogen Dilution Curve in Processing Potato Cultivars. </w:t>
      </w:r>
      <w:r w:rsidRPr="00AB0837">
        <w:rPr>
          <w:i/>
          <w:noProof/>
        </w:rPr>
        <w:t xml:space="preserve">Am. J. Plant Sci. </w:t>
      </w:r>
      <w:r w:rsidRPr="00AB0837">
        <w:rPr>
          <w:b/>
          <w:noProof/>
        </w:rPr>
        <w:t>2015</w:t>
      </w:r>
      <w:r w:rsidRPr="00AB0837">
        <w:rPr>
          <w:noProof/>
        </w:rPr>
        <w:t xml:space="preserve">, </w:t>
      </w:r>
      <w:r w:rsidRPr="00AB0837">
        <w:rPr>
          <w:i/>
          <w:noProof/>
        </w:rPr>
        <w:t>06</w:t>
      </w:r>
      <w:r w:rsidRPr="00AB0837">
        <w:rPr>
          <w:noProof/>
        </w:rPr>
        <w:t>, 3144-3156, doi:10.4236/ajps.2015.619306.</w:t>
      </w:r>
    </w:p>
    <w:p w14:paraId="280F8482" w14:textId="77777777" w:rsidR="00AB0837" w:rsidRPr="00AB0837" w:rsidRDefault="00AB0837" w:rsidP="007F76BE">
      <w:pPr>
        <w:pStyle w:val="MDPI71References"/>
        <w:rPr>
          <w:noProof/>
        </w:rPr>
      </w:pPr>
      <w:r w:rsidRPr="00AB0837">
        <w:rPr>
          <w:noProof/>
        </w:rPr>
        <w:t xml:space="preserve">Giletto, C.M.; Reussi Calvo, N.I.; Sandaña, P.; Echeverría, H.E.; Bélanger, G. Shoot- and tuber-based critical nitrogen dilution curves for the prediction of the N status in potato. </w:t>
      </w:r>
      <w:r w:rsidRPr="00AB0837">
        <w:rPr>
          <w:i/>
          <w:noProof/>
        </w:rPr>
        <w:t xml:space="preserve">Eur. J. Agron. </w:t>
      </w:r>
      <w:r w:rsidRPr="00AB0837">
        <w:rPr>
          <w:b/>
          <w:noProof/>
        </w:rPr>
        <w:t>2020</w:t>
      </w:r>
      <w:r w:rsidRPr="00AB0837">
        <w:rPr>
          <w:noProof/>
        </w:rPr>
        <w:t xml:space="preserve">, </w:t>
      </w:r>
      <w:r w:rsidRPr="00AB0837">
        <w:rPr>
          <w:i/>
          <w:noProof/>
        </w:rPr>
        <w:t>119</w:t>
      </w:r>
      <w:r w:rsidRPr="00AB0837">
        <w:rPr>
          <w:noProof/>
        </w:rPr>
        <w:t>, doi:10.1016/j.eja.2020.126114.</w:t>
      </w:r>
    </w:p>
    <w:p w14:paraId="26F7E3E2" w14:textId="77777777" w:rsidR="00AB0837" w:rsidRPr="00AB0837" w:rsidRDefault="00AB0837" w:rsidP="007F76BE">
      <w:pPr>
        <w:pStyle w:val="MDPI71References"/>
        <w:rPr>
          <w:noProof/>
        </w:rPr>
      </w:pPr>
      <w:r w:rsidRPr="00AB0837">
        <w:rPr>
          <w:noProof/>
        </w:rPr>
        <w:t xml:space="preserve">Lemaire, G.; Ciampitti, I. Crop Mass and N Status as Prerequisite Covariables for Unraveling Nitrogen Use Efficiency across Genotype-by-Environment-by-Management Scenarios: A Review. </w:t>
      </w:r>
      <w:r w:rsidRPr="00AB0837">
        <w:rPr>
          <w:i/>
          <w:noProof/>
        </w:rPr>
        <w:t xml:space="preserve">Plants </w:t>
      </w:r>
      <w:r w:rsidRPr="00AB0837">
        <w:rPr>
          <w:b/>
          <w:noProof/>
        </w:rPr>
        <w:t>2020</w:t>
      </w:r>
      <w:r w:rsidRPr="00AB0837">
        <w:rPr>
          <w:noProof/>
        </w:rPr>
        <w:t xml:space="preserve">, </w:t>
      </w:r>
      <w:r w:rsidRPr="00AB0837">
        <w:rPr>
          <w:i/>
          <w:noProof/>
        </w:rPr>
        <w:t>9</w:t>
      </w:r>
      <w:r w:rsidRPr="00AB0837">
        <w:rPr>
          <w:noProof/>
        </w:rPr>
        <w:t>, doi:10.3390/plants9101309.</w:t>
      </w:r>
    </w:p>
    <w:p w14:paraId="6566E567" w14:textId="77777777" w:rsidR="00AB0837" w:rsidRPr="00AB0837" w:rsidRDefault="00AB0837" w:rsidP="007F76BE">
      <w:pPr>
        <w:pStyle w:val="MDPI71References"/>
        <w:rPr>
          <w:noProof/>
        </w:rPr>
      </w:pPr>
      <w:r w:rsidRPr="00AB0837">
        <w:rPr>
          <w:noProof/>
        </w:rPr>
        <w:t xml:space="preserve">Makowski, D.; Zhao, B.; Ata-Ul-Karim, S.T.; Lemaire, G. Analyzing uncertainty in critical nitrogen dilution curves. </w:t>
      </w:r>
      <w:r w:rsidRPr="00AB0837">
        <w:rPr>
          <w:i/>
          <w:noProof/>
        </w:rPr>
        <w:t xml:space="preserve">Eur. J. Agron. </w:t>
      </w:r>
      <w:r w:rsidRPr="00AB0837">
        <w:rPr>
          <w:b/>
          <w:noProof/>
        </w:rPr>
        <w:t>2020</w:t>
      </w:r>
      <w:r w:rsidRPr="00AB0837">
        <w:rPr>
          <w:noProof/>
        </w:rPr>
        <w:t xml:space="preserve">, </w:t>
      </w:r>
      <w:r w:rsidRPr="00AB0837">
        <w:rPr>
          <w:i/>
          <w:noProof/>
        </w:rPr>
        <w:t>118</w:t>
      </w:r>
      <w:r w:rsidRPr="00AB0837">
        <w:rPr>
          <w:noProof/>
        </w:rPr>
        <w:t>, doi:10.1016/j.eja.2020.126076.</w:t>
      </w:r>
    </w:p>
    <w:p w14:paraId="34C8893B" w14:textId="77777777" w:rsidR="00AB0837" w:rsidRPr="00AB0837" w:rsidRDefault="00AB0837" w:rsidP="007F76BE">
      <w:pPr>
        <w:pStyle w:val="MDPI71References"/>
        <w:rPr>
          <w:noProof/>
        </w:rPr>
      </w:pPr>
      <w:r w:rsidRPr="00AB0837">
        <w:rPr>
          <w:noProof/>
        </w:rPr>
        <w:t xml:space="preserve">Ciampitti, I.A.; Fernandez, J.; Tamagno, S.; Zhao, B.; Lemaire, G.; Makowski, D. Does the critical N dilution curve for maize crop vary across genotype x environment x management scenarios? - a Bayesian analysis. </w:t>
      </w:r>
      <w:r w:rsidRPr="00AB0837">
        <w:rPr>
          <w:i/>
          <w:noProof/>
        </w:rPr>
        <w:t xml:space="preserve">Eur. J. Agron. </w:t>
      </w:r>
      <w:r w:rsidRPr="00AB0837">
        <w:rPr>
          <w:b/>
          <w:noProof/>
        </w:rPr>
        <w:t>2021</w:t>
      </w:r>
      <w:r w:rsidRPr="00AB0837">
        <w:rPr>
          <w:noProof/>
        </w:rPr>
        <w:t xml:space="preserve">, </w:t>
      </w:r>
      <w:r w:rsidRPr="00AB0837">
        <w:rPr>
          <w:i/>
          <w:noProof/>
        </w:rPr>
        <w:t>123</w:t>
      </w:r>
      <w:r w:rsidRPr="00AB0837">
        <w:rPr>
          <w:noProof/>
        </w:rPr>
        <w:t>, 126202, doi:10.1016/j.eja.2020.126202.</w:t>
      </w:r>
    </w:p>
    <w:p w14:paraId="0EA6695C" w14:textId="77777777" w:rsidR="00AB0837" w:rsidRPr="00AB0837" w:rsidRDefault="00AB0837" w:rsidP="007F76BE">
      <w:pPr>
        <w:pStyle w:val="MDPI71References"/>
        <w:rPr>
          <w:noProof/>
        </w:rPr>
      </w:pPr>
      <w:r w:rsidRPr="00AB0837">
        <w:rPr>
          <w:noProof/>
        </w:rPr>
        <w:t xml:space="preserve">Yao, B.; Wang, X.; Lemaire, G.; Makowski, D.; Cao, Q.; Liu, X.; Liu, L.; Liu, B.; Zhu, Y.; Cao, W.; et al. Uncertainty analysis of critical nitrogen dilution curves for wheat. </w:t>
      </w:r>
      <w:r w:rsidRPr="00AB0837">
        <w:rPr>
          <w:i/>
          <w:noProof/>
        </w:rPr>
        <w:t xml:space="preserve">Eur. J. Agron. </w:t>
      </w:r>
      <w:r w:rsidRPr="00AB0837">
        <w:rPr>
          <w:b/>
          <w:noProof/>
        </w:rPr>
        <w:t>2021</w:t>
      </w:r>
      <w:r w:rsidRPr="00AB0837">
        <w:rPr>
          <w:noProof/>
        </w:rPr>
        <w:t xml:space="preserve">, </w:t>
      </w:r>
      <w:r w:rsidRPr="00AB0837">
        <w:rPr>
          <w:i/>
          <w:noProof/>
        </w:rPr>
        <w:t>128</w:t>
      </w:r>
      <w:r w:rsidRPr="00AB0837">
        <w:rPr>
          <w:noProof/>
        </w:rPr>
        <w:t>, 126315, doi:10.1016/j.eja.2021.126315.</w:t>
      </w:r>
    </w:p>
    <w:p w14:paraId="0A3F4B13" w14:textId="77777777" w:rsidR="00AB0837" w:rsidRPr="00AB0837" w:rsidRDefault="00AB0837" w:rsidP="007F76BE">
      <w:pPr>
        <w:pStyle w:val="MDPI71References"/>
        <w:rPr>
          <w:noProof/>
        </w:rPr>
      </w:pPr>
      <w:r w:rsidRPr="00AB0837">
        <w:rPr>
          <w:noProof/>
        </w:rPr>
        <w:t xml:space="preserve">Bohman, B.J.; Rosen, C.J.; Mulla, D.J. Relating nitrogen use efficiency to nitrogen nutrition index for evaluation of agronomic and environmental outcomes in potato. </w:t>
      </w:r>
      <w:r w:rsidRPr="00AB0837">
        <w:rPr>
          <w:i/>
          <w:noProof/>
        </w:rPr>
        <w:t xml:space="preserve">Field Crops Res. </w:t>
      </w:r>
      <w:r w:rsidRPr="00AB0837">
        <w:rPr>
          <w:b/>
          <w:noProof/>
        </w:rPr>
        <w:t>2021</w:t>
      </w:r>
      <w:r w:rsidRPr="00AB0837">
        <w:rPr>
          <w:noProof/>
        </w:rPr>
        <w:t xml:space="preserve">, </w:t>
      </w:r>
      <w:r w:rsidRPr="00AB0837">
        <w:rPr>
          <w:i/>
          <w:noProof/>
        </w:rPr>
        <w:t>262</w:t>
      </w:r>
      <w:r w:rsidRPr="00AB0837">
        <w:rPr>
          <w:noProof/>
        </w:rPr>
        <w:t>, doi:10.1016/j.fcr.2020.108041.</w:t>
      </w:r>
    </w:p>
    <w:p w14:paraId="27E0D909" w14:textId="77777777" w:rsidR="00AB0837" w:rsidRPr="00AB0837" w:rsidRDefault="00AB0837" w:rsidP="007F76BE">
      <w:pPr>
        <w:pStyle w:val="MDPI71References"/>
        <w:rPr>
          <w:noProof/>
        </w:rPr>
      </w:pPr>
      <w:r w:rsidRPr="00AB0837">
        <w:rPr>
          <w:noProof/>
        </w:rPr>
        <w:t xml:space="preserve">Stefaniak, T.R.; Fitzcollins, S.; Figueroa, R.; Thompson, A.L.; Schmitz Carley, C.; Shannon, L.M. Genotype and Variable Nitrogen Effects on Tuber Yield and Quality for Red Fresh Market Potatoes in Minnesota. </w:t>
      </w:r>
      <w:r w:rsidRPr="00AB0837">
        <w:rPr>
          <w:i/>
          <w:noProof/>
        </w:rPr>
        <w:t xml:space="preserve">Agronomy </w:t>
      </w:r>
      <w:r w:rsidRPr="00AB0837">
        <w:rPr>
          <w:b/>
          <w:noProof/>
        </w:rPr>
        <w:t>2021</w:t>
      </w:r>
      <w:r w:rsidRPr="00AB0837">
        <w:rPr>
          <w:noProof/>
        </w:rPr>
        <w:t xml:space="preserve">, </w:t>
      </w:r>
      <w:r w:rsidRPr="00AB0837">
        <w:rPr>
          <w:i/>
          <w:noProof/>
        </w:rPr>
        <w:t>11</w:t>
      </w:r>
      <w:r w:rsidRPr="00AB0837">
        <w:rPr>
          <w:noProof/>
        </w:rPr>
        <w:t>, 255, doi:10.3390/agronomy11020255.</w:t>
      </w:r>
    </w:p>
    <w:p w14:paraId="332AE3B2" w14:textId="77777777" w:rsidR="00AB0837" w:rsidRPr="00AB0837" w:rsidRDefault="00AB0837" w:rsidP="007F76BE">
      <w:pPr>
        <w:pStyle w:val="MDPI71References"/>
        <w:rPr>
          <w:noProof/>
        </w:rPr>
      </w:pPr>
      <w:r w:rsidRPr="00AB0837">
        <w:rPr>
          <w:noProof/>
        </w:rPr>
        <w:t xml:space="preserve">Jones, C.R.; Michaels, T.E.; Carley, C.S.; Rosen, C.J.; Shannon, L.M. Nitrogen uptake and utilization in advanced fresh-market red potato breeding lines. </w:t>
      </w:r>
      <w:r w:rsidRPr="00AB0837">
        <w:rPr>
          <w:i/>
          <w:noProof/>
        </w:rPr>
        <w:t xml:space="preserve">Crop Sci. </w:t>
      </w:r>
      <w:r w:rsidRPr="00AB0837">
        <w:rPr>
          <w:b/>
          <w:noProof/>
        </w:rPr>
        <w:t>2021</w:t>
      </w:r>
      <w:r w:rsidRPr="00AB0837">
        <w:rPr>
          <w:noProof/>
        </w:rPr>
        <w:t xml:space="preserve">, </w:t>
      </w:r>
      <w:r w:rsidRPr="00AB0837">
        <w:rPr>
          <w:i/>
          <w:noProof/>
        </w:rPr>
        <w:t>61</w:t>
      </w:r>
      <w:r w:rsidRPr="00AB0837">
        <w:rPr>
          <w:noProof/>
        </w:rPr>
        <w:t>, 878–895, doi:10.1002/csc2.20297.</w:t>
      </w:r>
    </w:p>
    <w:p w14:paraId="74D2C755" w14:textId="77777777" w:rsidR="00AB0837" w:rsidRPr="00AB0837" w:rsidRDefault="00AB0837" w:rsidP="007F76BE">
      <w:pPr>
        <w:pStyle w:val="MDPI71References"/>
        <w:rPr>
          <w:noProof/>
        </w:rPr>
      </w:pPr>
      <w:r w:rsidRPr="00AB0837">
        <w:rPr>
          <w:noProof/>
        </w:rPr>
        <w:t xml:space="preserve">Tiwari, J.K.; Plett, D.; Garnett, T.; Chakrabarti, S.K.; Singh, R.K. Integrated genomics, physiology and breeding approaches for improving nitrogen use efficiency in potato: translating knowledge from other crops. </w:t>
      </w:r>
      <w:r w:rsidRPr="00AB0837">
        <w:rPr>
          <w:i/>
          <w:noProof/>
        </w:rPr>
        <w:t xml:space="preserve">Functional Plant Biology </w:t>
      </w:r>
      <w:r w:rsidRPr="00AB0837">
        <w:rPr>
          <w:b/>
          <w:noProof/>
        </w:rPr>
        <w:t>2018</w:t>
      </w:r>
      <w:r w:rsidRPr="00AB0837">
        <w:rPr>
          <w:noProof/>
        </w:rPr>
        <w:t xml:space="preserve">, </w:t>
      </w:r>
      <w:r w:rsidRPr="00AB0837">
        <w:rPr>
          <w:i/>
          <w:noProof/>
        </w:rPr>
        <w:t>45</w:t>
      </w:r>
      <w:r w:rsidRPr="00AB0837">
        <w:rPr>
          <w:noProof/>
        </w:rPr>
        <w:t>, 587, doi:10.1071/fp17303.</w:t>
      </w:r>
    </w:p>
    <w:p w14:paraId="7A972109" w14:textId="77777777" w:rsidR="00AB0837" w:rsidRPr="00AB0837" w:rsidRDefault="00AB0837" w:rsidP="007F76BE">
      <w:pPr>
        <w:pStyle w:val="MDPI71References"/>
        <w:rPr>
          <w:noProof/>
        </w:rPr>
      </w:pPr>
      <w:r w:rsidRPr="00AB0837">
        <w:rPr>
          <w:noProof/>
        </w:rPr>
        <w:t xml:space="preserve">Arguez, A.; Durre, I.; Applequist, S.; Squires, M.; Vose, R.; Yin, X.; Bilotta, R. </w:t>
      </w:r>
      <w:r w:rsidRPr="00AB0837">
        <w:rPr>
          <w:i/>
          <w:noProof/>
        </w:rPr>
        <w:t>NOAA's U.S. Climate Normals (1981-2010)</w:t>
      </w:r>
      <w:r w:rsidRPr="00AB0837">
        <w:rPr>
          <w:noProof/>
        </w:rPr>
        <w:t>; NOAA National Centers for Environmental Information: 24 November 2017 2010.</w:t>
      </w:r>
    </w:p>
    <w:p w14:paraId="030CF7A8" w14:textId="77777777" w:rsidR="00AB0837" w:rsidRPr="00AB0837" w:rsidRDefault="00AB0837" w:rsidP="007F76BE">
      <w:pPr>
        <w:pStyle w:val="MDPI71References"/>
        <w:rPr>
          <w:noProof/>
        </w:rPr>
      </w:pPr>
      <w:r w:rsidRPr="00AB0837">
        <w:rPr>
          <w:noProof/>
        </w:rPr>
        <w:t xml:space="preserve">Hansen, B.; Giencke, A.G. </w:t>
      </w:r>
      <w:r w:rsidRPr="00AB0837">
        <w:rPr>
          <w:i/>
          <w:noProof/>
        </w:rPr>
        <w:t>Sand Plains Research Farm Soil Report</w:t>
      </w:r>
      <w:r w:rsidRPr="00AB0837">
        <w:rPr>
          <w:noProof/>
        </w:rPr>
        <w:t>; University of Minnesota: St. Paul, MN, 1988.</w:t>
      </w:r>
    </w:p>
    <w:p w14:paraId="7B364AB6" w14:textId="77777777" w:rsidR="00AB0837" w:rsidRPr="00AB0837" w:rsidRDefault="00AB0837" w:rsidP="007F76BE">
      <w:pPr>
        <w:pStyle w:val="MDPI71References"/>
        <w:rPr>
          <w:noProof/>
        </w:rPr>
      </w:pPr>
      <w:r w:rsidRPr="00AB0837">
        <w:rPr>
          <w:noProof/>
        </w:rPr>
        <w:t xml:space="preserve">USDA NRCS. </w:t>
      </w:r>
      <w:r w:rsidRPr="00AB0837">
        <w:rPr>
          <w:i/>
          <w:noProof/>
        </w:rPr>
        <w:t>Soil Series Classification Database – Hubbard Series</w:t>
      </w:r>
      <w:r w:rsidRPr="00AB0837">
        <w:rPr>
          <w:noProof/>
        </w:rPr>
        <w:t>; United States Department of Agriculture: 24 November 2017 2013.</w:t>
      </w:r>
    </w:p>
    <w:p w14:paraId="7B7A824B" w14:textId="77777777" w:rsidR="00AB0837" w:rsidRPr="00AB0837" w:rsidRDefault="00AB0837" w:rsidP="007F76BE">
      <w:pPr>
        <w:pStyle w:val="MDPI71References"/>
        <w:rPr>
          <w:noProof/>
        </w:rPr>
      </w:pPr>
      <w:r w:rsidRPr="00AB0837">
        <w:rPr>
          <w:noProof/>
        </w:rPr>
        <w:lastRenderedPageBreak/>
        <w:t xml:space="preserve">Egel, D.S. </w:t>
      </w:r>
      <w:r w:rsidRPr="00AB0837">
        <w:rPr>
          <w:i/>
          <w:noProof/>
        </w:rPr>
        <w:t>Midwest Vegetable Production Guide for Commercial Growers</w:t>
      </w:r>
      <w:r w:rsidRPr="00AB0837">
        <w:rPr>
          <w:noProof/>
        </w:rPr>
        <w:t>; University of Minnesota Extension: 2017.</w:t>
      </w:r>
    </w:p>
    <w:p w14:paraId="094C13BB" w14:textId="77777777" w:rsidR="00AB0837" w:rsidRPr="00AB0837" w:rsidRDefault="00AB0837" w:rsidP="007F76BE">
      <w:pPr>
        <w:pStyle w:val="MDPI71References"/>
        <w:rPr>
          <w:noProof/>
        </w:rPr>
      </w:pPr>
      <w:r w:rsidRPr="00AB0837">
        <w:rPr>
          <w:noProof/>
        </w:rPr>
        <w:t xml:space="preserve">Franzen, D.; Robinson, A.; Rosen, C. </w:t>
      </w:r>
      <w:r w:rsidRPr="00AB0837">
        <w:rPr>
          <w:i/>
          <w:noProof/>
        </w:rPr>
        <w:t>Fertilizing Potato in North Dakota</w:t>
      </w:r>
      <w:r w:rsidRPr="00AB0837">
        <w:rPr>
          <w:noProof/>
        </w:rPr>
        <w:t>; North Dakota State University: Fargo, ND, 2018.</w:t>
      </w:r>
    </w:p>
    <w:p w14:paraId="267640F5" w14:textId="77777777" w:rsidR="00AB0837" w:rsidRPr="00AB0837" w:rsidRDefault="00AB0837" w:rsidP="007F76BE">
      <w:pPr>
        <w:pStyle w:val="MDPI71References"/>
        <w:rPr>
          <w:noProof/>
        </w:rPr>
      </w:pPr>
      <w:r w:rsidRPr="00AB0837">
        <w:rPr>
          <w:noProof/>
        </w:rPr>
        <w:t xml:space="preserve">Rosen, C.J. </w:t>
      </w:r>
      <w:r w:rsidRPr="00AB0837">
        <w:rPr>
          <w:i/>
          <w:noProof/>
        </w:rPr>
        <w:t>Potato fertilization on irrigated soils</w:t>
      </w:r>
      <w:r w:rsidRPr="00AB0837">
        <w:rPr>
          <w:noProof/>
        </w:rPr>
        <w:t>; University of Minnesota Extension: 2018.</w:t>
      </w:r>
    </w:p>
    <w:p w14:paraId="773200CE" w14:textId="77777777" w:rsidR="00AB0837" w:rsidRPr="00AB0837" w:rsidRDefault="00AB0837" w:rsidP="007F76BE">
      <w:pPr>
        <w:pStyle w:val="MDPI71References"/>
        <w:rPr>
          <w:noProof/>
        </w:rPr>
      </w:pPr>
      <w:r w:rsidRPr="00AB0837">
        <w:rPr>
          <w:noProof/>
        </w:rPr>
        <w:t xml:space="preserve">Steele, D.D.; Scherer, T.F.; Wright, J.; Hopkins, D.G.; Tuscherer, S.R.; Wright, J. Spreadsheet Implementation of Irrigation Scheduling by the Checkbook Method for North Dakota and Minnesota. </w:t>
      </w:r>
      <w:r w:rsidRPr="00AB0837">
        <w:rPr>
          <w:i/>
          <w:noProof/>
        </w:rPr>
        <w:t xml:space="preserve">Appl. Eng. Agric. </w:t>
      </w:r>
      <w:r w:rsidRPr="00AB0837">
        <w:rPr>
          <w:b/>
          <w:noProof/>
        </w:rPr>
        <w:t>2010</w:t>
      </w:r>
      <w:r w:rsidRPr="00AB0837">
        <w:rPr>
          <w:noProof/>
        </w:rPr>
        <w:t xml:space="preserve">, </w:t>
      </w:r>
      <w:r w:rsidRPr="00AB0837">
        <w:rPr>
          <w:i/>
          <w:noProof/>
        </w:rPr>
        <w:t>26</w:t>
      </w:r>
      <w:r w:rsidRPr="00AB0837">
        <w:rPr>
          <w:noProof/>
        </w:rPr>
        <w:t>, 983-996, doi:10.13031/2013.35914.</w:t>
      </w:r>
    </w:p>
    <w:p w14:paraId="7E1AEBC9" w14:textId="77777777" w:rsidR="00AB0837" w:rsidRPr="00AB0837" w:rsidRDefault="00AB0837" w:rsidP="007F76BE">
      <w:pPr>
        <w:pStyle w:val="MDPI71References"/>
        <w:rPr>
          <w:noProof/>
        </w:rPr>
      </w:pPr>
      <w:r w:rsidRPr="00AB0837">
        <w:rPr>
          <w:noProof/>
        </w:rPr>
        <w:t xml:space="preserve">Wright, J. </w:t>
      </w:r>
      <w:r w:rsidRPr="00AB0837">
        <w:rPr>
          <w:i/>
          <w:noProof/>
        </w:rPr>
        <w:t>Irrigation Scheduling Checkbook Method</w:t>
      </w:r>
      <w:r w:rsidRPr="00AB0837">
        <w:rPr>
          <w:noProof/>
        </w:rPr>
        <w:t>; University of Minnesota: St. Paul, MN, 2002.</w:t>
      </w:r>
    </w:p>
    <w:p w14:paraId="202329BC" w14:textId="77777777" w:rsidR="00AB0837" w:rsidRPr="00AB0837" w:rsidRDefault="00AB0837" w:rsidP="007F76BE">
      <w:pPr>
        <w:pStyle w:val="MDPI71References"/>
        <w:rPr>
          <w:noProof/>
        </w:rPr>
      </w:pPr>
      <w:r w:rsidRPr="00AB0837">
        <w:rPr>
          <w:noProof/>
        </w:rPr>
        <w:t xml:space="preserve">Errebhi, M.; Rosen, C.J.; Gupta, S.C.; Birong, D.E. Potato Yield Response and Nitrate Leaching as Influenced by Nitrogen Management. </w:t>
      </w:r>
      <w:r w:rsidRPr="00AB0837">
        <w:rPr>
          <w:i/>
          <w:noProof/>
        </w:rPr>
        <w:t xml:space="preserve">Agron. J. </w:t>
      </w:r>
      <w:r w:rsidRPr="00AB0837">
        <w:rPr>
          <w:b/>
          <w:noProof/>
        </w:rPr>
        <w:t>1998</w:t>
      </w:r>
      <w:r w:rsidRPr="00AB0837">
        <w:rPr>
          <w:noProof/>
        </w:rPr>
        <w:t xml:space="preserve">, </w:t>
      </w:r>
      <w:r w:rsidRPr="00AB0837">
        <w:rPr>
          <w:i/>
          <w:noProof/>
        </w:rPr>
        <w:t>90</w:t>
      </w:r>
      <w:r w:rsidRPr="00AB0837">
        <w:rPr>
          <w:noProof/>
        </w:rPr>
        <w:t>, 10-15, doi:10.2134/agronj1998.00021962009000010003x.</w:t>
      </w:r>
    </w:p>
    <w:p w14:paraId="0C550020" w14:textId="77777777" w:rsidR="00AB0837" w:rsidRPr="00AB0837" w:rsidRDefault="00AB0837" w:rsidP="007F76BE">
      <w:pPr>
        <w:pStyle w:val="MDPI71References"/>
        <w:rPr>
          <w:noProof/>
        </w:rPr>
      </w:pPr>
      <w:r w:rsidRPr="00AB0837">
        <w:rPr>
          <w:noProof/>
        </w:rPr>
        <w:t xml:space="preserve">Rosen, C.; Birong, D.; Zumwinkle, M. </w:t>
      </w:r>
      <w:r w:rsidRPr="00AB0837">
        <w:rPr>
          <w:i/>
          <w:noProof/>
        </w:rPr>
        <w:t>Nitrogen Fertilization Studies on Irrigated Potatoes: Nitrogen Use, Soil Nitrate Movement, and Petiole Sap Nitrate Analysis for Predicting Nitrogen Needs</w:t>
      </w:r>
      <w:r w:rsidRPr="00AB0837">
        <w:rPr>
          <w:noProof/>
        </w:rPr>
        <w:t>; University of Minnesota: St. Paul, MN, 1992; pp. 27–47.</w:t>
      </w:r>
    </w:p>
    <w:p w14:paraId="5BAC07EB" w14:textId="77777777" w:rsidR="00AB0837" w:rsidRPr="00AB0837" w:rsidRDefault="00AB0837" w:rsidP="007F76BE">
      <w:pPr>
        <w:pStyle w:val="MDPI71References"/>
        <w:rPr>
          <w:noProof/>
        </w:rPr>
      </w:pPr>
      <w:r w:rsidRPr="00AB0837">
        <w:rPr>
          <w:noProof/>
        </w:rPr>
        <w:t xml:space="preserve">Rosen, C.; Errebhi, M.; Moncrief, J.; Gupta, S.; Cheng, H.H.; Birong, D. </w:t>
      </w:r>
      <w:r w:rsidRPr="00AB0837">
        <w:rPr>
          <w:i/>
          <w:noProof/>
        </w:rPr>
        <w:t>Nitrogen Fertilization Studies on Irrigated Potatoes: Nitrogen Use, Soil Nitrate Movement, and Petiole Sap Nitrate Analysis for Predicting Nitrogen Needs</w:t>
      </w:r>
      <w:r w:rsidRPr="00AB0837">
        <w:rPr>
          <w:noProof/>
        </w:rPr>
        <w:t>; University of Minnesota: St. Paul, MN, 1993; pp. 14–33.</w:t>
      </w:r>
    </w:p>
    <w:p w14:paraId="79410A3F" w14:textId="77777777" w:rsidR="00AB0837" w:rsidRPr="00AB0837" w:rsidRDefault="00AB0837" w:rsidP="007F76BE">
      <w:pPr>
        <w:pStyle w:val="MDPI71References"/>
        <w:rPr>
          <w:noProof/>
        </w:rPr>
      </w:pPr>
      <w:r w:rsidRPr="00AB0837">
        <w:rPr>
          <w:noProof/>
        </w:rPr>
        <w:t>Sun, N. Agronomic and Storage Factors Affecting Acrylamide Formation in Processed Potatoes. University of Minnesota, St. Paul, MN, 2017.</w:t>
      </w:r>
    </w:p>
    <w:p w14:paraId="50377475" w14:textId="77777777" w:rsidR="00AB0837" w:rsidRPr="00AB0837" w:rsidRDefault="00AB0837" w:rsidP="007F76BE">
      <w:pPr>
        <w:pStyle w:val="MDPI71References"/>
        <w:rPr>
          <w:noProof/>
        </w:rPr>
      </w:pPr>
      <w:r w:rsidRPr="00AB0837">
        <w:rPr>
          <w:noProof/>
        </w:rPr>
        <w:t xml:space="preserve">Sun, N.; Wang, Y.; Gupta, S.K.; Rosen, C.J. Nitrogen Fertility and Cultivar Effects on Potato Agronomic Properties and Acrylamide-forming Potential. </w:t>
      </w:r>
      <w:r w:rsidRPr="00AB0837">
        <w:rPr>
          <w:i/>
          <w:noProof/>
        </w:rPr>
        <w:t xml:space="preserve">Agron. J. </w:t>
      </w:r>
      <w:r w:rsidRPr="00AB0837">
        <w:rPr>
          <w:b/>
          <w:noProof/>
        </w:rPr>
        <w:t>2019</w:t>
      </w:r>
      <w:r w:rsidRPr="00AB0837">
        <w:rPr>
          <w:noProof/>
        </w:rPr>
        <w:t xml:space="preserve">, </w:t>
      </w:r>
      <w:r w:rsidRPr="00AB0837">
        <w:rPr>
          <w:i/>
          <w:noProof/>
        </w:rPr>
        <w:t>111</w:t>
      </w:r>
      <w:r w:rsidRPr="00AB0837">
        <w:rPr>
          <w:noProof/>
        </w:rPr>
        <w:t>, 408, doi:10.2134/agronj2018.05.0350.</w:t>
      </w:r>
    </w:p>
    <w:p w14:paraId="728F909A" w14:textId="77777777" w:rsidR="00AB0837" w:rsidRPr="00AB0837" w:rsidRDefault="00AB0837" w:rsidP="007F76BE">
      <w:pPr>
        <w:pStyle w:val="MDPI71References"/>
        <w:rPr>
          <w:noProof/>
        </w:rPr>
      </w:pPr>
      <w:r w:rsidRPr="00AB0837">
        <w:rPr>
          <w:noProof/>
        </w:rPr>
        <w:t xml:space="preserve">Crants, J.; Rosen, C.; McNearney, M.; Sun, L. </w:t>
      </w:r>
      <w:r w:rsidRPr="00AB0837">
        <w:rPr>
          <w:i/>
          <w:noProof/>
        </w:rPr>
        <w:t>The Use of Chlorophyll Meters for Nitrogen Management in Potatoes</w:t>
      </w:r>
      <w:r w:rsidRPr="00AB0837">
        <w:rPr>
          <w:noProof/>
        </w:rPr>
        <w:t>; Minnesota Area II Potato Research and Promotion Council and Northern Plains Potato Growers Association: Fargo, ND, 2017.</w:t>
      </w:r>
    </w:p>
    <w:p w14:paraId="1C9400C1" w14:textId="77777777" w:rsidR="00AB0837" w:rsidRPr="00AB0837" w:rsidRDefault="00AB0837" w:rsidP="007F76BE">
      <w:pPr>
        <w:pStyle w:val="MDPI71References"/>
        <w:rPr>
          <w:noProof/>
        </w:rPr>
      </w:pPr>
      <w:r w:rsidRPr="00AB0837">
        <w:rPr>
          <w:noProof/>
        </w:rPr>
        <w:t xml:space="preserve">Gupta, S.; Rosen, C.J. </w:t>
      </w:r>
      <w:r w:rsidRPr="00AB0837">
        <w:rPr>
          <w:i/>
          <w:noProof/>
        </w:rPr>
        <w:t>Nitrogen fertilization rate and cold-induced sweetening in potato tubers during storage</w:t>
      </w:r>
      <w:r w:rsidRPr="00AB0837">
        <w:rPr>
          <w:noProof/>
        </w:rPr>
        <w:t>; Minnesota Area II Potato Research and Promotion Council and Northern Plains Potato Growers Association: Fargo, ND, 2019.</w:t>
      </w:r>
    </w:p>
    <w:p w14:paraId="3EA6D55A" w14:textId="77777777" w:rsidR="00AB0837" w:rsidRPr="00AB0837" w:rsidRDefault="00AB0837" w:rsidP="007F76BE">
      <w:pPr>
        <w:pStyle w:val="MDPI71References"/>
        <w:rPr>
          <w:noProof/>
        </w:rPr>
      </w:pPr>
      <w:r w:rsidRPr="00AB0837">
        <w:rPr>
          <w:noProof/>
        </w:rPr>
        <w:t xml:space="preserve">Gupta, S.K.; Crants, J.; McNearney, M.; Rosen, C.J. </w:t>
      </w:r>
      <w:r w:rsidRPr="00AB0837">
        <w:rPr>
          <w:i/>
          <w:noProof/>
        </w:rPr>
        <w:t>Evaluation of a Promising Minnesota Clone for N Response, Agronomic Traits &amp; Storage Quality</w:t>
      </w:r>
      <w:r w:rsidRPr="00AB0837">
        <w:rPr>
          <w:noProof/>
        </w:rPr>
        <w:t>; Minnesota Area II Potato Research and Promotion Council and Northern Plains Potato Growers Association: Fargo, ND, 2020.</w:t>
      </w:r>
    </w:p>
    <w:p w14:paraId="41FFD6EC" w14:textId="77777777" w:rsidR="00AB0837" w:rsidRPr="00AB0837" w:rsidRDefault="00AB0837" w:rsidP="007F76BE">
      <w:pPr>
        <w:pStyle w:val="MDPI71References"/>
        <w:rPr>
          <w:noProof/>
        </w:rPr>
      </w:pPr>
      <w:r w:rsidRPr="00AB0837">
        <w:rPr>
          <w:noProof/>
        </w:rPr>
        <w:t xml:space="preserve">Bohman, B.; McNearney, M.; Crants, J.; Rosen, C. </w:t>
      </w:r>
      <w:r w:rsidRPr="00AB0837">
        <w:rPr>
          <w:i/>
          <w:noProof/>
        </w:rPr>
        <w:t>A Novel Approach to Manage Nitrogen Fertilizer for Potato Production Using Remote Sensing</w:t>
      </w:r>
      <w:r w:rsidRPr="00AB0837">
        <w:rPr>
          <w:noProof/>
        </w:rPr>
        <w:t>; Minnesota Area II Potato Research and Promotion Council and Northern Plains Potato Growers Association: Fargo, ND, 2020.</w:t>
      </w:r>
    </w:p>
    <w:p w14:paraId="41F97E4B" w14:textId="77777777" w:rsidR="00AB0837" w:rsidRPr="00AB0837" w:rsidRDefault="00AB0837" w:rsidP="007F76BE">
      <w:pPr>
        <w:pStyle w:val="MDPI71References"/>
        <w:rPr>
          <w:noProof/>
        </w:rPr>
      </w:pPr>
      <w:r w:rsidRPr="00AB0837">
        <w:rPr>
          <w:noProof/>
        </w:rPr>
        <w:t xml:space="preserve">Rosen, C.; Crants, J.; Bohman, B.; McNearney, M. </w:t>
      </w:r>
      <w:r w:rsidRPr="00AB0837">
        <w:rPr>
          <w:i/>
          <w:noProof/>
        </w:rPr>
        <w:t>Effects of banded versus broadcast application of ESN, turkey manure, and different approaches to measuring plant N status on tuber yield and quality in Russet Burbank potatoes</w:t>
      </w:r>
      <w:r w:rsidRPr="00AB0837">
        <w:rPr>
          <w:noProof/>
        </w:rPr>
        <w:t>; Minnesota Area II Potato Research and Promotion Council and Northern Plains Potato Growers Association: Fargo, ND, 2021.</w:t>
      </w:r>
    </w:p>
    <w:p w14:paraId="08BF742D" w14:textId="77777777" w:rsidR="00AB0837" w:rsidRPr="00AB0837" w:rsidRDefault="00AB0837" w:rsidP="007F76BE">
      <w:pPr>
        <w:pStyle w:val="MDPI71References"/>
        <w:rPr>
          <w:noProof/>
        </w:rPr>
      </w:pPr>
      <w:r w:rsidRPr="00AB0837">
        <w:rPr>
          <w:noProof/>
        </w:rPr>
        <w:t xml:space="preserve">USDA. </w:t>
      </w:r>
      <w:r w:rsidRPr="00AB0837">
        <w:rPr>
          <w:i/>
          <w:noProof/>
        </w:rPr>
        <w:t>United States Standards for Grades of Potatoes for Processing</w:t>
      </w:r>
      <w:r w:rsidRPr="00AB0837">
        <w:rPr>
          <w:noProof/>
        </w:rPr>
        <w:t>; 1997.</w:t>
      </w:r>
    </w:p>
    <w:p w14:paraId="1262F56E" w14:textId="77777777" w:rsidR="00AB0837" w:rsidRPr="00AB0837" w:rsidRDefault="00AB0837" w:rsidP="007F76BE">
      <w:pPr>
        <w:pStyle w:val="MDPI71References"/>
        <w:rPr>
          <w:noProof/>
        </w:rPr>
      </w:pPr>
      <w:r w:rsidRPr="00AB0837">
        <w:rPr>
          <w:noProof/>
        </w:rPr>
        <w:t xml:space="preserve">Horneck, D.A.; Miller, R.O. Determination of total nitrogen in plant tissue. In </w:t>
      </w:r>
      <w:r w:rsidRPr="00AB0837">
        <w:rPr>
          <w:i/>
          <w:noProof/>
        </w:rPr>
        <w:t>Handbook of reference methods for plant analysis</w:t>
      </w:r>
      <w:r w:rsidRPr="00AB0837">
        <w:rPr>
          <w:noProof/>
        </w:rPr>
        <w:t>, Kalra, Y.P., Ed.; CRC Press: Boston, 1998; pp. 75-84.</w:t>
      </w:r>
    </w:p>
    <w:p w14:paraId="4F03B237" w14:textId="77777777" w:rsidR="00AB0837" w:rsidRPr="00AB0837" w:rsidRDefault="00AB0837" w:rsidP="007F76BE">
      <w:pPr>
        <w:pStyle w:val="MDPI71References"/>
        <w:rPr>
          <w:noProof/>
        </w:rPr>
      </w:pPr>
      <w:r w:rsidRPr="00AB0837">
        <w:rPr>
          <w:noProof/>
        </w:rPr>
        <w:t xml:space="preserve">Horwitz, W.; Chichilo, P.; Reynolds, H. </w:t>
      </w:r>
      <w:r w:rsidRPr="00AB0837">
        <w:rPr>
          <w:i/>
          <w:noProof/>
        </w:rPr>
        <w:t>Official methods of analysis of the Association of Official Analytical Chemists.</w:t>
      </w:r>
      <w:r w:rsidRPr="00AB0837">
        <w:rPr>
          <w:noProof/>
        </w:rPr>
        <w:t>, 11th ed.; Association of Official Analytical Chemists.: Washington, DC, 1970.</w:t>
      </w:r>
    </w:p>
    <w:p w14:paraId="24BE9067" w14:textId="77777777" w:rsidR="00AB0837" w:rsidRPr="00AB0837" w:rsidRDefault="00AB0837" w:rsidP="007F76BE">
      <w:pPr>
        <w:pStyle w:val="MDPI71References"/>
        <w:rPr>
          <w:noProof/>
        </w:rPr>
      </w:pPr>
      <w:r w:rsidRPr="00AB0837">
        <w:rPr>
          <w:noProof/>
        </w:rPr>
        <w:t xml:space="preserve">Bélanger, G.; Walsh, J.R.; Richards, J.E.; Milburn, P.H.; Ziadi, N. Yield response of two potato culivars to supplemental irrigation and N fertilization in New Brunswick. </w:t>
      </w:r>
      <w:r w:rsidRPr="00AB0837">
        <w:rPr>
          <w:i/>
          <w:noProof/>
        </w:rPr>
        <w:t xml:space="preserve">Am. J. Potato Res. </w:t>
      </w:r>
      <w:r w:rsidRPr="00AB0837">
        <w:rPr>
          <w:b/>
          <w:noProof/>
        </w:rPr>
        <w:t>2000</w:t>
      </w:r>
      <w:r w:rsidRPr="00AB0837">
        <w:rPr>
          <w:noProof/>
        </w:rPr>
        <w:t xml:space="preserve">, </w:t>
      </w:r>
      <w:r w:rsidRPr="00AB0837">
        <w:rPr>
          <w:i/>
          <w:noProof/>
        </w:rPr>
        <w:t>77</w:t>
      </w:r>
      <w:r w:rsidRPr="00AB0837">
        <w:rPr>
          <w:noProof/>
        </w:rPr>
        <w:t>, 11-21, doi:10.1007/BF02853657.</w:t>
      </w:r>
    </w:p>
    <w:p w14:paraId="7CF0883F" w14:textId="77777777" w:rsidR="00AB0837" w:rsidRPr="00AB0837" w:rsidRDefault="00AB0837" w:rsidP="007F76BE">
      <w:pPr>
        <w:pStyle w:val="MDPI71References"/>
        <w:rPr>
          <w:noProof/>
        </w:rPr>
      </w:pPr>
      <w:r w:rsidRPr="00AB0837">
        <w:rPr>
          <w:noProof/>
        </w:rPr>
        <w:t xml:space="preserve">Bélanger, G.; Walsh, J.R.; Richards, J.E.; Milburn, P.H.; Ziadi, N. Tuber growth and biomass partitioning of two potato cultivars grown under different N fertilization rates with and without irrigation. </w:t>
      </w:r>
      <w:r w:rsidRPr="00AB0837">
        <w:rPr>
          <w:i/>
          <w:noProof/>
        </w:rPr>
        <w:t xml:space="preserve">Am. J. Potato Res. </w:t>
      </w:r>
      <w:r w:rsidRPr="00AB0837">
        <w:rPr>
          <w:b/>
          <w:noProof/>
        </w:rPr>
        <w:t>2001</w:t>
      </w:r>
      <w:r w:rsidRPr="00AB0837">
        <w:rPr>
          <w:noProof/>
        </w:rPr>
        <w:t xml:space="preserve">, </w:t>
      </w:r>
      <w:r w:rsidRPr="00AB0837">
        <w:rPr>
          <w:i/>
          <w:noProof/>
        </w:rPr>
        <w:t>78</w:t>
      </w:r>
      <w:r w:rsidRPr="00AB0837">
        <w:rPr>
          <w:noProof/>
        </w:rPr>
        <w:t>, 109-117, doi:10.1007/BF02874766.</w:t>
      </w:r>
    </w:p>
    <w:p w14:paraId="6A0F923E" w14:textId="77777777" w:rsidR="00AB0837" w:rsidRPr="00AB0837" w:rsidRDefault="00AB0837" w:rsidP="007F76BE">
      <w:pPr>
        <w:pStyle w:val="MDPI71References"/>
        <w:rPr>
          <w:noProof/>
        </w:rPr>
      </w:pPr>
      <w:r w:rsidRPr="00AB0837">
        <w:rPr>
          <w:noProof/>
        </w:rPr>
        <w:t xml:space="preserve">R Core Team </w:t>
      </w:r>
      <w:r w:rsidRPr="00AB0837">
        <w:rPr>
          <w:i/>
          <w:noProof/>
        </w:rPr>
        <w:t>R: A language and environment for statistical computing.</w:t>
      </w:r>
      <w:r w:rsidRPr="00AB0837">
        <w:rPr>
          <w:noProof/>
        </w:rPr>
        <w:t>, R Foundation for Statistical Computing: Vienna, Austria, 2021.</w:t>
      </w:r>
    </w:p>
    <w:p w14:paraId="4D90BE98" w14:textId="77777777" w:rsidR="00AB0837" w:rsidRPr="00AB0837" w:rsidRDefault="00AB0837" w:rsidP="007F76BE">
      <w:pPr>
        <w:pStyle w:val="MDPI71References"/>
        <w:rPr>
          <w:noProof/>
        </w:rPr>
      </w:pPr>
      <w:r w:rsidRPr="00AB0837">
        <w:rPr>
          <w:noProof/>
        </w:rPr>
        <w:t xml:space="preserve">Bürkner, P.-C. brms: An R Package for Bayesian Multilevel Models Using Stan. </w:t>
      </w:r>
      <w:r w:rsidRPr="00AB0837">
        <w:rPr>
          <w:i/>
          <w:noProof/>
        </w:rPr>
        <w:t xml:space="preserve">J. Stat. Softw. </w:t>
      </w:r>
      <w:r w:rsidRPr="00AB0837">
        <w:rPr>
          <w:b/>
          <w:noProof/>
        </w:rPr>
        <w:t>2017</w:t>
      </w:r>
      <w:r w:rsidRPr="00AB0837">
        <w:rPr>
          <w:noProof/>
        </w:rPr>
        <w:t xml:space="preserve">, </w:t>
      </w:r>
      <w:r w:rsidRPr="00AB0837">
        <w:rPr>
          <w:i/>
          <w:noProof/>
        </w:rPr>
        <w:t>80</w:t>
      </w:r>
      <w:r w:rsidRPr="00AB0837">
        <w:rPr>
          <w:noProof/>
        </w:rPr>
        <w:t>, doi:10.18637/jss.v080.i01.</w:t>
      </w:r>
    </w:p>
    <w:p w14:paraId="4907D722" w14:textId="77777777" w:rsidR="00AB0837" w:rsidRPr="00AB0837" w:rsidRDefault="00AB0837" w:rsidP="007F76BE">
      <w:pPr>
        <w:pStyle w:val="MDPI71References"/>
        <w:rPr>
          <w:noProof/>
        </w:rPr>
      </w:pPr>
      <w:r w:rsidRPr="00AB0837">
        <w:rPr>
          <w:noProof/>
        </w:rPr>
        <w:t xml:space="preserve">Bürkner, P.-C. Advanced Bayesian Multilevel Modeling with the R Package brms. </w:t>
      </w:r>
      <w:r w:rsidRPr="00AB0837">
        <w:rPr>
          <w:i/>
          <w:noProof/>
        </w:rPr>
        <w:t xml:space="preserve">R J. </w:t>
      </w:r>
      <w:r w:rsidRPr="00AB0837">
        <w:rPr>
          <w:b/>
          <w:noProof/>
        </w:rPr>
        <w:t>2018</w:t>
      </w:r>
      <w:r w:rsidRPr="00AB0837">
        <w:rPr>
          <w:noProof/>
        </w:rPr>
        <w:t xml:space="preserve">, </w:t>
      </w:r>
      <w:r w:rsidRPr="00AB0837">
        <w:rPr>
          <w:i/>
          <w:noProof/>
        </w:rPr>
        <w:t>10</w:t>
      </w:r>
      <w:r w:rsidRPr="00AB0837">
        <w:rPr>
          <w:noProof/>
        </w:rPr>
        <w:t>, 395-411, doi:10.32614/RJ-2018-017.</w:t>
      </w:r>
    </w:p>
    <w:p w14:paraId="55D0567A" w14:textId="77777777" w:rsidR="00AB0837" w:rsidRPr="00AB0837" w:rsidRDefault="00AB0837" w:rsidP="007F76BE">
      <w:pPr>
        <w:pStyle w:val="MDPI71References"/>
        <w:rPr>
          <w:noProof/>
        </w:rPr>
      </w:pPr>
      <w:r w:rsidRPr="00AB0837">
        <w:rPr>
          <w:noProof/>
        </w:rPr>
        <w:t xml:space="preserve">Carpenter, B.; Gelman, A.; Hoffman, M.D.; Lee, D.; Goodrich, B.; Betancourt, M.; Brubaker, M.; Guo, J.; Li, P.; Riddell, A. Stan: A Probabilistic Programming Language. </w:t>
      </w:r>
      <w:r w:rsidRPr="00AB0837">
        <w:rPr>
          <w:i/>
          <w:noProof/>
        </w:rPr>
        <w:t xml:space="preserve">J. Stat. Softw. </w:t>
      </w:r>
      <w:r w:rsidRPr="00AB0837">
        <w:rPr>
          <w:b/>
          <w:noProof/>
        </w:rPr>
        <w:t>2017</w:t>
      </w:r>
      <w:r w:rsidRPr="00AB0837">
        <w:rPr>
          <w:noProof/>
        </w:rPr>
        <w:t xml:space="preserve">, </w:t>
      </w:r>
      <w:r w:rsidRPr="00AB0837">
        <w:rPr>
          <w:i/>
          <w:noProof/>
        </w:rPr>
        <w:t>76</w:t>
      </w:r>
      <w:r w:rsidRPr="00AB0837">
        <w:rPr>
          <w:noProof/>
        </w:rPr>
        <w:t>, doi:10.18637/jss.v076.i01.</w:t>
      </w:r>
    </w:p>
    <w:p w14:paraId="6EA534E2" w14:textId="77777777" w:rsidR="00AB0837" w:rsidRPr="00AB0837" w:rsidRDefault="00AB0837" w:rsidP="007F76BE">
      <w:pPr>
        <w:pStyle w:val="MDPI71References"/>
        <w:rPr>
          <w:noProof/>
        </w:rPr>
      </w:pPr>
      <w:r w:rsidRPr="00AB0837">
        <w:rPr>
          <w:noProof/>
        </w:rPr>
        <w:t xml:space="preserve">McElreath, R. </w:t>
      </w:r>
      <w:r w:rsidRPr="00AB0837">
        <w:rPr>
          <w:i/>
          <w:noProof/>
        </w:rPr>
        <w:t>Staistical Rethinking: A Bayesian Course with Examples in R and Stan</w:t>
      </w:r>
      <w:r w:rsidRPr="00AB0837">
        <w:rPr>
          <w:noProof/>
        </w:rPr>
        <w:t>, 2nd ed.; Chapman and Hall/CRC: Boca Raton, 2020.</w:t>
      </w:r>
    </w:p>
    <w:p w14:paraId="3855FEB6" w14:textId="77777777" w:rsidR="00AB0837" w:rsidRPr="00AB0837" w:rsidRDefault="00AB0837" w:rsidP="007F76BE">
      <w:pPr>
        <w:pStyle w:val="MDPI71References"/>
        <w:rPr>
          <w:noProof/>
        </w:rPr>
      </w:pPr>
      <w:r w:rsidRPr="00AB0837">
        <w:rPr>
          <w:noProof/>
        </w:rPr>
        <w:t xml:space="preserve">Plummer, M. </w:t>
      </w:r>
      <w:r w:rsidRPr="00AB0837">
        <w:rPr>
          <w:i/>
          <w:noProof/>
        </w:rPr>
        <w:t>rjags: Bayesian Graphical Models using MCMC</w:t>
      </w:r>
      <w:r w:rsidRPr="00AB0837">
        <w:rPr>
          <w:noProof/>
        </w:rPr>
        <w:t>, 2019.</w:t>
      </w:r>
    </w:p>
    <w:p w14:paraId="24331EAA" w14:textId="77777777" w:rsidR="00AB0837" w:rsidRPr="00AB0837" w:rsidRDefault="00AB0837" w:rsidP="007F76BE">
      <w:pPr>
        <w:pStyle w:val="MDPI71References"/>
        <w:rPr>
          <w:noProof/>
        </w:rPr>
      </w:pPr>
      <w:r w:rsidRPr="00AB0837">
        <w:rPr>
          <w:noProof/>
        </w:rPr>
        <w:t xml:space="preserve">Plummer, M. </w:t>
      </w:r>
      <w:r w:rsidRPr="00AB0837">
        <w:rPr>
          <w:i/>
          <w:noProof/>
        </w:rPr>
        <w:t>JAGS: Just Another Gibs Sampler.</w:t>
      </w:r>
      <w:r w:rsidRPr="00AB0837">
        <w:rPr>
          <w:noProof/>
        </w:rPr>
        <w:t>, 2013.</w:t>
      </w:r>
    </w:p>
    <w:p w14:paraId="6C85832F" w14:textId="77777777" w:rsidR="00AB0837" w:rsidRPr="00AB0837" w:rsidRDefault="00AB0837" w:rsidP="007F76BE">
      <w:pPr>
        <w:pStyle w:val="MDPI71References"/>
        <w:rPr>
          <w:noProof/>
        </w:rPr>
      </w:pPr>
      <w:r w:rsidRPr="00AB0837">
        <w:rPr>
          <w:noProof/>
        </w:rPr>
        <w:t xml:space="preserve">Schad, D.J.; Betancourt, M.; Vasishth, S. Toward a principled Bayesian workflow in cognitive science. </w:t>
      </w:r>
      <w:r w:rsidRPr="00AB0837">
        <w:rPr>
          <w:i/>
          <w:noProof/>
        </w:rPr>
        <w:t xml:space="preserve">Psychol Methods </w:t>
      </w:r>
      <w:r w:rsidRPr="00AB0837">
        <w:rPr>
          <w:b/>
          <w:noProof/>
        </w:rPr>
        <w:t>2021</w:t>
      </w:r>
      <w:r w:rsidRPr="00AB0837">
        <w:rPr>
          <w:noProof/>
        </w:rPr>
        <w:t xml:space="preserve">, </w:t>
      </w:r>
      <w:r w:rsidRPr="00AB0837">
        <w:rPr>
          <w:i/>
          <w:noProof/>
        </w:rPr>
        <w:t>26</w:t>
      </w:r>
      <w:r w:rsidRPr="00AB0837">
        <w:rPr>
          <w:noProof/>
        </w:rPr>
        <w:t>, 103-126, doi:10.1037/met0000275.</w:t>
      </w:r>
    </w:p>
    <w:p w14:paraId="6A3F60FF" w14:textId="77777777" w:rsidR="00AB0837" w:rsidRPr="00AB0837" w:rsidRDefault="00AB0837" w:rsidP="007F76BE">
      <w:pPr>
        <w:pStyle w:val="MDPI71References"/>
        <w:rPr>
          <w:noProof/>
        </w:rPr>
      </w:pPr>
      <w:r w:rsidRPr="00AB0837">
        <w:rPr>
          <w:noProof/>
        </w:rPr>
        <w:t xml:space="preserve">Ushey, K. </w:t>
      </w:r>
      <w:r w:rsidRPr="00AB0837">
        <w:rPr>
          <w:i/>
          <w:noProof/>
        </w:rPr>
        <w:t>renv: Project Environments</w:t>
      </w:r>
      <w:r w:rsidRPr="00AB0837">
        <w:rPr>
          <w:noProof/>
        </w:rPr>
        <w:t>, 2021.</w:t>
      </w:r>
    </w:p>
    <w:p w14:paraId="676EE153" w14:textId="77777777" w:rsidR="00AB0837" w:rsidRPr="00AB0837" w:rsidRDefault="00AB0837" w:rsidP="007F76BE">
      <w:pPr>
        <w:pStyle w:val="MDPI71References"/>
        <w:rPr>
          <w:noProof/>
        </w:rPr>
      </w:pPr>
      <w:r w:rsidRPr="00AB0837">
        <w:rPr>
          <w:noProof/>
        </w:rPr>
        <w:t xml:space="preserve">R Core Team </w:t>
      </w:r>
      <w:r w:rsidRPr="00AB0837">
        <w:rPr>
          <w:i/>
          <w:noProof/>
        </w:rPr>
        <w:t>"stats": The R Stats Package</w:t>
      </w:r>
      <w:r w:rsidRPr="00AB0837">
        <w:rPr>
          <w:noProof/>
        </w:rPr>
        <w:t>, 2021.</w:t>
      </w:r>
    </w:p>
    <w:p w14:paraId="28538748" w14:textId="18056589" w:rsidR="006F6195" w:rsidRPr="004A0ED9" w:rsidRDefault="00565FBF" w:rsidP="007F76BE">
      <w:pPr>
        <w:pStyle w:val="MDPI71References"/>
      </w:pPr>
      <w:r>
        <w:fldChar w:fldCharType="end"/>
      </w:r>
    </w:p>
    <w:sectPr w:rsidR="006F6195" w:rsidRPr="004A0ED9" w:rsidSect="001C0E58">
      <w:headerReference w:type="even" r:id="rId24"/>
      <w:headerReference w:type="default" r:id="rId25"/>
      <w:footerReference w:type="default" r:id="rId26"/>
      <w:headerReference w:type="first" r:id="rId27"/>
      <w:footerReference w:type="first" r:id="rId2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 J Mulla" w:date="2021-07-21T16:43:00Z" w:initials="DJM">
    <w:p w14:paraId="7639300F" w14:textId="7DE29265" w:rsidR="00982CFE" w:rsidRDefault="00982CFE">
      <w:pPr>
        <w:pStyle w:val="CommentText"/>
      </w:pPr>
      <w:r>
        <w:rPr>
          <w:rStyle w:val="CommentReference"/>
        </w:rPr>
        <w:annotationRef/>
      </w:r>
      <w:r>
        <w:t>What is the credible region?</w:t>
      </w:r>
      <w:r w:rsidR="00A16F9E">
        <w:t xml:space="preserve">  Is lo = 0.05 and up = 0.95?</w:t>
      </w:r>
    </w:p>
  </w:comment>
  <w:comment w:id="5" w:author="D J Mulla" w:date="2021-07-21T16:44:00Z" w:initials="DJM">
    <w:p w14:paraId="293E33C9" w14:textId="2EFDAC6B" w:rsidR="00982CFE" w:rsidRDefault="00982CFE">
      <w:pPr>
        <w:pStyle w:val="CommentText"/>
      </w:pPr>
      <w:r>
        <w:rPr>
          <w:rStyle w:val="CommentReference"/>
        </w:rPr>
        <w:annotationRef/>
      </w:r>
      <w:r>
        <w:t>Inferential error?</w:t>
      </w:r>
    </w:p>
  </w:comment>
  <w:comment w:id="6" w:author="D J Mulla" w:date="2021-07-21T16:44:00Z" w:initials="DJM">
    <w:p w14:paraId="6F7D3751" w14:textId="64FFEF96" w:rsidR="00982CFE" w:rsidRDefault="00982CFE">
      <w:pPr>
        <w:pStyle w:val="CommentText"/>
      </w:pPr>
      <w:r>
        <w:rPr>
          <w:rStyle w:val="CommentReference"/>
        </w:rPr>
        <w:annotationRef/>
      </w:r>
      <w:r>
        <w:t>Are there that many potato varieties that warrant always exploring G effects?</w:t>
      </w:r>
    </w:p>
  </w:comment>
  <w:comment w:id="7" w:author="D J Mulla" w:date="2021-07-21T16:54:00Z" w:initials="DJM">
    <w:p w14:paraId="561E363E" w14:textId="46F1FDD6" w:rsidR="009713D9" w:rsidRDefault="009713D9">
      <w:pPr>
        <w:pStyle w:val="CommentText"/>
      </w:pPr>
      <w:r>
        <w:rPr>
          <w:rStyle w:val="CommentReference"/>
        </w:rPr>
        <w:annotationRef/>
      </w:r>
      <w:r>
        <w:t xml:space="preserve">The optimal N rate with a yield goal approach or a rate response curve is based on marginal economic returns?  </w:t>
      </w:r>
      <w:r w:rsidR="00FB3D68">
        <w:t xml:space="preserve">Can the </w:t>
      </w:r>
      <w:r>
        <w:t xml:space="preserve"> optimal N rate </w:t>
      </w:r>
      <w:r w:rsidR="00FB3D68">
        <w:t>(as opposed to critiical N conc) be determined using the</w:t>
      </w:r>
      <w:r>
        <w:t xml:space="preserve"> NNI </w:t>
      </w:r>
      <w:r w:rsidR="00FB3D68">
        <w:t>approach</w:t>
      </w:r>
      <w:r>
        <w:t>?  Does it allow for consideration of environmental factors?  If not, why is the NNI approach better than the other two methods?</w:t>
      </w:r>
      <w:r w:rsidR="00982D4E">
        <w:t xml:space="preserve">  What is the relationship between NNI and CNDC?</w:t>
      </w:r>
    </w:p>
  </w:comment>
  <w:comment w:id="8" w:author="D J Mulla" w:date="2021-07-21T17:05:00Z" w:initials="DJM">
    <w:p w14:paraId="64B0822F" w14:textId="1731B99A" w:rsidR="00737658" w:rsidRDefault="00737658">
      <w:pPr>
        <w:pStyle w:val="CommentText"/>
      </w:pPr>
      <w:r>
        <w:rPr>
          <w:rStyle w:val="CommentReference"/>
        </w:rPr>
        <w:annotationRef/>
      </w:r>
      <w:r>
        <w:t>Define all symbols in Eq. 1 and explain the physical significance of parameters a and b.</w:t>
      </w:r>
      <w:r w:rsidR="00024827">
        <w:t xml:space="preserve">  Would less N fertilizer be needed with a larger b value?</w:t>
      </w:r>
      <w:r w:rsidR="00982D4E">
        <w:t xml:space="preserve">  There are other symbols introduced in the results section that should be defined in the methods section with relation to Eq. 1, most notably delta N.  </w:t>
      </w:r>
    </w:p>
  </w:comment>
  <w:comment w:id="10" w:author="D J Mulla" w:date="2021-07-21T16:48:00Z" w:initials="DJM">
    <w:p w14:paraId="292D6740" w14:textId="317C1867" w:rsidR="00885EA5" w:rsidRDefault="00885EA5">
      <w:pPr>
        <w:pStyle w:val="CommentText"/>
      </w:pPr>
      <w:r>
        <w:rPr>
          <w:rStyle w:val="CommentReference"/>
        </w:rPr>
        <w:annotationRef/>
      </w:r>
      <w:r>
        <w:t>Rephrase: the decline in N increases with increasing biomass.</w:t>
      </w:r>
    </w:p>
  </w:comment>
  <w:comment w:id="12" w:author="D J Mulla" w:date="2021-07-21T16:49:00Z" w:initials="DJM">
    <w:p w14:paraId="496B4644" w14:textId="41FBF839" w:rsidR="00885EA5" w:rsidRDefault="00885EA5">
      <w:pPr>
        <w:pStyle w:val="CommentText"/>
      </w:pPr>
      <w:r>
        <w:rPr>
          <w:rStyle w:val="CommentReference"/>
        </w:rPr>
        <w:annotationRef/>
      </w:r>
      <w:r>
        <w:t>Is a comma after primary author the preferred format for references?</w:t>
      </w:r>
    </w:p>
  </w:comment>
  <w:comment w:id="13" w:author="D J Mulla" w:date="2021-07-21T17:44:00Z" w:initials="DJM">
    <w:p w14:paraId="3A356955" w14:textId="77777777" w:rsidR="006D72CA" w:rsidRDefault="006D72CA">
      <w:pPr>
        <w:pStyle w:val="CommentText"/>
      </w:pPr>
      <w:r>
        <w:rPr>
          <w:rStyle w:val="CommentReference"/>
        </w:rPr>
        <w:annotationRef/>
      </w:r>
      <w:r>
        <w:t>You may want to cite some improvements in this approach developed by:</w:t>
      </w:r>
    </w:p>
    <w:p w14:paraId="6694D0AB" w14:textId="77777777" w:rsidR="006D72CA" w:rsidRDefault="006D72CA">
      <w:pPr>
        <w:pStyle w:val="CommentText"/>
      </w:pPr>
    </w:p>
    <w:p w14:paraId="1EC9CEA6" w14:textId="53A6873D" w:rsidR="006D72CA" w:rsidRDefault="006D72CA">
      <w:pPr>
        <w:pStyle w:val="CommentText"/>
      </w:pPr>
      <w:r w:rsidRPr="006D72CA">
        <w:t xml:space="preserve">Nigon, T. J., C. Yang, D. J. Mulla and D. Kaiser.  2019. Computing uncertainty in the optimum nitrogen rate using a generalized cost function. Computers Electronics Agriculture 167: 1-11.  </w:t>
      </w:r>
    </w:p>
  </w:comment>
  <w:comment w:id="14" w:author="D J Mulla" w:date="2021-07-21T16:52:00Z" w:initials="DJM">
    <w:p w14:paraId="7D380C27" w14:textId="2918CDD9" w:rsidR="009713D9" w:rsidRDefault="009713D9">
      <w:pPr>
        <w:pStyle w:val="CommentText"/>
      </w:pPr>
      <w:r>
        <w:rPr>
          <w:rStyle w:val="CommentReference"/>
        </w:rPr>
        <w:annotationRef/>
      </w:r>
      <w:r>
        <w:t>Instead of biased use: in error?</w:t>
      </w:r>
    </w:p>
  </w:comment>
  <w:comment w:id="15" w:author="D J Mulla" w:date="2021-07-21T16:58:00Z" w:initials="DJM">
    <w:p w14:paraId="379A39C3" w14:textId="38579E99" w:rsidR="00C43767" w:rsidRDefault="00C43767">
      <w:pPr>
        <w:pStyle w:val="CommentText"/>
      </w:pPr>
      <w:r>
        <w:rPr>
          <w:rStyle w:val="CommentReference"/>
        </w:rPr>
        <w:annotationRef/>
      </w:r>
      <w:r>
        <w:t xml:space="preserve">Additional detail for Bayesian method (ie joint distributions) </w:t>
      </w:r>
      <w:r w:rsidR="00785148">
        <w:t>is provided in supplemetary material</w:t>
      </w:r>
      <w:r>
        <w:t xml:space="preserve">. </w:t>
      </w:r>
      <w:r w:rsidR="00785148">
        <w:t xml:space="preserve">Explain the following:  </w:t>
      </w:r>
      <w:r>
        <w:t xml:space="preserve">Joint distributions for which factors or parameters are estimated with Bayesian statistics?  What software is used to the calculations?  How is goodness of fit evaluated?  </w:t>
      </w:r>
      <w:r w:rsidR="00737658">
        <w:t>What is the credible range threshold and how was it chosen?</w:t>
      </w:r>
    </w:p>
  </w:comment>
  <w:comment w:id="16" w:author="D J Mulla" w:date="2021-07-21T17:10:00Z" w:initials="DJM">
    <w:p w14:paraId="06F35E59" w14:textId="35EEF822" w:rsidR="00737658" w:rsidRDefault="00737658">
      <w:pPr>
        <w:pStyle w:val="CommentText"/>
      </w:pPr>
      <w:r>
        <w:rPr>
          <w:rStyle w:val="CommentReference"/>
        </w:rPr>
        <w:annotationRef/>
      </w:r>
      <w:r w:rsidR="00785148">
        <w:t>A</w:t>
      </w:r>
      <w:r>
        <w:t xml:space="preserve"> brief summary of these published and unpublished studies </w:t>
      </w:r>
      <w:r w:rsidR="00785148">
        <w:t>is provided in the Supplementary materials</w:t>
      </w:r>
      <w:r>
        <w:t xml:space="preserve"> section</w:t>
      </w:r>
    </w:p>
  </w:comment>
  <w:comment w:id="18" w:author="D J Mulla" w:date="2021-07-21T17:01:00Z" w:initials="DJM">
    <w:p w14:paraId="79E5435D" w14:textId="509424BF" w:rsidR="00737658" w:rsidRDefault="00737658">
      <w:pPr>
        <w:pStyle w:val="CommentText"/>
      </w:pPr>
      <w:r>
        <w:rPr>
          <w:rStyle w:val="CommentReference"/>
        </w:rPr>
        <w:annotationRef/>
      </w:r>
      <w:r>
        <w:t>With which method?</w:t>
      </w:r>
      <w:r w:rsidR="00AF01EB">
        <w:t xml:space="preserve"> Bayesian stats?</w:t>
      </w:r>
    </w:p>
  </w:comment>
  <w:comment w:id="19" w:author="D J Mulla" w:date="2021-07-21T17:31:00Z" w:initials="DJM">
    <w:p w14:paraId="546037D9" w14:textId="31DA1250" w:rsidR="00A16F9E" w:rsidRDefault="00A16F9E">
      <w:pPr>
        <w:pStyle w:val="CommentText"/>
      </w:pPr>
      <w:r>
        <w:rPr>
          <w:rStyle w:val="CommentReference"/>
        </w:rPr>
        <w:annotationRef/>
      </w:r>
      <w:r>
        <w:t>Again, define credible interval and C</w:t>
      </w:r>
      <w:r w:rsidR="00024827">
        <w:t>NDC</w:t>
      </w:r>
      <w:r>
        <w:t xml:space="preserve">lo and </w:t>
      </w:r>
      <w:r w:rsidR="00024827">
        <w:t>CNDC</w:t>
      </w:r>
      <w:r>
        <w:t>up</w:t>
      </w:r>
    </w:p>
  </w:comment>
  <w:comment w:id="20" w:author="D J Mulla" w:date="2021-07-21T17:08:00Z" w:initials="DJM">
    <w:p w14:paraId="767B1A1F" w14:textId="54CBAD9C" w:rsidR="00737658" w:rsidRDefault="00737658">
      <w:pPr>
        <w:pStyle w:val="CommentText"/>
      </w:pPr>
      <w:r>
        <w:rPr>
          <w:rStyle w:val="CommentReference"/>
        </w:rPr>
        <w:annotationRef/>
      </w:r>
      <w:r>
        <w:t>Explain what a lower b value implies.</w:t>
      </w:r>
    </w:p>
  </w:comment>
  <w:comment w:id="21" w:author="D J Mulla" w:date="2021-07-21T17:01:00Z" w:initials="DJM">
    <w:p w14:paraId="1F0AA788" w14:textId="7A37D77F" w:rsidR="00737658" w:rsidRDefault="00737658">
      <w:pPr>
        <w:pStyle w:val="CommentText"/>
      </w:pPr>
      <w:r>
        <w:rPr>
          <w:rStyle w:val="CommentReference"/>
        </w:rPr>
        <w:annotationRef/>
      </w:r>
      <w:r>
        <w:t>Which which method?</w:t>
      </w:r>
    </w:p>
  </w:comment>
  <w:comment w:id="22" w:author="D J Mulla" w:date="2021-07-21T17:13:00Z" w:initials="DJM">
    <w:p w14:paraId="6009957B" w14:textId="27EA956B" w:rsidR="00FB3D68" w:rsidRDefault="00FB3D68">
      <w:pPr>
        <w:pStyle w:val="CommentText"/>
      </w:pPr>
      <w:r>
        <w:rPr>
          <w:rStyle w:val="CommentReference"/>
        </w:rPr>
        <w:annotationRef/>
      </w:r>
      <w:r>
        <w:t>You have not provided any evidence for this conclusion.</w:t>
      </w:r>
    </w:p>
  </w:comment>
  <w:comment w:id="23" w:author="D J Mulla" w:date="2021-07-21T17:19:00Z" w:initials="DJM">
    <w:p w14:paraId="021E2C45" w14:textId="4B805299" w:rsidR="00FB3D68" w:rsidRDefault="00FB3D68">
      <w:pPr>
        <w:pStyle w:val="CommentText"/>
      </w:pPr>
      <w:r>
        <w:rPr>
          <w:rStyle w:val="CommentReference"/>
        </w:rPr>
        <w:annotationRef/>
      </w:r>
      <w:r>
        <w:t>No mention of the overall fit in this paragraph, despire the header for 2.1.3</w:t>
      </w:r>
    </w:p>
  </w:comment>
  <w:comment w:id="25" w:author="D J Mulla" w:date="2021-07-21T17:24:00Z" w:initials="DJM">
    <w:p w14:paraId="682B4B85" w14:textId="270203C5" w:rsidR="00A16F9E" w:rsidRDefault="00A16F9E">
      <w:pPr>
        <w:pStyle w:val="CommentText"/>
      </w:pPr>
      <w:r>
        <w:rPr>
          <w:rStyle w:val="CommentReference"/>
        </w:rPr>
        <w:annotationRef/>
      </w:r>
      <w:r>
        <w:t>Are the y-axis values the credible region (delta N) values?  If so, the caption for Fig. 4 does a poor job of explaining this.</w:t>
      </w:r>
    </w:p>
  </w:comment>
  <w:comment w:id="26" w:author="D J Mulla" w:date="2021-07-21T17:34:00Z" w:initials="DJM">
    <w:p w14:paraId="57A310EC" w14:textId="292B29E2" w:rsidR="00024827" w:rsidRDefault="00024827">
      <w:pPr>
        <w:pStyle w:val="CommentText"/>
      </w:pPr>
      <w:r>
        <w:rPr>
          <w:rStyle w:val="CommentReference"/>
        </w:rPr>
        <w:annotationRef/>
      </w:r>
      <w:r>
        <w:t>CNDC curves based on ….median ….  Note: In Fig. 1 a is the value of the CNDC at zero biomass, and b affects the rate of decline in N conc as biomass increases.</w:t>
      </w:r>
    </w:p>
  </w:comment>
  <w:comment w:id="27" w:author="D J Mulla" w:date="2021-07-21T17:17:00Z" w:initials="DJM">
    <w:p w14:paraId="52EB9AC9" w14:textId="77777777" w:rsidR="00FB3D68" w:rsidRDefault="00FB3D68">
      <w:pPr>
        <w:pStyle w:val="CommentText"/>
      </w:pPr>
      <w:r>
        <w:rPr>
          <w:rStyle w:val="CommentReference"/>
        </w:rPr>
        <w:annotationRef/>
      </w:r>
      <w:r>
        <w:t>… are displayed on each individual graph.</w:t>
      </w:r>
    </w:p>
    <w:p w14:paraId="7759441D" w14:textId="77777777" w:rsidR="00FB3D68" w:rsidRDefault="00FB3D68">
      <w:pPr>
        <w:pStyle w:val="CommentText"/>
      </w:pPr>
    </w:p>
    <w:p w14:paraId="27265D6C" w14:textId="77777777" w:rsidR="00FB3D68" w:rsidRDefault="00FB3D68">
      <w:pPr>
        <w:pStyle w:val="CommentText"/>
      </w:pPr>
      <w:r>
        <w:t>Note:  The grey lines are not visible.</w:t>
      </w:r>
    </w:p>
    <w:p w14:paraId="08D1FBEE" w14:textId="77777777" w:rsidR="00FB3D68" w:rsidRDefault="00FB3D68">
      <w:pPr>
        <w:pStyle w:val="CommentText"/>
      </w:pPr>
    </w:p>
    <w:p w14:paraId="741E6D81" w14:textId="02E0A18D" w:rsidR="00FB3D68" w:rsidRDefault="00FB3D68">
      <w:pPr>
        <w:pStyle w:val="CommentText"/>
      </w:pPr>
      <w:r>
        <w:t>How good are the individual fits?</w:t>
      </w:r>
    </w:p>
  </w:comment>
  <w:comment w:id="28" w:author="D J Mulla" w:date="2021-07-21T17:21:00Z" w:initials="DJM">
    <w:p w14:paraId="318D8C62" w14:textId="353483C2" w:rsidR="00312903" w:rsidRDefault="00312903">
      <w:pPr>
        <w:pStyle w:val="CommentText"/>
      </w:pPr>
      <w:r>
        <w:rPr>
          <w:rStyle w:val="CommentReference"/>
        </w:rPr>
        <w:annotationRef/>
      </w:r>
      <w:r w:rsidR="009E2F71">
        <w:t>The opening sentence of caption is not clear.  The various methods are Bayesian, regression and ANOVA?   Explain how you get a zero value (</w:t>
      </w:r>
      <w:r w:rsidR="007B524C">
        <w:t>delta N</w:t>
      </w:r>
      <w:r w:rsidR="009E2F71">
        <w:t xml:space="preserve">=0?) for critical N concentration from curves in Fig. 3.  </w:t>
      </w:r>
      <w:r>
        <w:t xml:space="preserve">Delta symbol </w:t>
      </w:r>
      <w:r w:rsidR="00A16F9E">
        <w:t>not displayed properly on y-axis.</w:t>
      </w:r>
      <w:r w:rsidR="007B524C">
        <w:t xml:space="preserve">  Methods section should clearly explain how Fig. 4 was developed, including delta N value of zero.</w:t>
      </w:r>
    </w:p>
    <w:p w14:paraId="5F4E20B9" w14:textId="0CABB00D" w:rsidR="00A16F9E" w:rsidRDefault="00A16F9E">
      <w:pPr>
        <w:pStyle w:val="CommentText"/>
      </w:pPr>
    </w:p>
  </w:comment>
  <w:comment w:id="29" w:author="D J Mulla" w:date="2021-07-21T17:40:00Z" w:initials="DJM">
    <w:p w14:paraId="3D6C8210" w14:textId="3148FBB5" w:rsidR="00024827" w:rsidRDefault="00024827">
      <w:pPr>
        <w:pStyle w:val="CommentText"/>
      </w:pPr>
      <w:r>
        <w:rPr>
          <w:rStyle w:val="CommentReference"/>
        </w:rPr>
        <w:annotationRef/>
      </w:r>
      <w:r>
        <w:t>Grey shaded region not visible</w:t>
      </w:r>
    </w:p>
  </w:comment>
  <w:comment w:id="32" w:author="D J Mulla" w:date="2021-07-21T17:41:00Z" w:initials="DJM">
    <w:p w14:paraId="42465392" w14:textId="0A5806E3" w:rsidR="00024827" w:rsidRDefault="00024827">
      <w:pPr>
        <w:pStyle w:val="CommentText"/>
      </w:pPr>
      <w:r>
        <w:rPr>
          <w:rStyle w:val="CommentReference"/>
        </w:rPr>
        <w:annotationRef/>
      </w:r>
      <w:r>
        <w:t>Is this the ANOVA method?</w:t>
      </w:r>
    </w:p>
  </w:comment>
  <w:comment w:id="33" w:author="D J Mulla" w:date="2021-07-21T17:23:00Z" w:initials="DJM">
    <w:p w14:paraId="1918E8B3" w14:textId="3604A22F" w:rsidR="00A16F9E" w:rsidRDefault="00A16F9E">
      <w:pPr>
        <w:pStyle w:val="CommentText"/>
      </w:pPr>
      <w:r>
        <w:rPr>
          <w:rStyle w:val="CommentReference"/>
        </w:rPr>
        <w:annotationRef/>
      </w:r>
      <w:r>
        <w:t>Line is black, not red</w:t>
      </w:r>
    </w:p>
  </w:comment>
  <w:comment w:id="35" w:author="D J Mulla" w:date="2021-07-21T17:27:00Z" w:initials="DJM">
    <w:p w14:paraId="5A464BCD" w14:textId="36673DE9" w:rsidR="00A16F9E" w:rsidRDefault="00A16F9E">
      <w:pPr>
        <w:pStyle w:val="CommentText"/>
      </w:pPr>
      <w:r>
        <w:rPr>
          <w:rStyle w:val="CommentReference"/>
        </w:rPr>
        <w:annotationRef/>
      </w:r>
      <w:r>
        <w:t>What are the three graphs for MN supposed to represent?  --- different varieties of Russet?</w:t>
      </w:r>
      <w:r w:rsidR="009E2F71">
        <w:t xml:space="preserve">  If so label them..</w:t>
      </w:r>
    </w:p>
  </w:comment>
  <w:comment w:id="36" w:author="D J Mulla" w:date="2021-07-21T18:02:00Z" w:initials="DJM">
    <w:p w14:paraId="012FE1F4" w14:textId="2AF0758D" w:rsidR="00AF01EB" w:rsidRDefault="00AF01EB">
      <w:pPr>
        <w:pStyle w:val="CommentText"/>
      </w:pPr>
      <w:r>
        <w:rPr>
          <w:rStyle w:val="CommentReference"/>
        </w:rPr>
        <w:annotationRef/>
      </w:r>
      <w:r>
        <w:t>Table 1 values do not seem to have any relationship with information displayed in Fig 4. You cannot infer b values graphically by inspection of Fig. 4.  Do you mean Fig. 1 or Fig. 2 instead?</w:t>
      </w:r>
    </w:p>
  </w:comment>
  <w:comment w:id="37" w:author="D J Mulla" w:date="2021-07-21T18:10:00Z" w:initials="DJM">
    <w:p w14:paraId="641E9129" w14:textId="3001A8E5" w:rsidR="00D8075A" w:rsidRDefault="00D8075A">
      <w:pPr>
        <w:pStyle w:val="CommentText"/>
      </w:pPr>
      <w:r>
        <w:rPr>
          <w:rStyle w:val="CommentReference"/>
        </w:rPr>
        <w:annotationRef/>
      </w:r>
      <w:r>
        <w:t>Rewrite this paragraph… it makes no sense.</w:t>
      </w:r>
    </w:p>
  </w:comment>
  <w:comment w:id="39" w:author="D J Mulla" w:date="2021-07-21T17:59:00Z" w:initials="DJM">
    <w:p w14:paraId="07321E4E" w14:textId="2A237C67" w:rsidR="00AF01EB" w:rsidRDefault="00AF01EB">
      <w:pPr>
        <w:pStyle w:val="CommentText"/>
      </w:pPr>
      <w:r>
        <w:rPr>
          <w:rStyle w:val="CommentReference"/>
        </w:rPr>
        <w:annotationRef/>
      </w:r>
      <w:r>
        <w:t>… boundaries using linear regression method</w:t>
      </w:r>
    </w:p>
  </w:comment>
  <w:comment w:id="46" w:author="D J Mulla" w:date="2021-07-21T18:27:00Z" w:initials="DJM">
    <w:p w14:paraId="0A6932C5" w14:textId="6614E9FF" w:rsidR="002E6112" w:rsidRDefault="002E6112">
      <w:pPr>
        <w:pStyle w:val="CommentText"/>
      </w:pPr>
      <w:r>
        <w:rPr>
          <w:rStyle w:val="CommentReference"/>
        </w:rPr>
        <w:annotationRef/>
      </w:r>
      <w:r>
        <w:t>Eqs. 2 and 3 should go in methods section</w:t>
      </w:r>
      <w:r w:rsidR="00831521">
        <w:t>, with an explanation of why an NNI value of 1 is important.</w:t>
      </w:r>
    </w:p>
  </w:comment>
  <w:comment w:id="47" w:author="D J Mulla" w:date="2021-07-21T18:29:00Z" w:initials="DJM">
    <w:p w14:paraId="0FF5065E" w14:textId="0E680750" w:rsidR="00785148" w:rsidRDefault="00785148">
      <w:pPr>
        <w:pStyle w:val="CommentText"/>
      </w:pPr>
      <w:r>
        <w:rPr>
          <w:rStyle w:val="CommentReference"/>
        </w:rPr>
        <w:annotationRef/>
      </w:r>
      <w:r>
        <w:t>Using only NNI</w:t>
      </w:r>
      <w:r w:rsidR="00831521">
        <w:t xml:space="preserve"> without estimates of uncertainty</w:t>
      </w:r>
      <w:r>
        <w:t>?</w:t>
      </w:r>
    </w:p>
  </w:comment>
  <w:comment w:id="48" w:author="D J Mulla" w:date="2021-07-21T18:30:00Z" w:initials="DJM">
    <w:p w14:paraId="35C13340" w14:textId="77BEDC73" w:rsidR="00785148" w:rsidRDefault="00785148">
      <w:pPr>
        <w:pStyle w:val="CommentText"/>
      </w:pPr>
      <w:r>
        <w:rPr>
          <w:rStyle w:val="CommentReference"/>
        </w:rPr>
        <w:annotationRef/>
      </w:r>
      <w:r>
        <w:t>When uncertainty is explicitly considered in calculating NNI values</w:t>
      </w:r>
    </w:p>
  </w:comment>
  <w:comment w:id="49" w:author="D J Mulla" w:date="2021-07-21T18:31:00Z" w:initials="DJM">
    <w:p w14:paraId="536D5246" w14:textId="5E22E34F" w:rsidR="00785148" w:rsidRDefault="00785148">
      <w:pPr>
        <w:pStyle w:val="CommentText"/>
      </w:pPr>
      <w:r>
        <w:rPr>
          <w:rStyle w:val="CommentReference"/>
        </w:rPr>
        <w:annotationRef/>
      </w:r>
      <w:r>
        <w:t>Not affected by the subjectivity or relativity found ….</w:t>
      </w:r>
    </w:p>
  </w:comment>
  <w:comment w:id="50" w:author="D J Mulla" w:date="2021-07-21T18:32:00Z" w:initials="DJM">
    <w:p w14:paraId="627DAF1B" w14:textId="6DD7722E" w:rsidR="00785148" w:rsidRDefault="00785148">
      <w:pPr>
        <w:pStyle w:val="CommentText"/>
      </w:pPr>
      <w:r>
        <w:rPr>
          <w:rStyle w:val="CommentReference"/>
        </w:rPr>
        <w:annotationRef/>
      </w:r>
      <w:r>
        <w:t>Rewrite last half of sentence … qualified upon application is confusing</w:t>
      </w:r>
    </w:p>
  </w:comment>
  <w:comment w:id="51" w:author="D J Mulla" w:date="2021-07-21T18:33:00Z" w:initials="DJM">
    <w:p w14:paraId="2D09B4AD" w14:textId="57FD1C1D" w:rsidR="00785148" w:rsidRDefault="00785148">
      <w:pPr>
        <w:pStyle w:val="CommentText"/>
      </w:pPr>
      <w:r>
        <w:rPr>
          <w:rStyle w:val="CommentReference"/>
        </w:rPr>
        <w:annotationRef/>
      </w:r>
      <w:r>
        <w:t>Spelling error</w:t>
      </w:r>
    </w:p>
  </w:comment>
  <w:comment w:id="54" w:author="D J Mulla" w:date="2021-07-22T09:56:00Z" w:initials="DJM">
    <w:p w14:paraId="4D7B335E" w14:textId="7A4F5A48" w:rsidR="00831521" w:rsidRDefault="00831521">
      <w:pPr>
        <w:pStyle w:val="CommentText"/>
      </w:pPr>
      <w:r>
        <w:rPr>
          <w:rStyle w:val="CommentReference"/>
        </w:rPr>
        <w:annotationRef/>
      </w:r>
      <w:r>
        <w:t>Is the present study in Table 2 the same as studies MN-5 and 6 in Table 3?  Or is the present study a composite of all studies shown in Table 3?</w:t>
      </w:r>
    </w:p>
  </w:comment>
  <w:comment w:id="57" w:author="D J Mulla" w:date="2021-07-22T09:55:00Z" w:initials="DJM">
    <w:p w14:paraId="7B2CC19E" w14:textId="770E5DB3" w:rsidR="00831521" w:rsidRDefault="00831521">
      <w:pPr>
        <w:pStyle w:val="CommentText"/>
      </w:pPr>
      <w:r>
        <w:rPr>
          <w:rStyle w:val="CommentReference"/>
        </w:rPr>
        <w:annotationRef/>
      </w:r>
      <w:r>
        <w:t>Include MN-XX along with years as shown in Table 3</w:t>
      </w:r>
    </w:p>
  </w:comment>
  <w:comment w:id="58" w:author="D J Mulla" w:date="2021-07-22T09:53:00Z" w:initials="DJM">
    <w:p w14:paraId="5BA01E62" w14:textId="498F8ED1" w:rsidR="00831521" w:rsidRDefault="00831521">
      <w:pPr>
        <w:pStyle w:val="CommentText"/>
      </w:pPr>
      <w:r>
        <w:rPr>
          <w:rStyle w:val="CommentReference"/>
        </w:rPr>
        <w:annotationRef/>
      </w:r>
      <w:r>
        <w:t>Wouldn’t it be useful to describe the range of N treatments in more detail here?</w:t>
      </w:r>
    </w:p>
  </w:comment>
  <w:comment w:id="59" w:author="D J Mulla" w:date="2021-07-22T09:59:00Z" w:initials="DJM">
    <w:p w14:paraId="05B299F1" w14:textId="69D6EABF" w:rsidR="00281265" w:rsidRDefault="00281265">
      <w:pPr>
        <w:pStyle w:val="CommentText"/>
      </w:pPr>
      <w:r>
        <w:rPr>
          <w:rStyle w:val="CommentReference"/>
        </w:rPr>
        <w:annotationRef/>
      </w:r>
      <w:r>
        <w:t>Are you referring to data in Table 2?</w:t>
      </w:r>
    </w:p>
  </w:comment>
  <w:comment w:id="61" w:author="D J Mulla" w:date="2021-07-22T10:03:00Z" w:initials="DJM">
    <w:p w14:paraId="222C95CB" w14:textId="4C00DD30" w:rsidR="00281265" w:rsidRDefault="00281265">
      <w:pPr>
        <w:pStyle w:val="CommentText"/>
      </w:pPr>
      <w:r>
        <w:rPr>
          <w:rStyle w:val="CommentReference"/>
        </w:rPr>
        <w:annotationRef/>
      </w:r>
      <w:r>
        <w:t>What criteria are used to assess linear plateau and CNDC model fit accuracies?</w:t>
      </w:r>
    </w:p>
  </w:comment>
  <w:comment w:id="62" w:author="D J Mulla" w:date="2021-07-22T10:13:00Z" w:initials="DJM">
    <w:p w14:paraId="013FBBE0" w14:textId="7750FD7E" w:rsidR="00D67715" w:rsidRDefault="00D67715">
      <w:pPr>
        <w:pStyle w:val="CommentText"/>
      </w:pPr>
      <w:r>
        <w:rPr>
          <w:rStyle w:val="CommentReference"/>
        </w:rPr>
        <w:annotationRef/>
      </w:r>
      <w:r>
        <w:t>Also explain how delta %Nc was estimated.</w:t>
      </w:r>
    </w:p>
  </w:comment>
  <w:comment w:id="63" w:author="D J Mulla" w:date="2021-07-22T10:08:00Z" w:initials="DJM">
    <w:p w14:paraId="0B11EE66" w14:textId="1C199E71" w:rsidR="00281265" w:rsidRDefault="00281265">
      <w:pPr>
        <w:pStyle w:val="CommentText"/>
      </w:pPr>
      <w:r>
        <w:rPr>
          <w:rStyle w:val="CommentReference"/>
        </w:rPr>
        <w:annotationRef/>
      </w:r>
      <w:r>
        <w:t xml:space="preserve">Please explain explicitly in this section how Fig.4 was created, including why </w:t>
      </w:r>
      <w:r w:rsidR="007B524C">
        <w:t>delta N = 0 was selected as a reference, and how the uncertainties for Bayesian, ANOVA and regression methods were each calculated.</w:t>
      </w:r>
    </w:p>
  </w:comment>
  <w:comment w:id="64" w:author="D J Mulla" w:date="2021-07-21T18:34:00Z" w:initials="DJM">
    <w:p w14:paraId="71B6AC37" w14:textId="70111D7A" w:rsidR="00785148" w:rsidRDefault="00785148">
      <w:pPr>
        <w:pStyle w:val="CommentText"/>
      </w:pPr>
      <w:r>
        <w:rPr>
          <w:rStyle w:val="CommentReference"/>
        </w:rPr>
        <w:annotationRef/>
      </w:r>
      <w:r>
        <w:t>Significant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39300F" w15:done="0"/>
  <w15:commentEx w15:paraId="293E33C9" w15:done="0"/>
  <w15:commentEx w15:paraId="6F7D3751" w15:done="0"/>
  <w15:commentEx w15:paraId="561E363E" w15:done="0"/>
  <w15:commentEx w15:paraId="64B0822F" w15:done="0"/>
  <w15:commentEx w15:paraId="292D6740" w15:done="0"/>
  <w15:commentEx w15:paraId="496B4644" w15:done="0"/>
  <w15:commentEx w15:paraId="1EC9CEA6" w15:done="0"/>
  <w15:commentEx w15:paraId="7D380C27" w15:done="0"/>
  <w15:commentEx w15:paraId="379A39C3" w15:done="0"/>
  <w15:commentEx w15:paraId="06F35E59" w15:done="0"/>
  <w15:commentEx w15:paraId="79E5435D" w15:done="0"/>
  <w15:commentEx w15:paraId="546037D9" w15:done="0"/>
  <w15:commentEx w15:paraId="767B1A1F" w15:done="0"/>
  <w15:commentEx w15:paraId="1F0AA788" w15:done="0"/>
  <w15:commentEx w15:paraId="6009957B" w15:done="0"/>
  <w15:commentEx w15:paraId="021E2C45" w15:done="0"/>
  <w15:commentEx w15:paraId="682B4B85" w15:done="0"/>
  <w15:commentEx w15:paraId="57A310EC" w15:done="0"/>
  <w15:commentEx w15:paraId="741E6D81" w15:done="0"/>
  <w15:commentEx w15:paraId="5F4E20B9" w15:done="0"/>
  <w15:commentEx w15:paraId="3D6C8210" w15:done="0"/>
  <w15:commentEx w15:paraId="42465392" w15:done="0"/>
  <w15:commentEx w15:paraId="1918E8B3" w15:done="0"/>
  <w15:commentEx w15:paraId="5A464BCD" w15:done="0"/>
  <w15:commentEx w15:paraId="012FE1F4" w15:done="0"/>
  <w15:commentEx w15:paraId="641E9129" w15:done="0"/>
  <w15:commentEx w15:paraId="07321E4E" w15:done="0"/>
  <w15:commentEx w15:paraId="0A6932C5" w15:done="0"/>
  <w15:commentEx w15:paraId="0FF5065E" w15:done="0"/>
  <w15:commentEx w15:paraId="35C13340" w15:done="0"/>
  <w15:commentEx w15:paraId="536D5246" w15:done="0"/>
  <w15:commentEx w15:paraId="627DAF1B" w15:done="0"/>
  <w15:commentEx w15:paraId="2D09B4AD" w15:done="0"/>
  <w15:commentEx w15:paraId="4D7B335E" w15:done="0"/>
  <w15:commentEx w15:paraId="7B2CC19E" w15:done="0"/>
  <w15:commentEx w15:paraId="5BA01E62" w15:done="0"/>
  <w15:commentEx w15:paraId="05B299F1" w15:done="0"/>
  <w15:commentEx w15:paraId="222C95CB" w15:done="0"/>
  <w15:commentEx w15:paraId="013FBBE0" w15:done="0"/>
  <w15:commentEx w15:paraId="0B11EE66" w15:done="0"/>
  <w15:commentEx w15:paraId="71B6AC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2CD2B" w16cex:dateUtc="2021-07-21T21:43:00Z"/>
  <w16cex:commentExtensible w16cex:durableId="24A2CD58" w16cex:dateUtc="2021-07-21T21:44:00Z"/>
  <w16cex:commentExtensible w16cex:durableId="24A2CD80" w16cex:dateUtc="2021-07-21T21:44:00Z"/>
  <w16cex:commentExtensible w16cex:durableId="24A2CFDF" w16cex:dateUtc="2021-07-21T21:54:00Z"/>
  <w16cex:commentExtensible w16cex:durableId="24A2D277" w16cex:dateUtc="2021-07-21T22:05:00Z"/>
  <w16cex:commentExtensible w16cex:durableId="24A2CE5F" w16cex:dateUtc="2021-07-21T21:48:00Z"/>
  <w16cex:commentExtensible w16cex:durableId="24A2CEA2" w16cex:dateUtc="2021-07-21T21:49:00Z"/>
  <w16cex:commentExtensible w16cex:durableId="24A2DB98" w16cex:dateUtc="2021-07-21T22:44:00Z"/>
  <w16cex:commentExtensible w16cex:durableId="24A2CF5C" w16cex:dateUtc="2021-07-21T21:52:00Z"/>
  <w16cex:commentExtensible w16cex:durableId="24A2D0C5" w16cex:dateUtc="2021-07-21T21:58:00Z"/>
  <w16cex:commentExtensible w16cex:durableId="24A2D37F" w16cex:dateUtc="2021-07-21T22:10:00Z"/>
  <w16cex:commentExtensible w16cex:durableId="24A2D168" w16cex:dateUtc="2021-07-21T22:01:00Z"/>
  <w16cex:commentExtensible w16cex:durableId="24A2D873" w16cex:dateUtc="2021-07-21T22:31:00Z"/>
  <w16cex:commentExtensible w16cex:durableId="24A2D2FA" w16cex:dateUtc="2021-07-21T22:08:00Z"/>
  <w16cex:commentExtensible w16cex:durableId="24A2D17D" w16cex:dateUtc="2021-07-21T22:01:00Z"/>
  <w16cex:commentExtensible w16cex:durableId="24A2D44C" w16cex:dateUtc="2021-07-21T22:13:00Z"/>
  <w16cex:commentExtensible w16cex:durableId="24A2D5A5" w16cex:dateUtc="2021-07-21T22:19:00Z"/>
  <w16cex:commentExtensible w16cex:durableId="24A2D6B3" w16cex:dateUtc="2021-07-21T22:24:00Z"/>
  <w16cex:commentExtensible w16cex:durableId="24A2D93F" w16cex:dateUtc="2021-07-21T22:34:00Z"/>
  <w16cex:commentExtensible w16cex:durableId="24A2D52C" w16cex:dateUtc="2021-07-21T22:17:00Z"/>
  <w16cex:commentExtensible w16cex:durableId="24A2D615" w16cex:dateUtc="2021-07-21T22:21:00Z"/>
  <w16cex:commentExtensible w16cex:durableId="24A2DAA7" w16cex:dateUtc="2021-07-21T22:40:00Z"/>
  <w16cex:commentExtensible w16cex:durableId="24A2DAD6" w16cex:dateUtc="2021-07-21T22:41:00Z"/>
  <w16cex:commentExtensible w16cex:durableId="24A2D679" w16cex:dateUtc="2021-07-21T22:23:00Z"/>
  <w16cex:commentExtensible w16cex:durableId="24A2D769" w16cex:dateUtc="2021-07-21T22:27:00Z"/>
  <w16cex:commentExtensible w16cex:durableId="24A2DF9E" w16cex:dateUtc="2021-07-21T23:02:00Z"/>
  <w16cex:commentExtensible w16cex:durableId="24A2E186" w16cex:dateUtc="2021-07-21T23:10:00Z"/>
  <w16cex:commentExtensible w16cex:durableId="24A2DF03" w16cex:dateUtc="2021-07-21T22:59:00Z"/>
  <w16cex:commentExtensible w16cex:durableId="24A2E59D" w16cex:dateUtc="2021-07-21T23:27:00Z"/>
  <w16cex:commentExtensible w16cex:durableId="24A2E60D" w16cex:dateUtc="2021-07-21T23:29:00Z"/>
  <w16cex:commentExtensible w16cex:durableId="24A2E62D" w16cex:dateUtc="2021-07-21T23:30:00Z"/>
  <w16cex:commentExtensible w16cex:durableId="24A2E67E" w16cex:dateUtc="2021-07-21T23:31:00Z"/>
  <w16cex:commentExtensible w16cex:durableId="24A2E6A2" w16cex:dateUtc="2021-07-21T23:32:00Z"/>
  <w16cex:commentExtensible w16cex:durableId="24A2E6F0" w16cex:dateUtc="2021-07-21T23:33:00Z"/>
  <w16cex:commentExtensible w16cex:durableId="24A3BF31" w16cex:dateUtc="2021-07-22T14:56:00Z"/>
  <w16cex:commentExtensible w16cex:durableId="24A3BEF6" w16cex:dateUtc="2021-07-22T14:55:00Z"/>
  <w16cex:commentExtensible w16cex:durableId="24A3BEA8" w16cex:dateUtc="2021-07-22T14:53:00Z"/>
  <w16cex:commentExtensible w16cex:durableId="24A3C00B" w16cex:dateUtc="2021-07-22T14:59:00Z"/>
  <w16cex:commentExtensible w16cex:durableId="24A3C0FE" w16cex:dateUtc="2021-07-22T15:03:00Z"/>
  <w16cex:commentExtensible w16cex:durableId="24A3C343" w16cex:dateUtc="2021-07-22T15:13:00Z"/>
  <w16cex:commentExtensible w16cex:durableId="24A3C236" w16cex:dateUtc="2021-07-22T15:08:00Z"/>
  <w16cex:commentExtensible w16cex:durableId="24A2E732" w16cex:dateUtc="2021-07-21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39300F" w16cid:durableId="24A2CD2B"/>
  <w16cid:commentId w16cid:paraId="293E33C9" w16cid:durableId="24A2CD58"/>
  <w16cid:commentId w16cid:paraId="6F7D3751" w16cid:durableId="24A2CD80"/>
  <w16cid:commentId w16cid:paraId="561E363E" w16cid:durableId="24A2CFDF"/>
  <w16cid:commentId w16cid:paraId="64B0822F" w16cid:durableId="24A2D277"/>
  <w16cid:commentId w16cid:paraId="292D6740" w16cid:durableId="24A2CE5F"/>
  <w16cid:commentId w16cid:paraId="496B4644" w16cid:durableId="24A2CEA2"/>
  <w16cid:commentId w16cid:paraId="1EC9CEA6" w16cid:durableId="24A2DB98"/>
  <w16cid:commentId w16cid:paraId="7D380C27" w16cid:durableId="24A2CF5C"/>
  <w16cid:commentId w16cid:paraId="379A39C3" w16cid:durableId="24A2D0C5"/>
  <w16cid:commentId w16cid:paraId="06F35E59" w16cid:durableId="24A2D37F"/>
  <w16cid:commentId w16cid:paraId="79E5435D" w16cid:durableId="24A2D168"/>
  <w16cid:commentId w16cid:paraId="546037D9" w16cid:durableId="24A2D873"/>
  <w16cid:commentId w16cid:paraId="767B1A1F" w16cid:durableId="24A2D2FA"/>
  <w16cid:commentId w16cid:paraId="1F0AA788" w16cid:durableId="24A2D17D"/>
  <w16cid:commentId w16cid:paraId="6009957B" w16cid:durableId="24A2D44C"/>
  <w16cid:commentId w16cid:paraId="021E2C45" w16cid:durableId="24A2D5A5"/>
  <w16cid:commentId w16cid:paraId="682B4B85" w16cid:durableId="24A2D6B3"/>
  <w16cid:commentId w16cid:paraId="57A310EC" w16cid:durableId="24A2D93F"/>
  <w16cid:commentId w16cid:paraId="741E6D81" w16cid:durableId="24A2D52C"/>
  <w16cid:commentId w16cid:paraId="5F4E20B9" w16cid:durableId="24A2D615"/>
  <w16cid:commentId w16cid:paraId="3D6C8210" w16cid:durableId="24A2DAA7"/>
  <w16cid:commentId w16cid:paraId="42465392" w16cid:durableId="24A2DAD6"/>
  <w16cid:commentId w16cid:paraId="1918E8B3" w16cid:durableId="24A2D679"/>
  <w16cid:commentId w16cid:paraId="5A464BCD" w16cid:durableId="24A2D769"/>
  <w16cid:commentId w16cid:paraId="012FE1F4" w16cid:durableId="24A2DF9E"/>
  <w16cid:commentId w16cid:paraId="641E9129" w16cid:durableId="24A2E186"/>
  <w16cid:commentId w16cid:paraId="07321E4E" w16cid:durableId="24A2DF03"/>
  <w16cid:commentId w16cid:paraId="0A6932C5" w16cid:durableId="24A2E59D"/>
  <w16cid:commentId w16cid:paraId="0FF5065E" w16cid:durableId="24A2E60D"/>
  <w16cid:commentId w16cid:paraId="35C13340" w16cid:durableId="24A2E62D"/>
  <w16cid:commentId w16cid:paraId="536D5246" w16cid:durableId="24A2E67E"/>
  <w16cid:commentId w16cid:paraId="627DAF1B" w16cid:durableId="24A2E6A2"/>
  <w16cid:commentId w16cid:paraId="2D09B4AD" w16cid:durableId="24A2E6F0"/>
  <w16cid:commentId w16cid:paraId="4D7B335E" w16cid:durableId="24A3BF31"/>
  <w16cid:commentId w16cid:paraId="7B2CC19E" w16cid:durableId="24A3BEF6"/>
  <w16cid:commentId w16cid:paraId="5BA01E62" w16cid:durableId="24A3BEA8"/>
  <w16cid:commentId w16cid:paraId="05B299F1" w16cid:durableId="24A3C00B"/>
  <w16cid:commentId w16cid:paraId="222C95CB" w16cid:durableId="24A3C0FE"/>
  <w16cid:commentId w16cid:paraId="013FBBE0" w16cid:durableId="24A3C343"/>
  <w16cid:commentId w16cid:paraId="0B11EE66" w16cid:durableId="24A3C236"/>
  <w16cid:commentId w16cid:paraId="71B6AC37" w16cid:durableId="24A2E7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BC6A2" w14:textId="77777777" w:rsidR="00C06F41" w:rsidRDefault="00C06F41">
      <w:r>
        <w:separator/>
      </w:r>
    </w:p>
  </w:endnote>
  <w:endnote w:type="continuationSeparator" w:id="0">
    <w:p w14:paraId="44F9A0AB" w14:textId="77777777" w:rsidR="00C06F41" w:rsidRDefault="00C06F41">
      <w:r>
        <w:continuationSeparator/>
      </w:r>
    </w:p>
  </w:endnote>
  <w:endnote w:type="continuationNotice" w:id="1">
    <w:p w14:paraId="01CFFD94" w14:textId="77777777" w:rsidR="00C06F41" w:rsidRDefault="00C06F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CA133" w14:textId="77777777" w:rsidR="00C06F41" w:rsidRDefault="00C06F41">
      <w:r>
        <w:separator/>
      </w:r>
    </w:p>
  </w:footnote>
  <w:footnote w:type="continuationSeparator" w:id="0">
    <w:p w14:paraId="275C0A68" w14:textId="77777777" w:rsidR="00C06F41" w:rsidRDefault="00C06F41">
      <w:r>
        <w:continuationSeparator/>
      </w:r>
    </w:p>
  </w:footnote>
  <w:footnote w:type="continuationNotice" w:id="1">
    <w:p w14:paraId="7BBBBEE7" w14:textId="77777777" w:rsidR="00C06F41" w:rsidRDefault="00C06F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 J Mulla">
    <w15:presenceInfo w15:providerId="AD" w15:userId="S::mulla003@umn.edu::8c441f16-59b6-4e4e-9633-7114d10a1e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24&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item&gt;2706&lt;/item&gt;&lt;item&gt;2707&lt;/item&gt;&lt;item&gt;2708&lt;/item&gt;&lt;/record-ids&gt;&lt;/item&gt;&lt;/Libraries&gt;"/>
  </w:docVars>
  <w:rsids>
    <w:rsidRoot w:val="00E51A12"/>
    <w:rsid w:val="000012B2"/>
    <w:rsid w:val="00002153"/>
    <w:rsid w:val="000039C3"/>
    <w:rsid w:val="00003B64"/>
    <w:rsid w:val="0001090C"/>
    <w:rsid w:val="0001619C"/>
    <w:rsid w:val="00017B1C"/>
    <w:rsid w:val="00020C2C"/>
    <w:rsid w:val="00024827"/>
    <w:rsid w:val="0002574F"/>
    <w:rsid w:val="00025C19"/>
    <w:rsid w:val="0002660C"/>
    <w:rsid w:val="00030116"/>
    <w:rsid w:val="00031BF6"/>
    <w:rsid w:val="00032897"/>
    <w:rsid w:val="000343D6"/>
    <w:rsid w:val="0003520A"/>
    <w:rsid w:val="000358A0"/>
    <w:rsid w:val="00036310"/>
    <w:rsid w:val="0003691D"/>
    <w:rsid w:val="00037590"/>
    <w:rsid w:val="00037EAC"/>
    <w:rsid w:val="000405D8"/>
    <w:rsid w:val="00043396"/>
    <w:rsid w:val="000435E1"/>
    <w:rsid w:val="00043CAE"/>
    <w:rsid w:val="00045645"/>
    <w:rsid w:val="000461CF"/>
    <w:rsid w:val="00050C99"/>
    <w:rsid w:val="00053B35"/>
    <w:rsid w:val="00053D9E"/>
    <w:rsid w:val="00053F7D"/>
    <w:rsid w:val="00054F09"/>
    <w:rsid w:val="00055DCB"/>
    <w:rsid w:val="00061376"/>
    <w:rsid w:val="00066FEA"/>
    <w:rsid w:val="0006745B"/>
    <w:rsid w:val="0007129D"/>
    <w:rsid w:val="00075D50"/>
    <w:rsid w:val="00076AB0"/>
    <w:rsid w:val="00081AA2"/>
    <w:rsid w:val="00084BC1"/>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20A"/>
    <w:rsid w:val="000B7C30"/>
    <w:rsid w:val="000C535B"/>
    <w:rsid w:val="000C5A74"/>
    <w:rsid w:val="000C7341"/>
    <w:rsid w:val="000C7F41"/>
    <w:rsid w:val="000D400F"/>
    <w:rsid w:val="000D4358"/>
    <w:rsid w:val="000D5B61"/>
    <w:rsid w:val="000E1875"/>
    <w:rsid w:val="000E2413"/>
    <w:rsid w:val="000E2F6D"/>
    <w:rsid w:val="000E429F"/>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2643F"/>
    <w:rsid w:val="00141BB8"/>
    <w:rsid w:val="00141FA7"/>
    <w:rsid w:val="001420F7"/>
    <w:rsid w:val="0014305D"/>
    <w:rsid w:val="001451B7"/>
    <w:rsid w:val="00147B62"/>
    <w:rsid w:val="0015044B"/>
    <w:rsid w:val="001519CC"/>
    <w:rsid w:val="00153141"/>
    <w:rsid w:val="001534C8"/>
    <w:rsid w:val="0015350B"/>
    <w:rsid w:val="00154B9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81951"/>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1D9C"/>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27CB"/>
    <w:rsid w:val="00225F78"/>
    <w:rsid w:val="00227698"/>
    <w:rsid w:val="00230160"/>
    <w:rsid w:val="00232380"/>
    <w:rsid w:val="00232828"/>
    <w:rsid w:val="0023282F"/>
    <w:rsid w:val="002331DF"/>
    <w:rsid w:val="00233D85"/>
    <w:rsid w:val="0023464E"/>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265"/>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E6112"/>
    <w:rsid w:val="002F075E"/>
    <w:rsid w:val="002F1112"/>
    <w:rsid w:val="002F1F43"/>
    <w:rsid w:val="002F7C8A"/>
    <w:rsid w:val="00300564"/>
    <w:rsid w:val="003036F0"/>
    <w:rsid w:val="0030385B"/>
    <w:rsid w:val="00305B9B"/>
    <w:rsid w:val="00305D9F"/>
    <w:rsid w:val="00307EA8"/>
    <w:rsid w:val="00311434"/>
    <w:rsid w:val="00311738"/>
    <w:rsid w:val="00312903"/>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A6A5F"/>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41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2FD"/>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0F0F"/>
    <w:rsid w:val="004929CE"/>
    <w:rsid w:val="00494EA0"/>
    <w:rsid w:val="004958A4"/>
    <w:rsid w:val="004960C0"/>
    <w:rsid w:val="00496932"/>
    <w:rsid w:val="00497FB2"/>
    <w:rsid w:val="004A0820"/>
    <w:rsid w:val="004A0ED9"/>
    <w:rsid w:val="004A11C2"/>
    <w:rsid w:val="004A1326"/>
    <w:rsid w:val="004B1CFE"/>
    <w:rsid w:val="004B3D2A"/>
    <w:rsid w:val="004B488F"/>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2E4A"/>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4C6C"/>
    <w:rsid w:val="00505583"/>
    <w:rsid w:val="0050573A"/>
    <w:rsid w:val="00511579"/>
    <w:rsid w:val="00514101"/>
    <w:rsid w:val="00514714"/>
    <w:rsid w:val="00517F86"/>
    <w:rsid w:val="00523690"/>
    <w:rsid w:val="00524EF5"/>
    <w:rsid w:val="00524F9F"/>
    <w:rsid w:val="00526733"/>
    <w:rsid w:val="005275DD"/>
    <w:rsid w:val="00530CB4"/>
    <w:rsid w:val="005342C2"/>
    <w:rsid w:val="005360E8"/>
    <w:rsid w:val="00541460"/>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27C00"/>
    <w:rsid w:val="006314CC"/>
    <w:rsid w:val="006317A2"/>
    <w:rsid w:val="00632BEE"/>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D0E"/>
    <w:rsid w:val="00686EE1"/>
    <w:rsid w:val="00690847"/>
    <w:rsid w:val="006908C3"/>
    <w:rsid w:val="00691354"/>
    <w:rsid w:val="00692393"/>
    <w:rsid w:val="006925E6"/>
    <w:rsid w:val="00692CD3"/>
    <w:rsid w:val="00692DFD"/>
    <w:rsid w:val="006943C9"/>
    <w:rsid w:val="00695778"/>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2791"/>
    <w:rsid w:val="006D30B7"/>
    <w:rsid w:val="006D4521"/>
    <w:rsid w:val="006D7024"/>
    <w:rsid w:val="006D72CA"/>
    <w:rsid w:val="006E4C2E"/>
    <w:rsid w:val="006F3E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658"/>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148"/>
    <w:rsid w:val="0078595B"/>
    <w:rsid w:val="00792798"/>
    <w:rsid w:val="00796E3D"/>
    <w:rsid w:val="0079775D"/>
    <w:rsid w:val="00797F27"/>
    <w:rsid w:val="007A0EA5"/>
    <w:rsid w:val="007A1D3A"/>
    <w:rsid w:val="007A382B"/>
    <w:rsid w:val="007A5D60"/>
    <w:rsid w:val="007A6981"/>
    <w:rsid w:val="007A7B56"/>
    <w:rsid w:val="007A7CAE"/>
    <w:rsid w:val="007B07AE"/>
    <w:rsid w:val="007B17A4"/>
    <w:rsid w:val="007B2AE1"/>
    <w:rsid w:val="007B38B7"/>
    <w:rsid w:val="007B390D"/>
    <w:rsid w:val="007B4B92"/>
    <w:rsid w:val="007B5033"/>
    <w:rsid w:val="007B524C"/>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6BE"/>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1521"/>
    <w:rsid w:val="00832896"/>
    <w:rsid w:val="0083755A"/>
    <w:rsid w:val="00840960"/>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5EA5"/>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37F7"/>
    <w:rsid w:val="008F501F"/>
    <w:rsid w:val="008F6612"/>
    <w:rsid w:val="00902C9A"/>
    <w:rsid w:val="00905FC4"/>
    <w:rsid w:val="009062BE"/>
    <w:rsid w:val="009115C1"/>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13D9"/>
    <w:rsid w:val="009723C0"/>
    <w:rsid w:val="00982CFE"/>
    <w:rsid w:val="00982D4E"/>
    <w:rsid w:val="00985068"/>
    <w:rsid w:val="0099183A"/>
    <w:rsid w:val="009932F5"/>
    <w:rsid w:val="0099785F"/>
    <w:rsid w:val="009A190B"/>
    <w:rsid w:val="009A564C"/>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2F71"/>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16F9E"/>
    <w:rsid w:val="00A202AF"/>
    <w:rsid w:val="00A21ED3"/>
    <w:rsid w:val="00A224C2"/>
    <w:rsid w:val="00A22EA9"/>
    <w:rsid w:val="00A2317F"/>
    <w:rsid w:val="00A25E70"/>
    <w:rsid w:val="00A26FDF"/>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777EC"/>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0837"/>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6B5C"/>
    <w:rsid w:val="00AE7B0D"/>
    <w:rsid w:val="00AF01EB"/>
    <w:rsid w:val="00AF0B91"/>
    <w:rsid w:val="00AF19A0"/>
    <w:rsid w:val="00AF1D42"/>
    <w:rsid w:val="00AF2FFB"/>
    <w:rsid w:val="00AF5C12"/>
    <w:rsid w:val="00AF67F7"/>
    <w:rsid w:val="00B03469"/>
    <w:rsid w:val="00B03F74"/>
    <w:rsid w:val="00B068D2"/>
    <w:rsid w:val="00B101D1"/>
    <w:rsid w:val="00B108C7"/>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316"/>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09DE"/>
    <w:rsid w:val="00BA341E"/>
    <w:rsid w:val="00BA37EF"/>
    <w:rsid w:val="00BA4086"/>
    <w:rsid w:val="00BA4D00"/>
    <w:rsid w:val="00BA5E43"/>
    <w:rsid w:val="00BA78F5"/>
    <w:rsid w:val="00BB3F4E"/>
    <w:rsid w:val="00BB4F03"/>
    <w:rsid w:val="00BC4295"/>
    <w:rsid w:val="00BC4C9E"/>
    <w:rsid w:val="00BC53E2"/>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06F41"/>
    <w:rsid w:val="00C10327"/>
    <w:rsid w:val="00C11DFC"/>
    <w:rsid w:val="00C13202"/>
    <w:rsid w:val="00C1487D"/>
    <w:rsid w:val="00C1592F"/>
    <w:rsid w:val="00C16A45"/>
    <w:rsid w:val="00C209AA"/>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377ED"/>
    <w:rsid w:val="00C43767"/>
    <w:rsid w:val="00C45088"/>
    <w:rsid w:val="00C4546B"/>
    <w:rsid w:val="00C455F3"/>
    <w:rsid w:val="00C53164"/>
    <w:rsid w:val="00C5585E"/>
    <w:rsid w:val="00C63A6A"/>
    <w:rsid w:val="00C6471C"/>
    <w:rsid w:val="00C6555C"/>
    <w:rsid w:val="00C65F3E"/>
    <w:rsid w:val="00C70D9E"/>
    <w:rsid w:val="00C744BB"/>
    <w:rsid w:val="00C74595"/>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CF6199"/>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1BB9"/>
    <w:rsid w:val="00D429EC"/>
    <w:rsid w:val="00D47CAE"/>
    <w:rsid w:val="00D50DA4"/>
    <w:rsid w:val="00D531F9"/>
    <w:rsid w:val="00D54126"/>
    <w:rsid w:val="00D56EB3"/>
    <w:rsid w:val="00D57188"/>
    <w:rsid w:val="00D57FA0"/>
    <w:rsid w:val="00D60A5A"/>
    <w:rsid w:val="00D60F84"/>
    <w:rsid w:val="00D6387D"/>
    <w:rsid w:val="00D64D07"/>
    <w:rsid w:val="00D66A7B"/>
    <w:rsid w:val="00D66F8C"/>
    <w:rsid w:val="00D67715"/>
    <w:rsid w:val="00D67E5C"/>
    <w:rsid w:val="00D7088B"/>
    <w:rsid w:val="00D710ED"/>
    <w:rsid w:val="00D73918"/>
    <w:rsid w:val="00D7446A"/>
    <w:rsid w:val="00D75819"/>
    <w:rsid w:val="00D770F6"/>
    <w:rsid w:val="00D8075A"/>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AEE"/>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27185"/>
    <w:rsid w:val="00E3035F"/>
    <w:rsid w:val="00E32D28"/>
    <w:rsid w:val="00E33A1F"/>
    <w:rsid w:val="00E33E3C"/>
    <w:rsid w:val="00E34A28"/>
    <w:rsid w:val="00E359F3"/>
    <w:rsid w:val="00E361F7"/>
    <w:rsid w:val="00E400ED"/>
    <w:rsid w:val="00E41B6C"/>
    <w:rsid w:val="00E41D60"/>
    <w:rsid w:val="00E42729"/>
    <w:rsid w:val="00E444CB"/>
    <w:rsid w:val="00E452C4"/>
    <w:rsid w:val="00E46085"/>
    <w:rsid w:val="00E460DC"/>
    <w:rsid w:val="00E51A12"/>
    <w:rsid w:val="00E525A4"/>
    <w:rsid w:val="00E54CFB"/>
    <w:rsid w:val="00E56485"/>
    <w:rsid w:val="00E576F6"/>
    <w:rsid w:val="00E5772C"/>
    <w:rsid w:val="00E57E3C"/>
    <w:rsid w:val="00E57F04"/>
    <w:rsid w:val="00E61FF9"/>
    <w:rsid w:val="00E63B3E"/>
    <w:rsid w:val="00E65B5D"/>
    <w:rsid w:val="00E66C25"/>
    <w:rsid w:val="00E720DD"/>
    <w:rsid w:val="00E734D2"/>
    <w:rsid w:val="00E755FC"/>
    <w:rsid w:val="00E75FF2"/>
    <w:rsid w:val="00E77500"/>
    <w:rsid w:val="00E7754F"/>
    <w:rsid w:val="00E77665"/>
    <w:rsid w:val="00E852C3"/>
    <w:rsid w:val="00E86713"/>
    <w:rsid w:val="00E952F2"/>
    <w:rsid w:val="00E954CA"/>
    <w:rsid w:val="00EA38DB"/>
    <w:rsid w:val="00EA452A"/>
    <w:rsid w:val="00EB0A43"/>
    <w:rsid w:val="00EB0A89"/>
    <w:rsid w:val="00EB1101"/>
    <w:rsid w:val="00EB141D"/>
    <w:rsid w:val="00EB2982"/>
    <w:rsid w:val="00EB5263"/>
    <w:rsid w:val="00EB5A02"/>
    <w:rsid w:val="00EB69E4"/>
    <w:rsid w:val="00EB7AB2"/>
    <w:rsid w:val="00EC0D18"/>
    <w:rsid w:val="00EC0E19"/>
    <w:rsid w:val="00EC0FCD"/>
    <w:rsid w:val="00EC13D7"/>
    <w:rsid w:val="00EC609C"/>
    <w:rsid w:val="00EC6140"/>
    <w:rsid w:val="00ED0D23"/>
    <w:rsid w:val="00ED0D82"/>
    <w:rsid w:val="00ED0F1E"/>
    <w:rsid w:val="00ED13E8"/>
    <w:rsid w:val="00ED1A40"/>
    <w:rsid w:val="00ED23BD"/>
    <w:rsid w:val="00ED28D7"/>
    <w:rsid w:val="00ED3139"/>
    <w:rsid w:val="00ED5B70"/>
    <w:rsid w:val="00EE46A8"/>
    <w:rsid w:val="00EE4BA7"/>
    <w:rsid w:val="00EE6806"/>
    <w:rsid w:val="00EE79C8"/>
    <w:rsid w:val="00EE7A43"/>
    <w:rsid w:val="00EF0F1E"/>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5C2C"/>
    <w:rsid w:val="00F263AB"/>
    <w:rsid w:val="00F30138"/>
    <w:rsid w:val="00F31A38"/>
    <w:rsid w:val="00F33333"/>
    <w:rsid w:val="00F34613"/>
    <w:rsid w:val="00F34A24"/>
    <w:rsid w:val="00F3740D"/>
    <w:rsid w:val="00F37899"/>
    <w:rsid w:val="00F37B33"/>
    <w:rsid w:val="00F419B7"/>
    <w:rsid w:val="00F43688"/>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3D68"/>
    <w:rsid w:val="00FB4BEF"/>
    <w:rsid w:val="00FB57F9"/>
    <w:rsid w:val="00FB5F4E"/>
    <w:rsid w:val="00FC1A8B"/>
    <w:rsid w:val="00FC1DF9"/>
    <w:rsid w:val="00FC3509"/>
    <w:rsid w:val="00FC36AB"/>
    <w:rsid w:val="00FC53C1"/>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github.com/bohm0072/cndc_bayesian_eval" TargetMode="External"/><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github.com/bohm0072/cndc_bayesian_eval" TargetMode="External"/><Relationship Id="rId27" Type="http://schemas.openxmlformats.org/officeDocument/2006/relationships/header" Target="header3.xml"/><Relationship Id="rId30"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24204</Words>
  <Characters>137967</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2</cp:revision>
  <dcterms:created xsi:type="dcterms:W3CDTF">2021-07-22T15:24:00Z</dcterms:created>
  <dcterms:modified xsi:type="dcterms:W3CDTF">2021-07-22T15:24:00Z</dcterms:modified>
</cp:coreProperties>
</file>